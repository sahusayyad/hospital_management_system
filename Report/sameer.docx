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A54" w:rsidRDefault="00577A85">
      <w:pPr>
        <w:spacing w:before="185"/>
        <w:ind w:left="1609" w:right="1472"/>
        <w:jc w:val="center"/>
        <w:rPr>
          <w:b/>
          <w:spacing w:val="-7"/>
          <w:sz w:val="28"/>
        </w:rPr>
      </w:pPr>
      <w:r>
        <w:rPr>
          <w:b/>
          <w:sz w:val="28"/>
        </w:rPr>
        <w:t>A</w:t>
      </w:r>
      <w:r>
        <w:rPr>
          <w:b/>
          <w:spacing w:val="-7"/>
          <w:sz w:val="28"/>
        </w:rPr>
        <w:t xml:space="preserve"> </w:t>
      </w:r>
    </w:p>
    <w:p w:rsidR="00317A54" w:rsidRDefault="00577A85">
      <w:pPr>
        <w:spacing w:before="185"/>
        <w:ind w:left="1609" w:right="1472"/>
        <w:jc w:val="center"/>
        <w:rPr>
          <w:b/>
          <w:spacing w:val="-3"/>
          <w:sz w:val="28"/>
        </w:rPr>
      </w:pPr>
      <w:r>
        <w:rPr>
          <w:b/>
          <w:sz w:val="28"/>
        </w:rPr>
        <w:t>Project</w:t>
      </w:r>
      <w:r>
        <w:rPr>
          <w:b/>
          <w:spacing w:val="-3"/>
          <w:sz w:val="28"/>
        </w:rPr>
        <w:t xml:space="preserve"> </w:t>
      </w:r>
      <w:r w:rsidR="00317A54">
        <w:rPr>
          <w:b/>
          <w:sz w:val="28"/>
        </w:rPr>
        <w:t>Documentation</w:t>
      </w:r>
      <w:r w:rsidR="00317A54">
        <w:rPr>
          <w:b/>
          <w:spacing w:val="-3"/>
          <w:sz w:val="28"/>
        </w:rPr>
        <w:t xml:space="preserve"> </w:t>
      </w:r>
    </w:p>
    <w:p w:rsidR="001546D3" w:rsidRDefault="00577A85">
      <w:pPr>
        <w:spacing w:before="185"/>
        <w:ind w:left="1609" w:right="1472"/>
        <w:jc w:val="center"/>
        <w:rPr>
          <w:b/>
          <w:sz w:val="28"/>
        </w:rPr>
      </w:pPr>
      <w:r>
        <w:rPr>
          <w:b/>
          <w:sz w:val="28"/>
        </w:rPr>
        <w:t>on</w:t>
      </w:r>
    </w:p>
    <w:p w:rsidR="001546D3" w:rsidRDefault="001546D3">
      <w:pPr>
        <w:pStyle w:val="BodyText"/>
        <w:rPr>
          <w:b/>
          <w:sz w:val="30"/>
        </w:rPr>
      </w:pPr>
    </w:p>
    <w:p w:rsidR="009A1FFB" w:rsidRPr="00C379F4" w:rsidRDefault="009A1FFB" w:rsidP="009A1FFB">
      <w:pPr>
        <w:jc w:val="center"/>
        <w:textAlignment w:val="baseline"/>
        <w:outlineLvl w:val="0"/>
        <w:rPr>
          <w:b/>
          <w:bCs/>
          <w:sz w:val="52"/>
          <w:szCs w:val="36"/>
        </w:rPr>
      </w:pPr>
      <w:r w:rsidRPr="00C379F4">
        <w:rPr>
          <w:b/>
          <w:bCs/>
          <w:sz w:val="52"/>
          <w:szCs w:val="36"/>
        </w:rPr>
        <w:t>Hospital Management System</w:t>
      </w:r>
    </w:p>
    <w:p w:rsidR="001546D3" w:rsidRPr="009A1FFB" w:rsidRDefault="009A1FFB" w:rsidP="009A1FFB">
      <w:pPr>
        <w:jc w:val="center"/>
        <w:textAlignment w:val="baseline"/>
        <w:outlineLvl w:val="0"/>
        <w:rPr>
          <w:b/>
          <w:bCs/>
          <w:sz w:val="52"/>
          <w:szCs w:val="36"/>
        </w:rPr>
      </w:pPr>
      <w:r w:rsidRPr="00C379F4">
        <w:rPr>
          <w:b/>
          <w:bCs/>
          <w:sz w:val="52"/>
          <w:szCs w:val="36"/>
        </w:rPr>
        <w:t>Project Report</w:t>
      </w:r>
    </w:p>
    <w:p w:rsidR="001546D3" w:rsidRDefault="00577A85">
      <w:pPr>
        <w:pStyle w:val="Heading2"/>
        <w:spacing w:before="360"/>
        <w:ind w:left="4478"/>
      </w:pPr>
      <w:r>
        <w:rPr>
          <w:noProof/>
          <w:lang w:val="en-IN" w:eastAsia="en-IN" w:bidi="mr-IN"/>
        </w:rPr>
        <w:drawing>
          <wp:anchor distT="0" distB="0" distL="0" distR="0" simplePos="0" relativeHeight="251652096" behindDoc="0" locked="0" layoutInCell="1" allowOverlap="1">
            <wp:simplePos x="0" y="0"/>
            <wp:positionH relativeFrom="page">
              <wp:posOffset>3184525</wp:posOffset>
            </wp:positionH>
            <wp:positionV relativeFrom="paragraph">
              <wp:posOffset>512631</wp:posOffset>
            </wp:positionV>
            <wp:extent cx="1198442" cy="105689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98442" cy="1056894"/>
                    </a:xfrm>
                    <a:prstGeom prst="rect">
                      <a:avLst/>
                    </a:prstGeom>
                  </pic:spPr>
                </pic:pic>
              </a:graphicData>
            </a:graphic>
          </wp:anchor>
        </w:drawing>
      </w:r>
      <w:r>
        <w:rPr>
          <w:color w:val="44536A"/>
        </w:rPr>
        <w:t>Submitted</w:t>
      </w:r>
      <w:r>
        <w:rPr>
          <w:color w:val="44536A"/>
          <w:spacing w:val="-5"/>
        </w:rPr>
        <w:t xml:space="preserve"> </w:t>
      </w:r>
      <w:r>
        <w:rPr>
          <w:color w:val="44536A"/>
        </w:rPr>
        <w:t>to</w:t>
      </w:r>
    </w:p>
    <w:p w:rsidR="001546D3" w:rsidRDefault="00577A85" w:rsidP="00502DCA">
      <w:pPr>
        <w:spacing w:line="600" w:lineRule="atLeast"/>
        <w:ind w:left="3261" w:right="1991" w:hanging="431"/>
        <w:jc w:val="both"/>
        <w:rPr>
          <w:b/>
          <w:sz w:val="36"/>
        </w:rPr>
      </w:pPr>
      <w:r>
        <w:rPr>
          <w:b/>
          <w:color w:val="FF0000"/>
          <w:sz w:val="36"/>
        </w:rPr>
        <w:t>Savitribai</w:t>
      </w:r>
      <w:r>
        <w:rPr>
          <w:b/>
          <w:color w:val="FF0000"/>
          <w:spacing w:val="-5"/>
          <w:sz w:val="36"/>
        </w:rPr>
        <w:t xml:space="preserve"> </w:t>
      </w:r>
      <w:r>
        <w:rPr>
          <w:b/>
          <w:color w:val="FF0000"/>
          <w:sz w:val="36"/>
        </w:rPr>
        <w:t>Phule</w:t>
      </w:r>
      <w:r>
        <w:rPr>
          <w:b/>
          <w:color w:val="FF0000"/>
          <w:spacing w:val="-6"/>
          <w:sz w:val="36"/>
        </w:rPr>
        <w:t xml:space="preserve"> </w:t>
      </w:r>
      <w:r>
        <w:rPr>
          <w:b/>
          <w:color w:val="FF0000"/>
          <w:sz w:val="36"/>
        </w:rPr>
        <w:t>Pune</w:t>
      </w:r>
      <w:r>
        <w:rPr>
          <w:b/>
          <w:color w:val="FF0000"/>
          <w:spacing w:val="-6"/>
          <w:sz w:val="36"/>
        </w:rPr>
        <w:t xml:space="preserve"> </w:t>
      </w:r>
      <w:r>
        <w:rPr>
          <w:b/>
          <w:color w:val="FF0000"/>
          <w:sz w:val="36"/>
        </w:rPr>
        <w:t>University,</w:t>
      </w:r>
      <w:r>
        <w:rPr>
          <w:b/>
          <w:color w:val="FF0000"/>
          <w:spacing w:val="-5"/>
          <w:sz w:val="36"/>
        </w:rPr>
        <w:t xml:space="preserve"> </w:t>
      </w:r>
      <w:r>
        <w:rPr>
          <w:b/>
          <w:color w:val="FF0000"/>
          <w:sz w:val="36"/>
        </w:rPr>
        <w:t>Pune</w:t>
      </w:r>
      <w:r>
        <w:rPr>
          <w:b/>
          <w:color w:val="FF0000"/>
          <w:spacing w:val="-87"/>
          <w:sz w:val="36"/>
        </w:rPr>
        <w:t xml:space="preserve"> </w:t>
      </w:r>
      <w:r>
        <w:rPr>
          <w:b/>
          <w:color w:val="FF0000"/>
          <w:sz w:val="36"/>
        </w:rPr>
        <w:t>In</w:t>
      </w:r>
      <w:r>
        <w:rPr>
          <w:b/>
          <w:color w:val="FF0000"/>
          <w:spacing w:val="-6"/>
          <w:sz w:val="36"/>
        </w:rPr>
        <w:t xml:space="preserve"> </w:t>
      </w:r>
      <w:r>
        <w:rPr>
          <w:b/>
          <w:color w:val="FF0000"/>
          <w:sz w:val="36"/>
        </w:rPr>
        <w:t>Partial</w:t>
      </w:r>
      <w:r>
        <w:rPr>
          <w:b/>
          <w:color w:val="FF0000"/>
          <w:spacing w:val="1"/>
          <w:sz w:val="36"/>
        </w:rPr>
        <w:t xml:space="preserve"> </w:t>
      </w:r>
      <w:r>
        <w:rPr>
          <w:b/>
          <w:color w:val="FF0000"/>
          <w:sz w:val="36"/>
        </w:rPr>
        <w:t>Fulfillment</w:t>
      </w:r>
      <w:r>
        <w:rPr>
          <w:b/>
          <w:color w:val="FF0000"/>
          <w:spacing w:val="4"/>
          <w:sz w:val="36"/>
        </w:rPr>
        <w:t xml:space="preserve"> </w:t>
      </w:r>
      <w:r>
        <w:rPr>
          <w:b/>
          <w:color w:val="FF0000"/>
          <w:sz w:val="36"/>
        </w:rPr>
        <w:t>of</w:t>
      </w:r>
    </w:p>
    <w:p w:rsidR="00502DCA" w:rsidRDefault="00577A85" w:rsidP="00502DCA">
      <w:pPr>
        <w:pStyle w:val="Heading2"/>
        <w:spacing w:before="6" w:line="261" w:lineRule="auto"/>
        <w:ind w:left="4233" w:right="2011" w:hanging="1539"/>
        <w:jc w:val="both"/>
        <w:rPr>
          <w:color w:val="FF0000"/>
          <w:spacing w:val="-87"/>
        </w:rPr>
      </w:pPr>
      <w:r>
        <w:rPr>
          <w:color w:val="FF0000"/>
        </w:rPr>
        <w:t>Master of Computer Application</w:t>
      </w:r>
      <w:r>
        <w:rPr>
          <w:color w:val="FF0000"/>
          <w:spacing w:val="-87"/>
        </w:rPr>
        <w:t xml:space="preserve"> </w:t>
      </w:r>
    </w:p>
    <w:p w:rsidR="001546D3" w:rsidRDefault="00502DCA" w:rsidP="00502DCA">
      <w:pPr>
        <w:pStyle w:val="Heading2"/>
        <w:spacing w:before="6" w:line="261" w:lineRule="auto"/>
        <w:ind w:left="4233" w:right="2011" w:hanging="1539"/>
        <w:jc w:val="both"/>
      </w:pPr>
      <w:r>
        <w:rPr>
          <w:color w:val="FF0000"/>
        </w:rPr>
        <w:t xml:space="preserve">                  </w:t>
      </w:r>
      <w:r w:rsidR="00577A85">
        <w:rPr>
          <w:color w:val="FF0000"/>
        </w:rPr>
        <w:t>(MCA</w:t>
      </w:r>
      <w:r>
        <w:rPr>
          <w:color w:val="FF0000"/>
        </w:rPr>
        <w:t>-1</w:t>
      </w:r>
      <w:r w:rsidR="00577A85">
        <w:rPr>
          <w:color w:val="FF0000"/>
          <w:spacing w:val="-1"/>
        </w:rPr>
        <w:t xml:space="preserve"> </w:t>
      </w:r>
      <w:r w:rsidR="00577A85">
        <w:rPr>
          <w:color w:val="FF0000"/>
        </w:rPr>
        <w:t>Sem-I)</w:t>
      </w:r>
    </w:p>
    <w:p w:rsidR="001546D3" w:rsidRDefault="00577A85">
      <w:pPr>
        <w:spacing w:before="325"/>
        <w:ind w:left="4646"/>
        <w:rPr>
          <w:b/>
          <w:sz w:val="32"/>
        </w:rPr>
      </w:pPr>
      <w:r>
        <w:rPr>
          <w:b/>
          <w:color w:val="44536A"/>
          <w:sz w:val="32"/>
        </w:rPr>
        <w:t>Submitted</w:t>
      </w:r>
      <w:r>
        <w:rPr>
          <w:b/>
          <w:color w:val="44536A"/>
          <w:spacing w:val="-5"/>
          <w:sz w:val="32"/>
        </w:rPr>
        <w:t xml:space="preserve"> </w:t>
      </w:r>
      <w:r>
        <w:rPr>
          <w:b/>
          <w:color w:val="44536A"/>
          <w:sz w:val="32"/>
        </w:rPr>
        <w:t>by</w:t>
      </w:r>
    </w:p>
    <w:p w:rsidR="009A1FFB" w:rsidRDefault="009A1FFB" w:rsidP="00F1435B">
      <w:pPr>
        <w:pStyle w:val="Heading2"/>
        <w:spacing w:before="123"/>
        <w:ind w:right="1311"/>
        <w:jc w:val="center"/>
      </w:pPr>
      <w:bookmarkStart w:id="0" w:name="SABALE_ABHISHEK_ANAND"/>
      <w:bookmarkEnd w:id="0"/>
      <w:r>
        <w:t>SAMEER SHAUKAT SAYYAD</w:t>
      </w:r>
    </w:p>
    <w:p w:rsidR="001546D3" w:rsidRDefault="00577A85">
      <w:pPr>
        <w:spacing w:before="358"/>
        <w:ind w:left="1609" w:right="1107"/>
        <w:jc w:val="center"/>
        <w:rPr>
          <w:b/>
          <w:sz w:val="32"/>
        </w:rPr>
      </w:pPr>
      <w:r>
        <w:rPr>
          <w:b/>
          <w:color w:val="44536A"/>
          <w:sz w:val="32"/>
        </w:rPr>
        <w:t>Under</w:t>
      </w:r>
      <w:r>
        <w:rPr>
          <w:b/>
          <w:color w:val="44536A"/>
          <w:spacing w:val="-3"/>
          <w:sz w:val="32"/>
        </w:rPr>
        <w:t xml:space="preserve"> </w:t>
      </w:r>
      <w:r>
        <w:rPr>
          <w:b/>
          <w:color w:val="44536A"/>
          <w:sz w:val="32"/>
        </w:rPr>
        <w:t>the</w:t>
      </w:r>
      <w:r>
        <w:rPr>
          <w:b/>
          <w:color w:val="44536A"/>
          <w:spacing w:val="-6"/>
          <w:sz w:val="32"/>
        </w:rPr>
        <w:t xml:space="preserve"> </w:t>
      </w:r>
      <w:r>
        <w:rPr>
          <w:b/>
          <w:color w:val="44536A"/>
          <w:sz w:val="32"/>
        </w:rPr>
        <w:t>Guidance</w:t>
      </w:r>
      <w:r>
        <w:rPr>
          <w:b/>
          <w:color w:val="44536A"/>
          <w:spacing w:val="-7"/>
          <w:sz w:val="32"/>
        </w:rPr>
        <w:t xml:space="preserve"> </w:t>
      </w:r>
      <w:r>
        <w:rPr>
          <w:b/>
          <w:color w:val="44536A"/>
          <w:sz w:val="32"/>
        </w:rPr>
        <w:t>of</w:t>
      </w:r>
    </w:p>
    <w:p w:rsidR="001546D3" w:rsidRDefault="00577A85">
      <w:pPr>
        <w:pStyle w:val="Heading2"/>
        <w:spacing w:before="320"/>
        <w:ind w:right="1190"/>
        <w:jc w:val="center"/>
      </w:pPr>
      <w:r>
        <w:t>Prof.</w:t>
      </w:r>
      <w:r w:rsidR="009A1FFB">
        <w:t xml:space="preserve"> TAKLE S.B.</w:t>
      </w:r>
    </w:p>
    <w:p w:rsidR="001546D3" w:rsidRDefault="00577A85">
      <w:pPr>
        <w:spacing w:before="327"/>
        <w:ind w:left="1609" w:right="1493"/>
        <w:jc w:val="center"/>
        <w:rPr>
          <w:b/>
        </w:rPr>
      </w:pPr>
      <w:r>
        <w:rPr>
          <w:b/>
        </w:rPr>
        <w:t>Through</w:t>
      </w:r>
    </w:p>
    <w:p w:rsidR="001546D3" w:rsidRDefault="009A1FFB">
      <w:pPr>
        <w:pStyle w:val="BodyText"/>
        <w:spacing w:before="9"/>
        <w:rPr>
          <w:b/>
          <w:sz w:val="21"/>
        </w:rPr>
      </w:pPr>
      <w:r w:rsidRPr="00C379F4">
        <w:rPr>
          <w:noProof/>
          <w:lang w:val="en-IN" w:eastAsia="en-IN" w:bidi="mr-IN"/>
        </w:rPr>
        <w:drawing>
          <wp:anchor distT="0" distB="0" distL="114300" distR="114300" simplePos="0" relativeHeight="251655168" behindDoc="0" locked="0" layoutInCell="1" allowOverlap="1">
            <wp:simplePos x="0" y="0"/>
            <wp:positionH relativeFrom="column">
              <wp:posOffset>2724150</wp:posOffset>
            </wp:positionH>
            <wp:positionV relativeFrom="paragraph">
              <wp:posOffset>242570</wp:posOffset>
            </wp:positionV>
            <wp:extent cx="1562100" cy="762000"/>
            <wp:effectExtent l="0" t="0" r="0" b="0"/>
            <wp:wrapTopAndBottom/>
            <wp:docPr id="2" name="Picture 2" descr="https://www.dattakala.edu.in/img/clg_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attakala.edu.in/img/clg_logo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2100" cy="762000"/>
                    </a:xfrm>
                    <a:prstGeom prst="rect">
                      <a:avLst/>
                    </a:prstGeom>
                    <a:noFill/>
                    <a:ln>
                      <a:noFill/>
                    </a:ln>
                  </pic:spPr>
                </pic:pic>
              </a:graphicData>
            </a:graphic>
            <wp14:sizeRelV relativeFrom="margin">
              <wp14:pctHeight>0</wp14:pctHeight>
            </wp14:sizeRelV>
          </wp:anchor>
        </w:drawing>
      </w:r>
    </w:p>
    <w:p w:rsidR="001546D3" w:rsidRDefault="001546D3">
      <w:pPr>
        <w:pStyle w:val="BodyText"/>
        <w:rPr>
          <w:b/>
        </w:rPr>
      </w:pPr>
    </w:p>
    <w:p w:rsidR="00F1435B" w:rsidRDefault="00F1435B">
      <w:pPr>
        <w:pStyle w:val="BodyText"/>
        <w:rPr>
          <w:b/>
        </w:rPr>
      </w:pPr>
    </w:p>
    <w:p w:rsidR="00F1435B" w:rsidRDefault="00F1435B">
      <w:pPr>
        <w:pStyle w:val="BodyText"/>
        <w:rPr>
          <w:b/>
        </w:rPr>
      </w:pPr>
    </w:p>
    <w:p w:rsidR="00F1435B" w:rsidRDefault="00F1435B">
      <w:pPr>
        <w:pStyle w:val="BodyText"/>
        <w:rPr>
          <w:b/>
        </w:rPr>
      </w:pPr>
    </w:p>
    <w:p w:rsidR="001546D3" w:rsidRDefault="009A1FFB">
      <w:pPr>
        <w:spacing w:before="141"/>
        <w:ind w:left="1609" w:right="1356"/>
        <w:jc w:val="center"/>
        <w:rPr>
          <w:b/>
        </w:rPr>
      </w:pPr>
      <w:r>
        <w:rPr>
          <w:b/>
          <w:color w:val="44536A"/>
        </w:rPr>
        <w:lastRenderedPageBreak/>
        <w:t>Dattakala Shikshan Sanstha’s</w:t>
      </w:r>
    </w:p>
    <w:p w:rsidR="001546D3" w:rsidRDefault="001546D3">
      <w:pPr>
        <w:spacing w:line="250" w:lineRule="exact"/>
        <w:jc w:val="center"/>
      </w:pPr>
    </w:p>
    <w:p w:rsidR="00672BCB" w:rsidRPr="00B70A3A" w:rsidRDefault="00B70A3A" w:rsidP="00B70A3A">
      <w:pPr>
        <w:spacing w:line="250" w:lineRule="exact"/>
        <w:ind w:left="2160"/>
        <w:jc w:val="center"/>
        <w:rPr>
          <w:sz w:val="32"/>
          <w:szCs w:val="32"/>
        </w:rPr>
      </w:pPr>
      <w:r w:rsidRPr="00B70A3A">
        <w:rPr>
          <w:noProof/>
          <w:sz w:val="32"/>
          <w:szCs w:val="32"/>
          <w:lang w:val="en-IN" w:eastAsia="en-IN" w:bidi="mr-IN"/>
        </w:rPr>
        <mc:AlternateContent>
          <mc:Choice Requires="wpg">
            <w:drawing>
              <wp:anchor distT="0" distB="0" distL="0" distR="0" simplePos="0" relativeHeight="251668992" behindDoc="1" locked="0" layoutInCell="1" allowOverlap="1" wp14:anchorId="08E17AE1" wp14:editId="4D33C648">
                <wp:simplePos x="0" y="0"/>
                <wp:positionH relativeFrom="margin">
                  <wp:posOffset>-126365</wp:posOffset>
                </wp:positionH>
                <wp:positionV relativeFrom="page">
                  <wp:posOffset>269240</wp:posOffset>
                </wp:positionV>
                <wp:extent cx="7129780" cy="9616440"/>
                <wp:effectExtent l="0" t="0" r="0" b="381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29780" cy="9616440"/>
                          <a:chOff x="0" y="0"/>
                          <a:chExt cx="7129780" cy="9616440"/>
                        </a:xfrm>
                      </wpg:grpSpPr>
                      <wps:wsp>
                        <wps:cNvPr id="37" name="Graphic 19"/>
                        <wps:cNvSpPr/>
                        <wps:spPr>
                          <a:xfrm>
                            <a:off x="0" y="0"/>
                            <a:ext cx="7129780" cy="9616440"/>
                          </a:xfrm>
                          <a:custGeom>
                            <a:avLst/>
                            <a:gdLst/>
                            <a:ahLst/>
                            <a:cxnLst/>
                            <a:rect l="l" t="t" r="r" b="b"/>
                            <a:pathLst>
                              <a:path w="7129780" h="9616440">
                                <a:moveTo>
                                  <a:pt x="7129272" y="36576"/>
                                </a:moveTo>
                                <a:lnTo>
                                  <a:pt x="7088124" y="36576"/>
                                </a:lnTo>
                                <a:lnTo>
                                  <a:pt x="7088124" y="54864"/>
                                </a:lnTo>
                                <a:lnTo>
                                  <a:pt x="7088124" y="256032"/>
                                </a:lnTo>
                                <a:lnTo>
                                  <a:pt x="7088124" y="9589008"/>
                                </a:lnTo>
                                <a:lnTo>
                                  <a:pt x="7046976" y="9589008"/>
                                </a:lnTo>
                                <a:lnTo>
                                  <a:pt x="7046976" y="256032"/>
                                </a:lnTo>
                                <a:lnTo>
                                  <a:pt x="7046976" y="54864"/>
                                </a:lnTo>
                                <a:lnTo>
                                  <a:pt x="7088124" y="54864"/>
                                </a:lnTo>
                                <a:lnTo>
                                  <a:pt x="7088124" y="36576"/>
                                </a:lnTo>
                                <a:lnTo>
                                  <a:pt x="7005828" y="36576"/>
                                </a:lnTo>
                                <a:lnTo>
                                  <a:pt x="7005828" y="54864"/>
                                </a:lnTo>
                                <a:lnTo>
                                  <a:pt x="7005828" y="256032"/>
                                </a:lnTo>
                                <a:lnTo>
                                  <a:pt x="7005828" y="9589008"/>
                                </a:lnTo>
                                <a:lnTo>
                                  <a:pt x="50292" y="9589008"/>
                                </a:lnTo>
                                <a:lnTo>
                                  <a:pt x="50292" y="256032"/>
                                </a:lnTo>
                                <a:lnTo>
                                  <a:pt x="50292" y="54864"/>
                                </a:lnTo>
                                <a:lnTo>
                                  <a:pt x="7005828" y="54864"/>
                                </a:lnTo>
                                <a:lnTo>
                                  <a:pt x="7005828" y="36576"/>
                                </a:lnTo>
                                <a:lnTo>
                                  <a:pt x="50292" y="36576"/>
                                </a:lnTo>
                                <a:lnTo>
                                  <a:pt x="33515" y="36576"/>
                                </a:lnTo>
                                <a:lnTo>
                                  <a:pt x="33515" y="54864"/>
                                </a:lnTo>
                                <a:lnTo>
                                  <a:pt x="33515" y="256032"/>
                                </a:lnTo>
                                <a:lnTo>
                                  <a:pt x="33515" y="9589008"/>
                                </a:lnTo>
                                <a:lnTo>
                                  <a:pt x="16764" y="9589008"/>
                                </a:lnTo>
                                <a:lnTo>
                                  <a:pt x="16764" y="256032"/>
                                </a:lnTo>
                                <a:lnTo>
                                  <a:pt x="16764" y="54864"/>
                                </a:lnTo>
                                <a:lnTo>
                                  <a:pt x="33515" y="54864"/>
                                </a:lnTo>
                                <a:lnTo>
                                  <a:pt x="33515" y="36576"/>
                                </a:lnTo>
                                <a:lnTo>
                                  <a:pt x="0" y="36576"/>
                                </a:lnTo>
                                <a:lnTo>
                                  <a:pt x="0" y="54864"/>
                                </a:lnTo>
                                <a:lnTo>
                                  <a:pt x="0" y="256032"/>
                                </a:lnTo>
                                <a:lnTo>
                                  <a:pt x="0" y="9589008"/>
                                </a:lnTo>
                                <a:lnTo>
                                  <a:pt x="0" y="9616440"/>
                                </a:lnTo>
                                <a:lnTo>
                                  <a:pt x="7005828" y="9616440"/>
                                </a:lnTo>
                                <a:lnTo>
                                  <a:pt x="7129272" y="9616440"/>
                                </a:lnTo>
                                <a:lnTo>
                                  <a:pt x="7129272" y="9589008"/>
                                </a:lnTo>
                                <a:lnTo>
                                  <a:pt x="7129272" y="256032"/>
                                </a:lnTo>
                                <a:lnTo>
                                  <a:pt x="7129272" y="54864"/>
                                </a:lnTo>
                                <a:lnTo>
                                  <a:pt x="7129272" y="36576"/>
                                </a:lnTo>
                                <a:close/>
                              </a:path>
                              <a:path w="7129780" h="9616440">
                                <a:moveTo>
                                  <a:pt x="7129272" y="0"/>
                                </a:moveTo>
                                <a:lnTo>
                                  <a:pt x="7005828" y="0"/>
                                </a:lnTo>
                                <a:lnTo>
                                  <a:pt x="50292" y="0"/>
                                </a:lnTo>
                                <a:lnTo>
                                  <a:pt x="0" y="0"/>
                                </a:lnTo>
                                <a:lnTo>
                                  <a:pt x="0" y="18288"/>
                                </a:lnTo>
                                <a:lnTo>
                                  <a:pt x="50292" y="18288"/>
                                </a:lnTo>
                                <a:lnTo>
                                  <a:pt x="7005828" y="18288"/>
                                </a:lnTo>
                                <a:lnTo>
                                  <a:pt x="7129272" y="18288"/>
                                </a:lnTo>
                                <a:lnTo>
                                  <a:pt x="7129272" y="0"/>
                                </a:lnTo>
                                <a:close/>
                              </a:path>
                            </a:pathLst>
                          </a:custGeom>
                          <a:solidFill>
                            <a:srgbClr val="000000"/>
                          </a:solidFill>
                        </wps:spPr>
                        <wps:bodyPr wrap="square" lIns="0" tIns="0" rIns="0" bIns="0" rtlCol="0">
                          <a:prstTxWarp prst="textNoShape">
                            <a:avLst/>
                          </a:prstTxWarp>
                          <a:noAutofit/>
                        </wps:bodyPr>
                      </wps:wsp>
                      <wps:wsp>
                        <wps:cNvPr id="42" name="Graphic 20"/>
                        <wps:cNvSpPr/>
                        <wps:spPr>
                          <a:xfrm>
                            <a:off x="789686" y="2777363"/>
                            <a:ext cx="5495925" cy="763270"/>
                          </a:xfrm>
                          <a:custGeom>
                            <a:avLst/>
                            <a:gdLst/>
                            <a:ahLst/>
                            <a:cxnLst/>
                            <a:rect l="l" t="t" r="r" b="b"/>
                            <a:pathLst>
                              <a:path w="5495925" h="763270">
                                <a:moveTo>
                                  <a:pt x="5495925" y="0"/>
                                </a:moveTo>
                                <a:lnTo>
                                  <a:pt x="5241290" y="16509"/>
                                </a:lnTo>
                                <a:lnTo>
                                  <a:pt x="5036820" y="29209"/>
                                </a:lnTo>
                                <a:lnTo>
                                  <a:pt x="4629150" y="50800"/>
                                </a:lnTo>
                                <a:lnTo>
                                  <a:pt x="4425315" y="59689"/>
                                </a:lnTo>
                                <a:lnTo>
                                  <a:pt x="4221480" y="67944"/>
                                </a:lnTo>
                                <a:lnTo>
                                  <a:pt x="4017645" y="74929"/>
                                </a:lnTo>
                                <a:lnTo>
                                  <a:pt x="3813175" y="80644"/>
                                </a:lnTo>
                                <a:lnTo>
                                  <a:pt x="3609340" y="85725"/>
                                </a:lnTo>
                                <a:lnTo>
                                  <a:pt x="4296410" y="130175"/>
                                </a:lnTo>
                                <a:lnTo>
                                  <a:pt x="4042410" y="139064"/>
                                </a:lnTo>
                                <a:lnTo>
                                  <a:pt x="3839845" y="145414"/>
                                </a:lnTo>
                                <a:lnTo>
                                  <a:pt x="3636645" y="150494"/>
                                </a:lnTo>
                                <a:lnTo>
                                  <a:pt x="3433445" y="154304"/>
                                </a:lnTo>
                                <a:lnTo>
                                  <a:pt x="3230245" y="157479"/>
                                </a:lnTo>
                                <a:lnTo>
                                  <a:pt x="3027045" y="159384"/>
                                </a:lnTo>
                                <a:lnTo>
                                  <a:pt x="2823845" y="160019"/>
                                </a:lnTo>
                                <a:lnTo>
                                  <a:pt x="2621280" y="160019"/>
                                </a:lnTo>
                                <a:lnTo>
                                  <a:pt x="2418080" y="158750"/>
                                </a:lnTo>
                                <a:lnTo>
                                  <a:pt x="2214880" y="156844"/>
                                </a:lnTo>
                                <a:lnTo>
                                  <a:pt x="2011679" y="153669"/>
                                </a:lnTo>
                                <a:lnTo>
                                  <a:pt x="1808479" y="149225"/>
                                </a:lnTo>
                                <a:lnTo>
                                  <a:pt x="1605280" y="143509"/>
                                </a:lnTo>
                                <a:lnTo>
                                  <a:pt x="1402715" y="137159"/>
                                </a:lnTo>
                                <a:lnTo>
                                  <a:pt x="1199515" y="130175"/>
                                </a:lnTo>
                                <a:lnTo>
                                  <a:pt x="1886585" y="85725"/>
                                </a:lnTo>
                                <a:lnTo>
                                  <a:pt x="1631314" y="79375"/>
                                </a:lnTo>
                                <a:lnTo>
                                  <a:pt x="1427480" y="73025"/>
                                </a:lnTo>
                                <a:lnTo>
                                  <a:pt x="1223645" y="66039"/>
                                </a:lnTo>
                                <a:lnTo>
                                  <a:pt x="1019810" y="57784"/>
                                </a:lnTo>
                                <a:lnTo>
                                  <a:pt x="815974" y="48259"/>
                                </a:lnTo>
                                <a:lnTo>
                                  <a:pt x="611504" y="37464"/>
                                </a:lnTo>
                                <a:lnTo>
                                  <a:pt x="407669" y="26034"/>
                                </a:lnTo>
                                <a:lnTo>
                                  <a:pt x="203834" y="13334"/>
                                </a:lnTo>
                                <a:lnTo>
                                  <a:pt x="0" y="0"/>
                                </a:lnTo>
                                <a:lnTo>
                                  <a:pt x="687070" y="342900"/>
                                </a:lnTo>
                                <a:lnTo>
                                  <a:pt x="0" y="603249"/>
                                </a:lnTo>
                                <a:lnTo>
                                  <a:pt x="200025" y="616584"/>
                                </a:lnTo>
                                <a:lnTo>
                                  <a:pt x="449579" y="631824"/>
                                </a:lnTo>
                                <a:lnTo>
                                  <a:pt x="699770" y="645794"/>
                                </a:lnTo>
                                <a:lnTo>
                                  <a:pt x="949324" y="657859"/>
                                </a:lnTo>
                                <a:lnTo>
                                  <a:pt x="1199515" y="668019"/>
                                </a:lnTo>
                                <a:lnTo>
                                  <a:pt x="1199515" y="733424"/>
                                </a:lnTo>
                                <a:lnTo>
                                  <a:pt x="1453515" y="742314"/>
                                </a:lnTo>
                                <a:lnTo>
                                  <a:pt x="1656079" y="748664"/>
                                </a:lnTo>
                                <a:lnTo>
                                  <a:pt x="1859279" y="753744"/>
                                </a:lnTo>
                                <a:lnTo>
                                  <a:pt x="2062479" y="757554"/>
                                </a:lnTo>
                                <a:lnTo>
                                  <a:pt x="2265680" y="760729"/>
                                </a:lnTo>
                                <a:lnTo>
                                  <a:pt x="2468880" y="762634"/>
                                </a:lnTo>
                                <a:lnTo>
                                  <a:pt x="2672080" y="763269"/>
                                </a:lnTo>
                                <a:lnTo>
                                  <a:pt x="2874645" y="763269"/>
                                </a:lnTo>
                                <a:lnTo>
                                  <a:pt x="3077845" y="761999"/>
                                </a:lnTo>
                                <a:lnTo>
                                  <a:pt x="3281045" y="760094"/>
                                </a:lnTo>
                                <a:lnTo>
                                  <a:pt x="3484245" y="756919"/>
                                </a:lnTo>
                                <a:lnTo>
                                  <a:pt x="3687445" y="752474"/>
                                </a:lnTo>
                                <a:lnTo>
                                  <a:pt x="3890645" y="747394"/>
                                </a:lnTo>
                                <a:lnTo>
                                  <a:pt x="4093210" y="741044"/>
                                </a:lnTo>
                                <a:lnTo>
                                  <a:pt x="4296410" y="733424"/>
                                </a:lnTo>
                                <a:lnTo>
                                  <a:pt x="4296410" y="668019"/>
                                </a:lnTo>
                                <a:lnTo>
                                  <a:pt x="4496435" y="659764"/>
                                </a:lnTo>
                                <a:lnTo>
                                  <a:pt x="4746625" y="648334"/>
                                </a:lnTo>
                                <a:lnTo>
                                  <a:pt x="4996180" y="634364"/>
                                </a:lnTo>
                                <a:lnTo>
                                  <a:pt x="5246370" y="619759"/>
                                </a:lnTo>
                                <a:lnTo>
                                  <a:pt x="5495925" y="603249"/>
                                </a:lnTo>
                                <a:lnTo>
                                  <a:pt x="4808855" y="342900"/>
                                </a:lnTo>
                                <a:lnTo>
                                  <a:pt x="5495925" y="0"/>
                                </a:lnTo>
                                <a:close/>
                              </a:path>
                            </a:pathLst>
                          </a:custGeom>
                          <a:solidFill>
                            <a:srgbClr val="D0CECE"/>
                          </a:solidFill>
                        </wps:spPr>
                        <wps:bodyPr wrap="square" lIns="0" tIns="0" rIns="0" bIns="0" rtlCol="0">
                          <a:prstTxWarp prst="textNoShape">
                            <a:avLst/>
                          </a:prstTxWarp>
                          <a:noAutofit/>
                        </wps:bodyPr>
                      </wps:wsp>
                      <wps:wsp>
                        <wps:cNvPr id="47" name="Graphic 21"/>
                        <wps:cNvSpPr/>
                        <wps:spPr>
                          <a:xfrm>
                            <a:off x="1988566" y="2863722"/>
                            <a:ext cx="3096895" cy="74930"/>
                          </a:xfrm>
                          <a:custGeom>
                            <a:avLst/>
                            <a:gdLst/>
                            <a:ahLst/>
                            <a:cxnLst/>
                            <a:rect l="l" t="t" r="r" b="b"/>
                            <a:pathLst>
                              <a:path w="3096895" h="74930">
                                <a:moveTo>
                                  <a:pt x="687070" y="0"/>
                                </a:moveTo>
                                <a:lnTo>
                                  <a:pt x="0" y="44450"/>
                                </a:lnTo>
                                <a:lnTo>
                                  <a:pt x="304800" y="55245"/>
                                </a:lnTo>
                                <a:lnTo>
                                  <a:pt x="687070" y="63500"/>
                                </a:lnTo>
                                <a:lnTo>
                                  <a:pt x="687070" y="0"/>
                                </a:lnTo>
                                <a:close/>
                              </a:path>
                              <a:path w="3096895" h="74930">
                                <a:moveTo>
                                  <a:pt x="1090930" y="71755"/>
                                </a:moveTo>
                                <a:lnTo>
                                  <a:pt x="687070" y="63500"/>
                                </a:lnTo>
                                <a:lnTo>
                                  <a:pt x="687070" y="65405"/>
                                </a:lnTo>
                                <a:lnTo>
                                  <a:pt x="1090930" y="71755"/>
                                </a:lnTo>
                                <a:close/>
                              </a:path>
                              <a:path w="3096895" h="74930">
                                <a:moveTo>
                                  <a:pt x="1536065" y="74930"/>
                                </a:moveTo>
                                <a:lnTo>
                                  <a:pt x="1510030" y="74295"/>
                                </a:lnTo>
                                <a:lnTo>
                                  <a:pt x="1523365" y="74930"/>
                                </a:lnTo>
                                <a:lnTo>
                                  <a:pt x="1536065" y="74930"/>
                                </a:lnTo>
                                <a:close/>
                              </a:path>
                              <a:path w="3096895" h="74930">
                                <a:moveTo>
                                  <a:pt x="2409825" y="63500"/>
                                </a:moveTo>
                                <a:lnTo>
                                  <a:pt x="2005965" y="71755"/>
                                </a:lnTo>
                                <a:lnTo>
                                  <a:pt x="2409825" y="65405"/>
                                </a:lnTo>
                                <a:lnTo>
                                  <a:pt x="2409825" y="63500"/>
                                </a:lnTo>
                                <a:close/>
                              </a:path>
                              <a:path w="3096895" h="74930">
                                <a:moveTo>
                                  <a:pt x="3096895" y="44450"/>
                                </a:moveTo>
                                <a:lnTo>
                                  <a:pt x="2409825" y="0"/>
                                </a:lnTo>
                                <a:lnTo>
                                  <a:pt x="2409825" y="63500"/>
                                </a:lnTo>
                                <a:lnTo>
                                  <a:pt x="2792095" y="55245"/>
                                </a:lnTo>
                                <a:lnTo>
                                  <a:pt x="3096895" y="44450"/>
                                </a:lnTo>
                                <a:close/>
                              </a:path>
                            </a:pathLst>
                          </a:custGeom>
                          <a:solidFill>
                            <a:srgbClr val="A7A6A6"/>
                          </a:solidFill>
                        </wps:spPr>
                        <wps:bodyPr wrap="square" lIns="0" tIns="0" rIns="0" bIns="0" rtlCol="0">
                          <a:prstTxWarp prst="textNoShape">
                            <a:avLst/>
                          </a:prstTxWarp>
                          <a:noAutofit/>
                        </wps:bodyPr>
                      </wps:wsp>
                      <wps:wsp>
                        <wps:cNvPr id="48" name="Graphic 22"/>
                        <wps:cNvSpPr/>
                        <wps:spPr>
                          <a:xfrm>
                            <a:off x="789686" y="2777363"/>
                            <a:ext cx="5495925" cy="763905"/>
                          </a:xfrm>
                          <a:custGeom>
                            <a:avLst/>
                            <a:gdLst/>
                            <a:ahLst/>
                            <a:cxnLst/>
                            <a:rect l="l" t="t" r="r" b="b"/>
                            <a:pathLst>
                              <a:path w="5495925" h="763905">
                                <a:moveTo>
                                  <a:pt x="0" y="0"/>
                                </a:moveTo>
                                <a:lnTo>
                                  <a:pt x="50800" y="3175"/>
                                </a:lnTo>
                                <a:lnTo>
                                  <a:pt x="102234" y="6984"/>
                                </a:lnTo>
                                <a:lnTo>
                                  <a:pt x="153034" y="10159"/>
                                </a:lnTo>
                                <a:lnTo>
                                  <a:pt x="203834" y="13334"/>
                                </a:lnTo>
                                <a:lnTo>
                                  <a:pt x="254634" y="16509"/>
                                </a:lnTo>
                                <a:lnTo>
                                  <a:pt x="306069" y="19684"/>
                                </a:lnTo>
                                <a:lnTo>
                                  <a:pt x="356869" y="22859"/>
                                </a:lnTo>
                                <a:lnTo>
                                  <a:pt x="407669" y="26034"/>
                                </a:lnTo>
                                <a:lnTo>
                                  <a:pt x="459104" y="29209"/>
                                </a:lnTo>
                                <a:lnTo>
                                  <a:pt x="509904" y="31750"/>
                                </a:lnTo>
                                <a:lnTo>
                                  <a:pt x="560704" y="34925"/>
                                </a:lnTo>
                                <a:lnTo>
                                  <a:pt x="611504" y="37464"/>
                                </a:lnTo>
                                <a:lnTo>
                                  <a:pt x="662940" y="40004"/>
                                </a:lnTo>
                                <a:lnTo>
                                  <a:pt x="713740" y="43179"/>
                                </a:lnTo>
                                <a:lnTo>
                                  <a:pt x="764540" y="45719"/>
                                </a:lnTo>
                                <a:lnTo>
                                  <a:pt x="815974" y="48259"/>
                                </a:lnTo>
                                <a:lnTo>
                                  <a:pt x="866774" y="50800"/>
                                </a:lnTo>
                                <a:lnTo>
                                  <a:pt x="917574" y="52704"/>
                                </a:lnTo>
                                <a:lnTo>
                                  <a:pt x="968374" y="55244"/>
                                </a:lnTo>
                                <a:lnTo>
                                  <a:pt x="1019810" y="57784"/>
                                </a:lnTo>
                                <a:lnTo>
                                  <a:pt x="1070610" y="59689"/>
                                </a:lnTo>
                                <a:lnTo>
                                  <a:pt x="1121410" y="61594"/>
                                </a:lnTo>
                                <a:lnTo>
                                  <a:pt x="1172845" y="64134"/>
                                </a:lnTo>
                                <a:lnTo>
                                  <a:pt x="1223645" y="66039"/>
                                </a:lnTo>
                                <a:lnTo>
                                  <a:pt x="1274445" y="67944"/>
                                </a:lnTo>
                                <a:lnTo>
                                  <a:pt x="1325880" y="69850"/>
                                </a:lnTo>
                                <a:lnTo>
                                  <a:pt x="1376680" y="71754"/>
                                </a:lnTo>
                                <a:lnTo>
                                  <a:pt x="1427480" y="73025"/>
                                </a:lnTo>
                                <a:lnTo>
                                  <a:pt x="1478280" y="74929"/>
                                </a:lnTo>
                                <a:lnTo>
                                  <a:pt x="1529715" y="76200"/>
                                </a:lnTo>
                                <a:lnTo>
                                  <a:pt x="1580515" y="78104"/>
                                </a:lnTo>
                                <a:lnTo>
                                  <a:pt x="1631314" y="79375"/>
                                </a:lnTo>
                                <a:lnTo>
                                  <a:pt x="1682750" y="80644"/>
                                </a:lnTo>
                                <a:lnTo>
                                  <a:pt x="1733550" y="82550"/>
                                </a:lnTo>
                                <a:lnTo>
                                  <a:pt x="1784350" y="83819"/>
                                </a:lnTo>
                                <a:lnTo>
                                  <a:pt x="1835150" y="84454"/>
                                </a:lnTo>
                                <a:lnTo>
                                  <a:pt x="1886585" y="85725"/>
                                </a:lnTo>
                                <a:lnTo>
                                  <a:pt x="1199515" y="130175"/>
                                </a:lnTo>
                                <a:lnTo>
                                  <a:pt x="1250315" y="132079"/>
                                </a:lnTo>
                                <a:lnTo>
                                  <a:pt x="1301115" y="133984"/>
                                </a:lnTo>
                                <a:lnTo>
                                  <a:pt x="1351915" y="135889"/>
                                </a:lnTo>
                                <a:lnTo>
                                  <a:pt x="1402715" y="137159"/>
                                </a:lnTo>
                                <a:lnTo>
                                  <a:pt x="1453515" y="139064"/>
                                </a:lnTo>
                                <a:lnTo>
                                  <a:pt x="1504315" y="140969"/>
                                </a:lnTo>
                                <a:lnTo>
                                  <a:pt x="1555115" y="142239"/>
                                </a:lnTo>
                                <a:lnTo>
                                  <a:pt x="1605280" y="143509"/>
                                </a:lnTo>
                                <a:lnTo>
                                  <a:pt x="1656079" y="145414"/>
                                </a:lnTo>
                                <a:lnTo>
                                  <a:pt x="1706879" y="146684"/>
                                </a:lnTo>
                                <a:lnTo>
                                  <a:pt x="1757679" y="147954"/>
                                </a:lnTo>
                                <a:lnTo>
                                  <a:pt x="1808479" y="149225"/>
                                </a:lnTo>
                                <a:lnTo>
                                  <a:pt x="1859279" y="150494"/>
                                </a:lnTo>
                                <a:lnTo>
                                  <a:pt x="1910079" y="151764"/>
                                </a:lnTo>
                                <a:lnTo>
                                  <a:pt x="1960879" y="152400"/>
                                </a:lnTo>
                                <a:lnTo>
                                  <a:pt x="2011679" y="153669"/>
                                </a:lnTo>
                                <a:lnTo>
                                  <a:pt x="2062479" y="154304"/>
                                </a:lnTo>
                                <a:lnTo>
                                  <a:pt x="2113280" y="154939"/>
                                </a:lnTo>
                                <a:lnTo>
                                  <a:pt x="2164080" y="156209"/>
                                </a:lnTo>
                                <a:lnTo>
                                  <a:pt x="2214880" y="156844"/>
                                </a:lnTo>
                                <a:lnTo>
                                  <a:pt x="2265680" y="157479"/>
                                </a:lnTo>
                                <a:lnTo>
                                  <a:pt x="2316480" y="158114"/>
                                </a:lnTo>
                                <a:lnTo>
                                  <a:pt x="2367280" y="158750"/>
                                </a:lnTo>
                                <a:lnTo>
                                  <a:pt x="2418080" y="158750"/>
                                </a:lnTo>
                                <a:lnTo>
                                  <a:pt x="2468880" y="159384"/>
                                </a:lnTo>
                                <a:lnTo>
                                  <a:pt x="2519680" y="159384"/>
                                </a:lnTo>
                                <a:lnTo>
                                  <a:pt x="2570480" y="160019"/>
                                </a:lnTo>
                                <a:lnTo>
                                  <a:pt x="2672080" y="160019"/>
                                </a:lnTo>
                                <a:lnTo>
                                  <a:pt x="2722880" y="160654"/>
                                </a:lnTo>
                                <a:lnTo>
                                  <a:pt x="2773045" y="160654"/>
                                </a:lnTo>
                                <a:lnTo>
                                  <a:pt x="2823845" y="160019"/>
                                </a:lnTo>
                                <a:lnTo>
                                  <a:pt x="2925445" y="160019"/>
                                </a:lnTo>
                                <a:lnTo>
                                  <a:pt x="2976245" y="159384"/>
                                </a:lnTo>
                                <a:lnTo>
                                  <a:pt x="3027045" y="159384"/>
                                </a:lnTo>
                                <a:lnTo>
                                  <a:pt x="3077845" y="158750"/>
                                </a:lnTo>
                                <a:lnTo>
                                  <a:pt x="3128645" y="158750"/>
                                </a:lnTo>
                                <a:lnTo>
                                  <a:pt x="3179445" y="158114"/>
                                </a:lnTo>
                                <a:lnTo>
                                  <a:pt x="3230245" y="157479"/>
                                </a:lnTo>
                                <a:lnTo>
                                  <a:pt x="3281045" y="156844"/>
                                </a:lnTo>
                                <a:lnTo>
                                  <a:pt x="3331845" y="156209"/>
                                </a:lnTo>
                                <a:lnTo>
                                  <a:pt x="3382645" y="154939"/>
                                </a:lnTo>
                                <a:lnTo>
                                  <a:pt x="3433445" y="154304"/>
                                </a:lnTo>
                                <a:lnTo>
                                  <a:pt x="3484245" y="153669"/>
                                </a:lnTo>
                                <a:lnTo>
                                  <a:pt x="3535045" y="152400"/>
                                </a:lnTo>
                                <a:lnTo>
                                  <a:pt x="3585845" y="151764"/>
                                </a:lnTo>
                                <a:lnTo>
                                  <a:pt x="3636645" y="150494"/>
                                </a:lnTo>
                                <a:lnTo>
                                  <a:pt x="3687445" y="149225"/>
                                </a:lnTo>
                                <a:lnTo>
                                  <a:pt x="3738245" y="147954"/>
                                </a:lnTo>
                                <a:lnTo>
                                  <a:pt x="3789045" y="146684"/>
                                </a:lnTo>
                                <a:lnTo>
                                  <a:pt x="3839845" y="145414"/>
                                </a:lnTo>
                                <a:lnTo>
                                  <a:pt x="3890645" y="143509"/>
                                </a:lnTo>
                                <a:lnTo>
                                  <a:pt x="3940810" y="142239"/>
                                </a:lnTo>
                                <a:lnTo>
                                  <a:pt x="3991610" y="140969"/>
                                </a:lnTo>
                                <a:lnTo>
                                  <a:pt x="4042410" y="139064"/>
                                </a:lnTo>
                                <a:lnTo>
                                  <a:pt x="4093210" y="137159"/>
                                </a:lnTo>
                                <a:lnTo>
                                  <a:pt x="4144010" y="135889"/>
                                </a:lnTo>
                                <a:lnTo>
                                  <a:pt x="4194810" y="133984"/>
                                </a:lnTo>
                                <a:lnTo>
                                  <a:pt x="4245610" y="132079"/>
                                </a:lnTo>
                                <a:lnTo>
                                  <a:pt x="4296410" y="130175"/>
                                </a:lnTo>
                                <a:lnTo>
                                  <a:pt x="3609340" y="85725"/>
                                </a:lnTo>
                                <a:lnTo>
                                  <a:pt x="3660775" y="84454"/>
                                </a:lnTo>
                                <a:lnTo>
                                  <a:pt x="3711575" y="83819"/>
                                </a:lnTo>
                                <a:lnTo>
                                  <a:pt x="3762375" y="82550"/>
                                </a:lnTo>
                                <a:lnTo>
                                  <a:pt x="3813175" y="80644"/>
                                </a:lnTo>
                                <a:lnTo>
                                  <a:pt x="3864610" y="79375"/>
                                </a:lnTo>
                                <a:lnTo>
                                  <a:pt x="3915410" y="78104"/>
                                </a:lnTo>
                                <a:lnTo>
                                  <a:pt x="3966210" y="76200"/>
                                </a:lnTo>
                                <a:lnTo>
                                  <a:pt x="4017645" y="74929"/>
                                </a:lnTo>
                                <a:lnTo>
                                  <a:pt x="4068445" y="73025"/>
                                </a:lnTo>
                                <a:lnTo>
                                  <a:pt x="4119245" y="71754"/>
                                </a:lnTo>
                                <a:lnTo>
                                  <a:pt x="4170045" y="69850"/>
                                </a:lnTo>
                                <a:lnTo>
                                  <a:pt x="4221480" y="67944"/>
                                </a:lnTo>
                                <a:lnTo>
                                  <a:pt x="4272280" y="66039"/>
                                </a:lnTo>
                                <a:lnTo>
                                  <a:pt x="4323080" y="64134"/>
                                </a:lnTo>
                                <a:lnTo>
                                  <a:pt x="4374515" y="61594"/>
                                </a:lnTo>
                                <a:lnTo>
                                  <a:pt x="4425315" y="59689"/>
                                </a:lnTo>
                                <a:lnTo>
                                  <a:pt x="4476115" y="57784"/>
                                </a:lnTo>
                                <a:lnTo>
                                  <a:pt x="4527550" y="55244"/>
                                </a:lnTo>
                                <a:lnTo>
                                  <a:pt x="4578350" y="52704"/>
                                </a:lnTo>
                                <a:lnTo>
                                  <a:pt x="4629150" y="50800"/>
                                </a:lnTo>
                                <a:lnTo>
                                  <a:pt x="4679950" y="48259"/>
                                </a:lnTo>
                                <a:lnTo>
                                  <a:pt x="4731385" y="45719"/>
                                </a:lnTo>
                                <a:lnTo>
                                  <a:pt x="4782185" y="43179"/>
                                </a:lnTo>
                                <a:lnTo>
                                  <a:pt x="4832985" y="40004"/>
                                </a:lnTo>
                                <a:lnTo>
                                  <a:pt x="4884420" y="37464"/>
                                </a:lnTo>
                                <a:lnTo>
                                  <a:pt x="4935220" y="34925"/>
                                </a:lnTo>
                                <a:lnTo>
                                  <a:pt x="4986020" y="31750"/>
                                </a:lnTo>
                                <a:lnTo>
                                  <a:pt x="5036820" y="29209"/>
                                </a:lnTo>
                                <a:lnTo>
                                  <a:pt x="5088255" y="26034"/>
                                </a:lnTo>
                                <a:lnTo>
                                  <a:pt x="5139055" y="22859"/>
                                </a:lnTo>
                                <a:lnTo>
                                  <a:pt x="5189855" y="19684"/>
                                </a:lnTo>
                                <a:lnTo>
                                  <a:pt x="5241290" y="16509"/>
                                </a:lnTo>
                                <a:lnTo>
                                  <a:pt x="5292090" y="13334"/>
                                </a:lnTo>
                                <a:lnTo>
                                  <a:pt x="5342890" y="10159"/>
                                </a:lnTo>
                                <a:lnTo>
                                  <a:pt x="5393690" y="6984"/>
                                </a:lnTo>
                                <a:lnTo>
                                  <a:pt x="5445125" y="3175"/>
                                </a:lnTo>
                                <a:lnTo>
                                  <a:pt x="5495925" y="0"/>
                                </a:lnTo>
                                <a:lnTo>
                                  <a:pt x="4808855" y="342900"/>
                                </a:lnTo>
                                <a:lnTo>
                                  <a:pt x="5495925" y="603249"/>
                                </a:lnTo>
                                <a:lnTo>
                                  <a:pt x="5445760" y="606424"/>
                                </a:lnTo>
                                <a:lnTo>
                                  <a:pt x="5396230" y="610234"/>
                                </a:lnTo>
                                <a:lnTo>
                                  <a:pt x="5346065" y="613409"/>
                                </a:lnTo>
                                <a:lnTo>
                                  <a:pt x="5295900" y="616584"/>
                                </a:lnTo>
                                <a:lnTo>
                                  <a:pt x="5246370" y="619759"/>
                                </a:lnTo>
                                <a:lnTo>
                                  <a:pt x="5196205" y="622934"/>
                                </a:lnTo>
                                <a:lnTo>
                                  <a:pt x="5146040" y="626109"/>
                                </a:lnTo>
                                <a:lnTo>
                                  <a:pt x="5095875" y="628649"/>
                                </a:lnTo>
                                <a:lnTo>
                                  <a:pt x="5046345" y="631824"/>
                                </a:lnTo>
                                <a:lnTo>
                                  <a:pt x="4996180" y="634364"/>
                                </a:lnTo>
                                <a:lnTo>
                                  <a:pt x="4946015" y="637539"/>
                                </a:lnTo>
                                <a:lnTo>
                                  <a:pt x="4896485" y="640079"/>
                                </a:lnTo>
                                <a:lnTo>
                                  <a:pt x="4846320" y="642619"/>
                                </a:lnTo>
                                <a:lnTo>
                                  <a:pt x="4796155" y="645794"/>
                                </a:lnTo>
                                <a:lnTo>
                                  <a:pt x="4746625" y="648334"/>
                                </a:lnTo>
                                <a:lnTo>
                                  <a:pt x="4696460" y="650874"/>
                                </a:lnTo>
                                <a:lnTo>
                                  <a:pt x="4646295" y="652779"/>
                                </a:lnTo>
                                <a:lnTo>
                                  <a:pt x="4596130" y="655319"/>
                                </a:lnTo>
                                <a:lnTo>
                                  <a:pt x="4546600" y="657859"/>
                                </a:lnTo>
                                <a:lnTo>
                                  <a:pt x="4496435" y="659764"/>
                                </a:lnTo>
                                <a:lnTo>
                                  <a:pt x="4446270" y="662304"/>
                                </a:lnTo>
                                <a:lnTo>
                                  <a:pt x="4396740" y="664209"/>
                                </a:lnTo>
                                <a:lnTo>
                                  <a:pt x="4346575" y="666114"/>
                                </a:lnTo>
                                <a:lnTo>
                                  <a:pt x="4296410" y="668019"/>
                                </a:lnTo>
                                <a:lnTo>
                                  <a:pt x="4296410" y="733424"/>
                                </a:lnTo>
                                <a:lnTo>
                                  <a:pt x="4245610" y="735329"/>
                                </a:lnTo>
                                <a:lnTo>
                                  <a:pt x="4194810" y="737234"/>
                                </a:lnTo>
                                <a:lnTo>
                                  <a:pt x="4144010" y="739139"/>
                                </a:lnTo>
                                <a:lnTo>
                                  <a:pt x="4093210" y="741044"/>
                                </a:lnTo>
                                <a:lnTo>
                                  <a:pt x="4042410" y="742314"/>
                                </a:lnTo>
                                <a:lnTo>
                                  <a:pt x="3991610" y="744219"/>
                                </a:lnTo>
                                <a:lnTo>
                                  <a:pt x="3940810" y="745489"/>
                                </a:lnTo>
                                <a:lnTo>
                                  <a:pt x="3890645" y="747394"/>
                                </a:lnTo>
                                <a:lnTo>
                                  <a:pt x="3839845" y="748664"/>
                                </a:lnTo>
                                <a:lnTo>
                                  <a:pt x="3789045" y="749934"/>
                                </a:lnTo>
                                <a:lnTo>
                                  <a:pt x="3738245" y="751204"/>
                                </a:lnTo>
                                <a:lnTo>
                                  <a:pt x="3687445" y="752474"/>
                                </a:lnTo>
                                <a:lnTo>
                                  <a:pt x="3636645" y="753744"/>
                                </a:lnTo>
                                <a:lnTo>
                                  <a:pt x="3585845" y="755014"/>
                                </a:lnTo>
                                <a:lnTo>
                                  <a:pt x="3535045" y="755649"/>
                                </a:lnTo>
                                <a:lnTo>
                                  <a:pt x="3484245" y="756919"/>
                                </a:lnTo>
                                <a:lnTo>
                                  <a:pt x="3433445" y="757554"/>
                                </a:lnTo>
                                <a:lnTo>
                                  <a:pt x="3382645" y="758824"/>
                                </a:lnTo>
                                <a:lnTo>
                                  <a:pt x="3331845" y="759459"/>
                                </a:lnTo>
                                <a:lnTo>
                                  <a:pt x="3281045" y="760094"/>
                                </a:lnTo>
                                <a:lnTo>
                                  <a:pt x="3230245" y="760729"/>
                                </a:lnTo>
                                <a:lnTo>
                                  <a:pt x="3179445" y="761364"/>
                                </a:lnTo>
                                <a:lnTo>
                                  <a:pt x="3128645" y="761999"/>
                                </a:lnTo>
                                <a:lnTo>
                                  <a:pt x="3077845" y="761999"/>
                                </a:lnTo>
                                <a:lnTo>
                                  <a:pt x="3027045" y="762634"/>
                                </a:lnTo>
                                <a:lnTo>
                                  <a:pt x="2976245" y="763269"/>
                                </a:lnTo>
                                <a:lnTo>
                                  <a:pt x="2823845" y="763269"/>
                                </a:lnTo>
                                <a:lnTo>
                                  <a:pt x="2773045" y="763904"/>
                                </a:lnTo>
                                <a:lnTo>
                                  <a:pt x="2722880" y="763904"/>
                                </a:lnTo>
                                <a:lnTo>
                                  <a:pt x="2672080" y="763269"/>
                                </a:lnTo>
                                <a:lnTo>
                                  <a:pt x="2519680" y="763269"/>
                                </a:lnTo>
                                <a:lnTo>
                                  <a:pt x="2468880" y="762634"/>
                                </a:lnTo>
                                <a:lnTo>
                                  <a:pt x="2418080" y="761999"/>
                                </a:lnTo>
                                <a:lnTo>
                                  <a:pt x="2367280" y="761999"/>
                                </a:lnTo>
                                <a:lnTo>
                                  <a:pt x="2316480" y="761364"/>
                                </a:lnTo>
                                <a:lnTo>
                                  <a:pt x="2265680" y="760729"/>
                                </a:lnTo>
                                <a:lnTo>
                                  <a:pt x="2214880" y="760094"/>
                                </a:lnTo>
                                <a:lnTo>
                                  <a:pt x="2164080" y="759459"/>
                                </a:lnTo>
                                <a:lnTo>
                                  <a:pt x="2113280" y="758824"/>
                                </a:lnTo>
                                <a:lnTo>
                                  <a:pt x="2062479" y="757554"/>
                                </a:lnTo>
                                <a:lnTo>
                                  <a:pt x="2011679" y="756919"/>
                                </a:lnTo>
                                <a:lnTo>
                                  <a:pt x="1960879" y="755649"/>
                                </a:lnTo>
                                <a:lnTo>
                                  <a:pt x="1910079" y="755014"/>
                                </a:lnTo>
                                <a:lnTo>
                                  <a:pt x="1859279" y="753744"/>
                                </a:lnTo>
                                <a:lnTo>
                                  <a:pt x="1808479" y="752474"/>
                                </a:lnTo>
                                <a:lnTo>
                                  <a:pt x="1757679" y="751204"/>
                                </a:lnTo>
                                <a:lnTo>
                                  <a:pt x="1706879" y="749934"/>
                                </a:lnTo>
                                <a:lnTo>
                                  <a:pt x="1656079" y="748664"/>
                                </a:lnTo>
                                <a:lnTo>
                                  <a:pt x="1605280" y="747394"/>
                                </a:lnTo>
                                <a:lnTo>
                                  <a:pt x="1555115" y="745489"/>
                                </a:lnTo>
                                <a:lnTo>
                                  <a:pt x="1504315" y="744219"/>
                                </a:lnTo>
                                <a:lnTo>
                                  <a:pt x="1453515" y="742314"/>
                                </a:lnTo>
                                <a:lnTo>
                                  <a:pt x="1402715" y="741044"/>
                                </a:lnTo>
                                <a:lnTo>
                                  <a:pt x="1351915" y="739139"/>
                                </a:lnTo>
                                <a:lnTo>
                                  <a:pt x="1301115" y="737234"/>
                                </a:lnTo>
                                <a:lnTo>
                                  <a:pt x="1250315" y="735329"/>
                                </a:lnTo>
                                <a:lnTo>
                                  <a:pt x="1199515" y="733424"/>
                                </a:lnTo>
                                <a:lnTo>
                                  <a:pt x="1199515" y="668019"/>
                                </a:lnTo>
                                <a:lnTo>
                                  <a:pt x="1149349" y="666114"/>
                                </a:lnTo>
                                <a:lnTo>
                                  <a:pt x="1099185" y="664209"/>
                                </a:lnTo>
                                <a:lnTo>
                                  <a:pt x="1049655" y="662304"/>
                                </a:lnTo>
                                <a:lnTo>
                                  <a:pt x="999490" y="659764"/>
                                </a:lnTo>
                                <a:lnTo>
                                  <a:pt x="949324" y="657859"/>
                                </a:lnTo>
                                <a:lnTo>
                                  <a:pt x="899795" y="655319"/>
                                </a:lnTo>
                                <a:lnTo>
                                  <a:pt x="849629" y="652779"/>
                                </a:lnTo>
                                <a:lnTo>
                                  <a:pt x="799465" y="650874"/>
                                </a:lnTo>
                                <a:lnTo>
                                  <a:pt x="749935" y="648334"/>
                                </a:lnTo>
                                <a:lnTo>
                                  <a:pt x="699770" y="645794"/>
                                </a:lnTo>
                                <a:lnTo>
                                  <a:pt x="649604" y="642619"/>
                                </a:lnTo>
                                <a:lnTo>
                                  <a:pt x="599440" y="640079"/>
                                </a:lnTo>
                                <a:lnTo>
                                  <a:pt x="549910" y="637539"/>
                                </a:lnTo>
                                <a:lnTo>
                                  <a:pt x="499745" y="634364"/>
                                </a:lnTo>
                                <a:lnTo>
                                  <a:pt x="449579" y="631824"/>
                                </a:lnTo>
                                <a:lnTo>
                                  <a:pt x="400050" y="628649"/>
                                </a:lnTo>
                                <a:lnTo>
                                  <a:pt x="349884" y="626109"/>
                                </a:lnTo>
                                <a:lnTo>
                                  <a:pt x="299719" y="622934"/>
                                </a:lnTo>
                                <a:lnTo>
                                  <a:pt x="250190" y="619759"/>
                                </a:lnTo>
                                <a:lnTo>
                                  <a:pt x="200025" y="616584"/>
                                </a:lnTo>
                                <a:lnTo>
                                  <a:pt x="149859" y="613409"/>
                                </a:lnTo>
                                <a:lnTo>
                                  <a:pt x="99694" y="610234"/>
                                </a:lnTo>
                                <a:lnTo>
                                  <a:pt x="50165" y="606424"/>
                                </a:lnTo>
                                <a:lnTo>
                                  <a:pt x="0" y="603249"/>
                                </a:lnTo>
                                <a:lnTo>
                                  <a:pt x="687070" y="342900"/>
                                </a:lnTo>
                                <a:lnTo>
                                  <a:pt x="0" y="0"/>
                                </a:lnTo>
                                <a:close/>
                              </a:path>
                              <a:path w="5495925" h="763905">
                                <a:moveTo>
                                  <a:pt x="1199515" y="668019"/>
                                </a:moveTo>
                                <a:lnTo>
                                  <a:pt x="1199515" y="130175"/>
                                </a:lnTo>
                              </a:path>
                              <a:path w="5495925" h="763905">
                                <a:moveTo>
                                  <a:pt x="4296410" y="130175"/>
                                </a:moveTo>
                                <a:lnTo>
                                  <a:pt x="4296410" y="668019"/>
                                </a:lnTo>
                              </a:path>
                              <a:path w="5495925" h="763905">
                                <a:moveTo>
                                  <a:pt x="1886585" y="85725"/>
                                </a:moveTo>
                                <a:lnTo>
                                  <a:pt x="1886585" y="151129"/>
                                </a:lnTo>
                              </a:path>
                              <a:path w="5495925" h="763905">
                                <a:moveTo>
                                  <a:pt x="3609340" y="151129"/>
                                </a:moveTo>
                                <a:lnTo>
                                  <a:pt x="3609340" y="85725"/>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9" name="Image 23"/>
                          <pic:cNvPicPr/>
                        </pic:nvPicPr>
                        <pic:blipFill>
                          <a:blip r:embed="rId10" cstate="print"/>
                          <a:stretch>
                            <a:fillRect/>
                          </a:stretch>
                        </pic:blipFill>
                        <pic:spPr>
                          <a:xfrm>
                            <a:off x="277875" y="383031"/>
                            <a:ext cx="1484630" cy="1259204"/>
                          </a:xfrm>
                          <a:prstGeom prst="rect">
                            <a:avLst/>
                          </a:prstGeom>
                        </pic:spPr>
                      </pic:pic>
                    </wpg:wgp>
                  </a:graphicData>
                </a:graphic>
              </wp:anchor>
            </w:drawing>
          </mc:Choice>
          <mc:Fallback>
            <w:pict>
              <v:group w14:anchorId="6867C052" id="Group 29" o:spid="_x0000_s1026" style="position:absolute;margin-left:-9.95pt;margin-top:21.2pt;width:561.4pt;height:757.2pt;z-index:-251647488;mso-wrap-distance-left:0;mso-wrap-distance-right:0;mso-position-horizontal-relative:margin;mso-position-vertical-relative:page" coordsize="71297,961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">
                <v:shape id="Graphic 19" o:spid="_x0000_s1027" style="position:absolute;width:71297;height:96164;visibility:visible;mso-wrap-style:square;v-text-anchor:top" coordsize="7129780,96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" path="m7129272,36576r-41148,l7088124,54864r,201168l7088124,9589008r-41148,l7046976,256032r,-201168l7088124,54864r,-18288l7005828,36576r,18288l7005828,256032r,9332976l50292,9589008r,-9332976l50292,54864r6955536,l7005828,36576r-6955536,l33515,36576r,18288l33515,256032r,9332976l16764,9589008r,-9332976l16764,54864r16751,l33515,36576,,36576,,54864,,256032,,9589008r,27432l7005828,9616440r123444,l7129272,9589008r,-9332976l7129272,54864r,-18288xem7129272,l7005828,,50292,,,,,18288r50292,l7005828,18288r123444,l7129272,xe" fillcolor="black" stroked="f">
                  <v:path arrowok="t"/>
                </v:shape>
                <v:shape id="Graphic 20" o:spid="_x0000_s1028" style="position:absolute;left:7896;top:27773;width:54960;height:7633;visibility:visible;mso-wrap-style:square;v-text-anchor:top" coordsize="5495925,76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" path="m5495925,l5241290,16509,5036820,29209,4629150,50800r-203835,8889l4221480,67944r-203835,6985l3813175,80644r-203835,5081l4296410,130175r-254000,8889l3839845,145414r-203200,5080l3433445,154304r-203200,3175l3027045,159384r-203200,635l2621280,160019r-203200,-1269l2214880,156844r-203201,-3175l1808479,149225r-203199,-5716l1402715,137159r-203200,-6984l1886585,85725,1631314,79375,1427480,73025,1223645,66039,1019810,57784,815974,48259,611504,37464,407669,26034,203834,13334,,,687070,342900,,603249r200025,13335l449579,631824r250191,13970l949324,657859r250191,10160l1199515,733424r254000,8890l1656079,748664r203200,5080l2062479,757554r203201,3175l2468880,762634r203200,635l2874645,763269r203200,-1270l3281045,760094r203200,-3175l3687445,752474r203200,-5080l4093210,741044r203200,-7620l4296410,668019r200025,-8255l4746625,648334r249555,-13970l5246370,619759r249555,-16510l4808855,342900,5495925,xe" fillcolor="#d0cece" stroked="f">
                  <v:path arrowok="t"/>
                </v:shape>
                <v:shape id="Graphic 21" o:spid="_x0000_s1029" style="position:absolute;left:19885;top:28637;width:30969;height:749;visibility:visible;mso-wrap-style:square;v-text-anchor:top" coordsize="309689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" path="m687070,l,44450,304800,55245r382270,8255l687070,xem1090930,71755l687070,63500r,1905l1090930,71755xem1536065,74930r-26035,-635l1523365,74930r12700,xem2409825,63500r-403860,8255l2409825,65405r,-1905xem3096895,44450l2409825,r,63500l2792095,55245,3096895,44450xe" fillcolor="#a7a6a6" stroked="f">
                  <v:path arrowok="t"/>
                </v:shape>
                <v:shape id="Graphic 22" o:spid="_x0000_s1030" style="position:absolute;left:7896;top:27773;width:54960;height:7639;visibility:visible;mso-wrap-style:square;v-text-anchor:top" coordsize="5495925,76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" path="m,l50800,3175r51434,3809l153034,10159r50800,3175l254634,16509r51435,3175l356869,22859r50800,3175l459104,29209r50800,2541l560704,34925r50800,2539l662940,40004r50800,3175l764540,45719r51434,2540l866774,50800r50800,1904l968374,55244r51436,2540l1070610,59689r50800,1905l1172845,64134r50800,1905l1274445,67944r51435,1906l1376680,71754r50800,1271l1478280,74929r51435,1271l1580515,78104r50799,1271l1682750,80644r50800,1906l1784350,83819r50800,635l1886585,85725r-687070,44450l1250315,132079r50800,1905l1351915,135889r50800,1270l1453515,139064r50800,1905l1555115,142239r50165,1270l1656079,145414r50800,1270l1757679,147954r50800,1271l1859279,150494r50800,1270l1960879,152400r50800,1269l2062479,154304r50801,635l2164080,156209r50800,635l2265680,157479r50800,635l2367280,158750r50800,l2468880,159384r50800,l2570480,160019r101600,l2722880,160654r50165,l2823845,160019r101600,l2976245,159384r50800,l3077845,158750r50800,l3179445,158114r50800,-635l3281045,156844r50800,-635l3382645,154939r50800,-635l3484245,153669r50800,-1269l3585845,151764r50800,-1270l3687445,149225r50800,-1271l3789045,146684r50800,-1270l3890645,143509r50165,-1270l3991610,140969r50800,-1905l4093210,137159r50800,-1270l4194810,133984r50800,-1905l4296410,130175,3609340,85725r51435,-1271l3711575,83819r50800,-1269l3813175,80644r51435,-1269l3915410,78104r50800,-1904l4017645,74929r50800,-1904l4119245,71754r50800,-1904l4221480,67944r50800,-1905l4323080,64134r51435,-2540l4425315,59689r50800,-1905l4527550,55244r50800,-2540l4629150,50800r50800,-2541l4731385,45719r50800,-2540l4832985,40004r51435,-2540l4935220,34925r50800,-3175l5036820,29209r51435,-3175l5139055,22859r50800,-3175l5241290,16509r50800,-3175l5342890,10159r50800,-3175l5445125,3175,5495925,,4808855,342900r687070,260349l5445760,606424r-49530,3810l5346065,613409r-50165,3175l5246370,619759r-50165,3175l5146040,626109r-50165,2540l5046345,631824r-50165,2540l4946015,637539r-49530,2540l4846320,642619r-50165,3175l4746625,648334r-50165,2540l4646295,652779r-50165,2540l4546600,657859r-50165,1905l4446270,662304r-49530,1905l4346575,666114r-50165,1905l4296410,733424r-50800,1905l4194810,737234r-50800,1905l4093210,741044r-50800,1270l3991610,744219r-50800,1270l3890645,747394r-50800,1270l3789045,749934r-50800,1270l3687445,752474r-50800,1270l3585845,755014r-50800,635l3484245,756919r-50800,635l3382645,758824r-50800,635l3281045,760094r-50800,635l3179445,761364r-50800,635l3077845,761999r-50800,635l2976245,763269r-152400,l2773045,763904r-50165,l2672080,763269r-152400,l2468880,762634r-50800,-635l2367280,761999r-50800,-635l2265680,760729r-50800,-635l2164080,759459r-50800,-635l2062479,757554r-50800,-635l1960879,755649r-50800,-635l1859279,753744r-50800,-1270l1757679,751204r-50800,-1270l1656079,748664r-50799,-1270l1555115,745489r-50800,-1270l1453515,742314r-50800,-1270l1351915,739139r-50800,-1905l1250315,735329r-50800,-1905l1199515,668019r-50166,-1905l1099185,664209r-49530,-1905l999490,659764r-50166,-1905l899795,655319r-50166,-2540l799465,650874r-49530,-2540l699770,645794r-50166,-3175l599440,640079r-49530,-2540l499745,634364r-50166,-2540l400050,628649r-50166,-2540l299719,622934r-49529,-3175l200025,616584r-50166,-3175l99694,610234,50165,606424,,603249,687070,342900,,xem1199515,668019r,-537844em4296410,130175r,537844em1886585,85725r,65404em3609340,151129r,-65404e" fill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31" type="#_x0000_t75" style="position:absolute;left:2778;top:3830;width:14847;height:1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">
                  <v:imagedata r:id="rId11" o:title=""/>
                </v:shape>
                <w10:wrap anchorx="margin" anchory="page"/>
              </v:group>
            </w:pict>
          </mc:Fallback>
        </mc:AlternateContent>
      </w:r>
      <w:r>
        <w:rPr>
          <w:sz w:val="32"/>
          <w:szCs w:val="32"/>
        </w:rPr>
        <w:t xml:space="preserve">        </w:t>
      </w:r>
      <w:r w:rsidR="00672BCB" w:rsidRPr="00B70A3A">
        <w:rPr>
          <w:sz w:val="32"/>
          <w:szCs w:val="32"/>
        </w:rPr>
        <w:t>DATTAKALA GROUP OF INSTITUTIONS,</w:t>
      </w:r>
      <w:r>
        <w:rPr>
          <w:sz w:val="32"/>
          <w:szCs w:val="32"/>
        </w:rPr>
        <w:t xml:space="preserve"> FACULTY OF </w:t>
      </w:r>
      <w:r w:rsidR="00672BCB" w:rsidRPr="00B70A3A">
        <w:rPr>
          <w:sz w:val="32"/>
          <w:szCs w:val="32"/>
        </w:rPr>
        <w:t>MANAGEMENT</w:t>
      </w:r>
    </w:p>
    <w:p w:rsidR="00672BCB" w:rsidRPr="00B70A3A" w:rsidRDefault="00B70A3A" w:rsidP="00B70A3A">
      <w:pPr>
        <w:spacing w:line="250" w:lineRule="exact"/>
        <w:ind w:firstLine="720"/>
        <w:rPr>
          <w:sz w:val="32"/>
          <w:szCs w:val="32"/>
        </w:rPr>
      </w:pPr>
      <w:r w:rsidRPr="00B70A3A">
        <w:rPr>
          <w:sz w:val="32"/>
          <w:szCs w:val="32"/>
        </w:rPr>
        <w:t xml:space="preserve">                          </w:t>
      </w:r>
      <w:r w:rsidR="00672BCB" w:rsidRPr="00B70A3A">
        <w:rPr>
          <w:sz w:val="32"/>
          <w:szCs w:val="32"/>
        </w:rPr>
        <w:t>MASTER OF COMPUTER APPLICATION</w:t>
      </w:r>
    </w:p>
    <w:p w:rsidR="00B70A3A" w:rsidRDefault="00B70A3A" w:rsidP="00B70A3A">
      <w:pPr>
        <w:spacing w:line="250" w:lineRule="exact"/>
        <w:ind w:left="2160"/>
        <w:rPr>
          <w:sz w:val="32"/>
          <w:szCs w:val="32"/>
        </w:rPr>
      </w:pPr>
      <w:r w:rsidRPr="00B70A3A">
        <w:rPr>
          <w:sz w:val="32"/>
          <w:szCs w:val="32"/>
        </w:rPr>
        <w:t xml:space="preserve">        </w:t>
      </w:r>
      <w:r w:rsidR="00672BCB" w:rsidRPr="00B70A3A">
        <w:rPr>
          <w:sz w:val="32"/>
          <w:szCs w:val="32"/>
        </w:rPr>
        <w:t xml:space="preserve">SWAMI-CHINCHOLI(BIGWAN), TAL-DAUND, </w:t>
      </w:r>
    </w:p>
    <w:p w:rsidR="00672BCB" w:rsidRPr="00B70A3A" w:rsidRDefault="00B70A3A" w:rsidP="00B70A3A">
      <w:pPr>
        <w:spacing w:line="250" w:lineRule="exact"/>
        <w:ind w:left="2160"/>
        <w:rPr>
          <w:sz w:val="32"/>
          <w:szCs w:val="32"/>
        </w:rPr>
      </w:pPr>
      <w:r>
        <w:rPr>
          <w:sz w:val="32"/>
          <w:szCs w:val="32"/>
        </w:rPr>
        <w:t xml:space="preserve">        </w:t>
      </w:r>
      <w:r w:rsidR="00672BCB" w:rsidRPr="00B70A3A">
        <w:rPr>
          <w:sz w:val="32"/>
          <w:szCs w:val="32"/>
        </w:rPr>
        <w:t>DIST-PUNE 413130</w:t>
      </w:r>
    </w:p>
    <w:p w:rsidR="00672BCB" w:rsidRDefault="00672BCB" w:rsidP="00672BCB">
      <w:pPr>
        <w:pStyle w:val="BodyText"/>
        <w:rPr>
          <w:rFonts w:ascii="Calibri"/>
          <w:b/>
          <w:sz w:val="48"/>
        </w:rPr>
      </w:pPr>
    </w:p>
    <w:p w:rsidR="00672BCB" w:rsidRDefault="00672BCB" w:rsidP="00672BCB">
      <w:pPr>
        <w:pStyle w:val="BodyText"/>
        <w:rPr>
          <w:rFonts w:ascii="Calibri"/>
          <w:b/>
          <w:sz w:val="48"/>
        </w:rPr>
      </w:pPr>
    </w:p>
    <w:p w:rsidR="00672BCB" w:rsidRDefault="00672BCB" w:rsidP="00672BCB">
      <w:pPr>
        <w:pStyle w:val="BodyText"/>
        <w:rPr>
          <w:rFonts w:ascii="Calibri"/>
          <w:b/>
          <w:sz w:val="48"/>
        </w:rPr>
      </w:pPr>
    </w:p>
    <w:p w:rsidR="00B70A3A" w:rsidRDefault="00B70A3A" w:rsidP="00B70A3A">
      <w:pPr>
        <w:pStyle w:val="Heading1"/>
        <w:tabs>
          <w:tab w:val="left" w:pos="3969"/>
        </w:tabs>
        <w:ind w:left="0" w:right="1758"/>
        <w:jc w:val="left"/>
        <w:rPr>
          <w:rFonts w:ascii="Calibri"/>
          <w:bCs w:val="0"/>
          <w:sz w:val="48"/>
          <w:szCs w:val="24"/>
        </w:rPr>
      </w:pPr>
      <w:r>
        <w:rPr>
          <w:rFonts w:ascii="Calibri"/>
          <w:bCs w:val="0"/>
          <w:sz w:val="48"/>
          <w:szCs w:val="24"/>
        </w:rPr>
        <w:t xml:space="preserve">                                  </w:t>
      </w:r>
      <w:r w:rsidR="00502DCA">
        <w:rPr>
          <w:rFonts w:ascii="Calibri"/>
          <w:bCs w:val="0"/>
          <w:sz w:val="48"/>
          <w:szCs w:val="24"/>
        </w:rPr>
        <w:t xml:space="preserve">      </w:t>
      </w:r>
      <w:r w:rsidR="00502DCA" w:rsidRPr="00502DCA">
        <w:rPr>
          <w:rFonts w:ascii="Calibri"/>
          <w:bCs w:val="0"/>
          <w:color w:val="FF0000"/>
          <w:sz w:val="48"/>
          <w:szCs w:val="24"/>
        </w:rPr>
        <w:t>Certificate</w:t>
      </w:r>
    </w:p>
    <w:p w:rsidR="00B70A3A" w:rsidRDefault="00B70A3A" w:rsidP="00B70A3A">
      <w:pPr>
        <w:pStyle w:val="Heading1"/>
        <w:tabs>
          <w:tab w:val="left" w:pos="3969"/>
        </w:tabs>
        <w:ind w:left="0" w:right="1758"/>
        <w:jc w:val="left"/>
      </w:pPr>
      <w:r>
        <w:rPr>
          <w:rFonts w:ascii="Calibri"/>
          <w:bCs w:val="0"/>
          <w:sz w:val="48"/>
          <w:szCs w:val="24"/>
        </w:rPr>
        <w:t xml:space="preserve">                                         </w:t>
      </w:r>
    </w:p>
    <w:p w:rsidR="00672BCB" w:rsidRDefault="00672BCB" w:rsidP="00B70A3A">
      <w:pPr>
        <w:pStyle w:val="BodyText"/>
        <w:jc w:val="center"/>
        <w:rPr>
          <w:rFonts w:ascii="Calibri"/>
          <w:b/>
          <w:sz w:val="48"/>
        </w:rPr>
      </w:pPr>
    </w:p>
    <w:p w:rsidR="00672BCB" w:rsidRPr="00B70A3A" w:rsidRDefault="00B70A3A" w:rsidP="00B70A3A">
      <w:pPr>
        <w:spacing w:before="1" w:line="508" w:lineRule="auto"/>
        <w:ind w:left="560" w:right="274"/>
        <w:jc w:val="both"/>
        <w:rPr>
          <w:color w:val="4F81BA"/>
          <w:sz w:val="34"/>
        </w:rPr>
      </w:pPr>
      <w:r>
        <w:rPr>
          <w:color w:val="4F81BA"/>
          <w:sz w:val="34"/>
        </w:rPr>
        <w:t xml:space="preserve">              </w:t>
      </w:r>
      <w:r w:rsidR="00672BCB">
        <w:rPr>
          <w:color w:val="4F81BA"/>
          <w:sz w:val="34"/>
        </w:rPr>
        <w:t xml:space="preserve">This is to certify that </w:t>
      </w:r>
      <w:r w:rsidR="00672BCB">
        <w:rPr>
          <w:sz w:val="34"/>
        </w:rPr>
        <w:t xml:space="preserve">Mr. </w:t>
      </w:r>
      <w:r>
        <w:rPr>
          <w:sz w:val="34"/>
        </w:rPr>
        <w:t xml:space="preserve">Sameer Sayyad, </w:t>
      </w:r>
      <w:r w:rsidR="00672BCB">
        <w:rPr>
          <w:color w:val="4F81BA"/>
          <w:sz w:val="34"/>
        </w:rPr>
        <w:t xml:space="preserve">has successfully &amp; satisfactorily completed &amp; submitted the documentation of </w:t>
      </w:r>
      <w:r>
        <w:rPr>
          <w:b/>
          <w:color w:val="4F81BA"/>
          <w:sz w:val="34"/>
        </w:rPr>
        <w:t>Hospital</w:t>
      </w:r>
      <w:r w:rsidR="00672BCB">
        <w:rPr>
          <w:b/>
          <w:color w:val="4F81BA"/>
          <w:sz w:val="34"/>
        </w:rPr>
        <w:t xml:space="preserve"> Management System</w:t>
      </w:r>
      <w:r w:rsidR="00672BCB">
        <w:rPr>
          <w:color w:val="4F81BA"/>
          <w:sz w:val="34"/>
        </w:rPr>
        <w:t>. In Partial fulfillment for</w:t>
      </w:r>
      <w:r>
        <w:rPr>
          <w:color w:val="4F81BA"/>
          <w:sz w:val="34"/>
        </w:rPr>
        <w:t xml:space="preserve"> </w:t>
      </w:r>
      <w:r w:rsidR="00672BCB" w:rsidRPr="00B70A3A">
        <w:rPr>
          <w:color w:val="4F81BA"/>
          <w:sz w:val="34"/>
        </w:rPr>
        <w:t>the degree course in Master of Computer Application prescribed by University of Pune, under the guidance of Prof. Takale S.B</w:t>
      </w:r>
      <w:r>
        <w:rPr>
          <w:color w:val="4F81BA"/>
          <w:sz w:val="34"/>
        </w:rPr>
        <w:t xml:space="preserve"> </w:t>
      </w:r>
      <w:r w:rsidR="00672BCB">
        <w:rPr>
          <w:color w:val="4F81BA"/>
          <w:sz w:val="34"/>
        </w:rPr>
        <w:t>For</w:t>
      </w:r>
      <w:r w:rsidR="00672BCB">
        <w:rPr>
          <w:color w:val="4F81BA"/>
          <w:spacing w:val="-2"/>
          <w:sz w:val="34"/>
        </w:rPr>
        <w:t xml:space="preserve"> </w:t>
      </w:r>
      <w:r w:rsidR="00672BCB">
        <w:rPr>
          <w:color w:val="4F81BA"/>
          <w:sz w:val="34"/>
        </w:rPr>
        <w:t>academic</w:t>
      </w:r>
      <w:r w:rsidR="00672BCB">
        <w:rPr>
          <w:color w:val="4F81BA"/>
          <w:spacing w:val="-3"/>
          <w:sz w:val="34"/>
        </w:rPr>
        <w:t xml:space="preserve"> </w:t>
      </w:r>
      <w:r w:rsidR="00672BCB">
        <w:rPr>
          <w:color w:val="4F81BA"/>
          <w:sz w:val="34"/>
        </w:rPr>
        <w:t xml:space="preserve">year </w:t>
      </w:r>
      <w:r w:rsidR="00672BCB">
        <w:rPr>
          <w:b/>
          <w:color w:val="4F81BA"/>
          <w:sz w:val="34"/>
        </w:rPr>
        <w:t>2023</w:t>
      </w:r>
      <w:r w:rsidR="00672BCB">
        <w:rPr>
          <w:b/>
          <w:color w:val="4F81BA"/>
          <w:spacing w:val="-2"/>
          <w:sz w:val="34"/>
        </w:rPr>
        <w:t xml:space="preserve"> </w:t>
      </w:r>
      <w:r>
        <w:rPr>
          <w:b/>
          <w:color w:val="4F81BA"/>
          <w:sz w:val="34"/>
        </w:rPr>
        <w:t>–</w:t>
      </w:r>
      <w:r w:rsidR="00672BCB">
        <w:rPr>
          <w:b/>
          <w:color w:val="4F81BA"/>
          <w:spacing w:val="-1"/>
          <w:sz w:val="34"/>
        </w:rPr>
        <w:t xml:space="preserve"> </w:t>
      </w:r>
      <w:r w:rsidR="00672BCB">
        <w:rPr>
          <w:b/>
          <w:color w:val="4F81BA"/>
          <w:spacing w:val="-5"/>
          <w:sz w:val="34"/>
        </w:rPr>
        <w:t>24</w:t>
      </w:r>
      <w:r>
        <w:rPr>
          <w:b/>
          <w:color w:val="4F81BA"/>
          <w:spacing w:val="-5"/>
          <w:sz w:val="34"/>
        </w:rPr>
        <w:t>.</w:t>
      </w:r>
    </w:p>
    <w:p w:rsidR="00672BCB" w:rsidRDefault="00672BCB" w:rsidP="00672BCB">
      <w:pPr>
        <w:pStyle w:val="BodyText"/>
        <w:rPr>
          <w:b/>
          <w:sz w:val="34"/>
        </w:rPr>
      </w:pPr>
    </w:p>
    <w:p w:rsidR="00672BCB" w:rsidRDefault="00672BCB" w:rsidP="00672BCB">
      <w:pPr>
        <w:pStyle w:val="BodyText"/>
        <w:spacing w:before="258"/>
        <w:rPr>
          <w:b/>
          <w:sz w:val="34"/>
        </w:rPr>
      </w:pPr>
    </w:p>
    <w:p w:rsidR="00672BCB" w:rsidRDefault="00672BCB" w:rsidP="00672BCB">
      <w:pPr>
        <w:pStyle w:val="Heading3"/>
        <w:tabs>
          <w:tab w:val="left" w:pos="4653"/>
          <w:tab w:val="left" w:pos="8198"/>
        </w:tabs>
      </w:pPr>
      <w:r>
        <w:rPr>
          <w:color w:val="001F5F"/>
        </w:rPr>
        <w:t>Prof.</w:t>
      </w:r>
      <w:r>
        <w:rPr>
          <w:color w:val="001F5F"/>
          <w:spacing w:val="-10"/>
        </w:rPr>
        <w:t xml:space="preserve"> </w:t>
      </w:r>
      <w:r>
        <w:rPr>
          <w:color w:val="001F5F"/>
        </w:rPr>
        <w:t>In-</w:t>
      </w:r>
      <w:r>
        <w:rPr>
          <w:color w:val="001F5F"/>
          <w:spacing w:val="-2"/>
        </w:rPr>
        <w:t>Charge</w:t>
      </w:r>
      <w:r>
        <w:rPr>
          <w:color w:val="001F5F"/>
        </w:rPr>
        <w:tab/>
      </w:r>
      <w:r>
        <w:rPr>
          <w:color w:val="001F5F"/>
          <w:spacing w:val="-2"/>
        </w:rPr>
        <w:t>Examiner</w:t>
      </w:r>
      <w:r>
        <w:rPr>
          <w:color w:val="001F5F"/>
        </w:rPr>
        <w:tab/>
        <w:t>H.O.D</w:t>
      </w:r>
      <w:r>
        <w:rPr>
          <w:color w:val="001F5F"/>
          <w:spacing w:val="-7"/>
        </w:rPr>
        <w:t xml:space="preserve"> </w:t>
      </w:r>
      <w:r>
        <w:rPr>
          <w:color w:val="001F5F"/>
        </w:rPr>
        <w:t>of</w:t>
      </w:r>
      <w:r>
        <w:rPr>
          <w:color w:val="001F5F"/>
          <w:spacing w:val="-5"/>
        </w:rPr>
        <w:t xml:space="preserve"> </w:t>
      </w:r>
      <w:r>
        <w:rPr>
          <w:color w:val="001F5F"/>
          <w:spacing w:val="-4"/>
        </w:rPr>
        <w:t>Dept</w:t>
      </w:r>
    </w:p>
    <w:p w:rsidR="00672BCB" w:rsidRDefault="00672BCB">
      <w:pPr>
        <w:spacing w:line="250" w:lineRule="exact"/>
        <w:jc w:val="center"/>
        <w:sectPr w:rsidR="00672BCB" w:rsidSect="00F1435B">
          <w:footerReference w:type="default" r:id="rId12"/>
          <w:type w:val="continuous"/>
          <w:pgSz w:w="11910" w:h="16840"/>
          <w:pgMar w:top="1701" w:right="995" w:bottom="280" w:left="540" w:header="720" w:footer="720" w:gutter="0"/>
          <w:cols w:space="720"/>
        </w:sectPr>
      </w:pPr>
    </w:p>
    <w:p w:rsidR="00EC30F6" w:rsidDel="007A7BA8" w:rsidRDefault="00EC30F6">
      <w:pPr>
        <w:pStyle w:val="BodyText"/>
        <w:rPr>
          <w:del w:id="6" w:author="Dell" w:date="2023-12-19T06:10:00Z"/>
          <w:b/>
          <w:sz w:val="20"/>
        </w:rPr>
      </w:pPr>
    </w:p>
    <w:p w:rsidR="001546D3" w:rsidDel="007A7BA8" w:rsidRDefault="001546D3">
      <w:pPr>
        <w:pStyle w:val="BodyText"/>
        <w:rPr>
          <w:del w:id="7" w:author="Dell" w:date="2023-12-19T06:10:00Z"/>
          <w:b/>
          <w:sz w:val="20"/>
        </w:rPr>
      </w:pPr>
    </w:p>
    <w:p w:rsidR="001546D3" w:rsidDel="007A7BA8" w:rsidRDefault="001546D3">
      <w:pPr>
        <w:pStyle w:val="BodyText"/>
        <w:rPr>
          <w:del w:id="8" w:author="Dell" w:date="2023-12-19T06:10:00Z"/>
          <w:b/>
          <w:sz w:val="20"/>
        </w:rPr>
      </w:pPr>
    </w:p>
    <w:p w:rsidR="001546D3" w:rsidDel="007A7BA8" w:rsidRDefault="001546D3">
      <w:pPr>
        <w:pStyle w:val="BodyText"/>
        <w:rPr>
          <w:del w:id="9" w:author="Dell" w:date="2023-12-19T06:10:00Z"/>
          <w:b/>
          <w:sz w:val="20"/>
        </w:rPr>
      </w:pPr>
    </w:p>
    <w:p w:rsidR="001546D3" w:rsidDel="007A7BA8" w:rsidRDefault="001546D3">
      <w:pPr>
        <w:pStyle w:val="BodyText"/>
        <w:spacing w:before="6"/>
        <w:rPr>
          <w:del w:id="10" w:author="Dell" w:date="2023-12-19T06:10:00Z"/>
          <w:b/>
          <w:sz w:val="26"/>
        </w:rPr>
      </w:pPr>
    </w:p>
    <w:p w:rsidR="001546D3" w:rsidRPr="00C5013A" w:rsidRDefault="00577A85">
      <w:pPr>
        <w:pStyle w:val="Heading5"/>
        <w:ind w:left="0"/>
        <w:rPr>
          <w:sz w:val="32"/>
          <w:szCs w:val="32"/>
        </w:rPr>
        <w:pPrChange w:id="11" w:author="Dell" w:date="2023-12-19T06:10:00Z">
          <w:pPr>
            <w:pStyle w:val="Heading5"/>
            <w:ind w:left="1265"/>
          </w:pPr>
        </w:pPrChange>
      </w:pPr>
      <w:bookmarkStart w:id="12" w:name="DECLARATION"/>
      <w:bookmarkEnd w:id="12"/>
      <w:r w:rsidRPr="00C5013A">
        <w:rPr>
          <w:sz w:val="32"/>
          <w:szCs w:val="32"/>
        </w:rPr>
        <w:t>DECLARATION</w:t>
      </w:r>
    </w:p>
    <w:p w:rsidR="001546D3" w:rsidRDefault="001546D3">
      <w:pPr>
        <w:pStyle w:val="BodyText"/>
        <w:rPr>
          <w:b/>
          <w:sz w:val="28"/>
        </w:rPr>
      </w:pPr>
    </w:p>
    <w:p w:rsidR="001546D3" w:rsidRDefault="001546D3">
      <w:pPr>
        <w:pStyle w:val="BodyText"/>
        <w:spacing w:before="5"/>
        <w:rPr>
          <w:b/>
          <w:sz w:val="37"/>
        </w:rPr>
      </w:pPr>
    </w:p>
    <w:p w:rsidR="00C26F44" w:rsidRPr="007A7BA8" w:rsidRDefault="00C26F44" w:rsidP="00C26F44">
      <w:pPr>
        <w:pStyle w:val="Heading6"/>
        <w:ind w:left="0" w:firstLine="0"/>
        <w:jc w:val="both"/>
        <w:rPr>
          <w:b w:val="0"/>
          <w:bCs w:val="0"/>
          <w:rPrChange w:id="13" w:author="Dell" w:date="2023-12-19T06:09:00Z">
            <w:rPr/>
          </w:rPrChange>
        </w:rPr>
      </w:pPr>
    </w:p>
    <w:p w:rsidR="001546D3" w:rsidRPr="007A7BA8" w:rsidRDefault="007A7BA8">
      <w:pPr>
        <w:pStyle w:val="Heading6"/>
        <w:spacing w:line="360" w:lineRule="auto"/>
        <w:ind w:left="0" w:firstLine="0"/>
        <w:jc w:val="both"/>
        <w:rPr>
          <w:b w:val="0"/>
          <w:rPrChange w:id="14" w:author="Dell" w:date="2023-12-19T06:09:00Z">
            <w:rPr>
              <w:b/>
              <w:sz w:val="24"/>
            </w:rPr>
          </w:rPrChange>
        </w:rPr>
        <w:pPrChange w:id="15" w:author="Dell" w:date="2023-12-16T15:15:00Z">
          <w:pPr>
            <w:spacing w:before="151" w:line="374" w:lineRule="auto"/>
            <w:ind w:left="895" w:right="949"/>
            <w:jc w:val="both"/>
          </w:pPr>
        </w:pPrChange>
      </w:pPr>
      <w:r>
        <w:rPr>
          <w:b w:val="0"/>
          <w:bCs w:val="0"/>
        </w:rPr>
        <w:tab/>
      </w:r>
      <w:r w:rsidR="00577A85" w:rsidRPr="007A7BA8">
        <w:rPr>
          <w:b w:val="0"/>
          <w:bCs w:val="0"/>
          <w:rPrChange w:id="16" w:author="Dell" w:date="2023-12-19T06:09:00Z">
            <w:rPr>
              <w:b/>
              <w:bCs/>
            </w:rPr>
          </w:rPrChange>
        </w:rPr>
        <w:t>I,</w:t>
      </w:r>
      <w:r w:rsidR="00577A85" w:rsidRPr="007A7BA8">
        <w:rPr>
          <w:b w:val="0"/>
          <w:bCs w:val="0"/>
          <w:spacing w:val="4"/>
          <w:rPrChange w:id="17" w:author="Dell" w:date="2023-12-19T06:09:00Z">
            <w:rPr>
              <w:b/>
              <w:bCs/>
              <w:spacing w:val="4"/>
            </w:rPr>
          </w:rPrChange>
        </w:rPr>
        <w:t xml:space="preserve"> </w:t>
      </w:r>
      <w:r w:rsidR="00577A85" w:rsidRPr="007A7BA8">
        <w:rPr>
          <w:b w:val="0"/>
          <w:bCs w:val="0"/>
          <w:rPrChange w:id="18" w:author="Dell" w:date="2023-12-19T06:09:00Z">
            <w:rPr>
              <w:b/>
              <w:bCs/>
            </w:rPr>
          </w:rPrChange>
        </w:rPr>
        <w:t>the</w:t>
      </w:r>
      <w:r w:rsidR="00577A85" w:rsidRPr="007A7BA8">
        <w:rPr>
          <w:b w:val="0"/>
          <w:bCs w:val="0"/>
          <w:spacing w:val="-3"/>
          <w:rPrChange w:id="19" w:author="Dell" w:date="2023-12-19T06:09:00Z">
            <w:rPr>
              <w:b/>
              <w:bCs/>
              <w:spacing w:val="-3"/>
            </w:rPr>
          </w:rPrChange>
        </w:rPr>
        <w:t xml:space="preserve"> </w:t>
      </w:r>
      <w:r w:rsidR="00577A85" w:rsidRPr="007A7BA8">
        <w:rPr>
          <w:b w:val="0"/>
          <w:bCs w:val="0"/>
          <w:rPrChange w:id="20" w:author="Dell" w:date="2023-12-19T06:09:00Z">
            <w:rPr>
              <w:b/>
              <w:bCs/>
            </w:rPr>
          </w:rPrChange>
        </w:rPr>
        <w:t>undersigned</w:t>
      </w:r>
      <w:r w:rsidR="00577A85" w:rsidRPr="007A7BA8">
        <w:rPr>
          <w:b w:val="0"/>
          <w:bCs w:val="0"/>
          <w:spacing w:val="2"/>
          <w:rPrChange w:id="21" w:author="Dell" w:date="2023-12-19T06:09:00Z">
            <w:rPr>
              <w:b/>
              <w:bCs/>
              <w:spacing w:val="2"/>
            </w:rPr>
          </w:rPrChange>
        </w:rPr>
        <w:t xml:space="preserve"> </w:t>
      </w:r>
      <w:r w:rsidR="00577A85" w:rsidRPr="007A7BA8">
        <w:rPr>
          <w:b w:val="0"/>
          <w:bCs w:val="0"/>
          <w:rPrChange w:id="22" w:author="Dell" w:date="2023-12-19T06:09:00Z">
            <w:rPr>
              <w:b/>
              <w:bCs/>
            </w:rPr>
          </w:rPrChange>
        </w:rPr>
        <w:t>hereby</w:t>
      </w:r>
      <w:r w:rsidR="00577A85" w:rsidRPr="007A7BA8">
        <w:rPr>
          <w:b w:val="0"/>
          <w:bCs w:val="0"/>
          <w:spacing w:val="2"/>
          <w:rPrChange w:id="23" w:author="Dell" w:date="2023-12-19T06:09:00Z">
            <w:rPr>
              <w:b/>
              <w:bCs/>
              <w:spacing w:val="2"/>
            </w:rPr>
          </w:rPrChange>
        </w:rPr>
        <w:t xml:space="preserve"> </w:t>
      </w:r>
      <w:r w:rsidR="00577A85" w:rsidRPr="007A7BA8">
        <w:rPr>
          <w:b w:val="0"/>
          <w:bCs w:val="0"/>
          <w:rPrChange w:id="24" w:author="Dell" w:date="2023-12-19T06:09:00Z">
            <w:rPr>
              <w:b/>
              <w:bCs/>
            </w:rPr>
          </w:rPrChange>
        </w:rPr>
        <w:t>declare</w:t>
      </w:r>
      <w:r w:rsidR="00577A85" w:rsidRPr="007A7BA8">
        <w:rPr>
          <w:b w:val="0"/>
          <w:bCs w:val="0"/>
          <w:spacing w:val="2"/>
          <w:rPrChange w:id="25" w:author="Dell" w:date="2023-12-19T06:09:00Z">
            <w:rPr>
              <w:b/>
              <w:bCs/>
              <w:spacing w:val="2"/>
            </w:rPr>
          </w:rPrChange>
        </w:rPr>
        <w:t xml:space="preserve"> </w:t>
      </w:r>
      <w:r w:rsidR="00577A85" w:rsidRPr="007A7BA8">
        <w:rPr>
          <w:b w:val="0"/>
          <w:bCs w:val="0"/>
          <w:rPrChange w:id="26" w:author="Dell" w:date="2023-12-19T06:09:00Z">
            <w:rPr>
              <w:b/>
              <w:bCs/>
            </w:rPr>
          </w:rPrChange>
        </w:rPr>
        <w:t>that</w:t>
      </w:r>
      <w:r w:rsidR="00577A85" w:rsidRPr="007A7BA8">
        <w:rPr>
          <w:b w:val="0"/>
          <w:bCs w:val="0"/>
          <w:spacing w:val="-2"/>
          <w:rPrChange w:id="27" w:author="Dell" w:date="2023-12-19T06:09:00Z">
            <w:rPr>
              <w:b/>
              <w:bCs/>
              <w:spacing w:val="-2"/>
            </w:rPr>
          </w:rPrChange>
        </w:rPr>
        <w:t xml:space="preserve"> </w:t>
      </w:r>
      <w:r w:rsidR="00577A85" w:rsidRPr="007A7BA8">
        <w:rPr>
          <w:b w:val="0"/>
          <w:bCs w:val="0"/>
          <w:rPrChange w:id="28" w:author="Dell" w:date="2023-12-19T06:09:00Z">
            <w:rPr>
              <w:b/>
              <w:bCs/>
            </w:rPr>
          </w:rPrChange>
        </w:rPr>
        <w:t>the</w:t>
      </w:r>
      <w:r w:rsidR="00577A85" w:rsidRPr="007A7BA8">
        <w:rPr>
          <w:b w:val="0"/>
          <w:bCs w:val="0"/>
          <w:spacing w:val="-3"/>
          <w:rPrChange w:id="29" w:author="Dell" w:date="2023-12-19T06:09:00Z">
            <w:rPr>
              <w:b/>
              <w:bCs/>
              <w:spacing w:val="-3"/>
            </w:rPr>
          </w:rPrChange>
        </w:rPr>
        <w:t xml:space="preserve"> </w:t>
      </w:r>
      <w:r w:rsidR="00577A85" w:rsidRPr="007A7BA8">
        <w:rPr>
          <w:b w:val="0"/>
          <w:bCs w:val="0"/>
          <w:rPrChange w:id="30" w:author="Dell" w:date="2023-12-19T06:09:00Z">
            <w:rPr>
              <w:b/>
              <w:bCs/>
            </w:rPr>
          </w:rPrChange>
        </w:rPr>
        <w:t>project</w:t>
      </w:r>
      <w:r w:rsidR="00577A85" w:rsidRPr="007A7BA8">
        <w:rPr>
          <w:b w:val="0"/>
          <w:bCs w:val="0"/>
          <w:spacing w:val="4"/>
          <w:rPrChange w:id="31" w:author="Dell" w:date="2023-12-19T06:09:00Z">
            <w:rPr>
              <w:b/>
              <w:bCs/>
              <w:spacing w:val="4"/>
            </w:rPr>
          </w:rPrChange>
        </w:rPr>
        <w:t xml:space="preserve"> </w:t>
      </w:r>
      <w:r w:rsidR="00577A85" w:rsidRPr="007A7BA8">
        <w:rPr>
          <w:b w:val="0"/>
          <w:bCs w:val="0"/>
          <w:rPrChange w:id="32" w:author="Dell" w:date="2023-12-19T06:09:00Z">
            <w:rPr>
              <w:b/>
              <w:bCs/>
            </w:rPr>
          </w:rPrChange>
        </w:rPr>
        <w:t>entitle</w:t>
      </w:r>
      <w:r w:rsidR="00577A85" w:rsidRPr="007A7BA8">
        <w:rPr>
          <w:b w:val="0"/>
          <w:bCs w:val="0"/>
          <w:spacing w:val="10"/>
          <w:rPrChange w:id="33" w:author="Dell" w:date="2023-12-19T06:09:00Z">
            <w:rPr>
              <w:b/>
              <w:bCs/>
              <w:spacing w:val="10"/>
            </w:rPr>
          </w:rPrChange>
        </w:rPr>
        <w:t xml:space="preserve"> </w:t>
      </w:r>
      <w:r w:rsidR="00577A85" w:rsidRPr="007A7BA8">
        <w:rPr>
          <w:b w:val="0"/>
          <w:bCs w:val="0"/>
          <w:color w:val="006FC0"/>
          <w:u w:val="thick" w:color="006FC0"/>
          <w:rPrChange w:id="34" w:author="Dell" w:date="2023-12-19T06:09:00Z">
            <w:rPr>
              <w:b/>
              <w:bCs/>
              <w:color w:val="006FC0"/>
              <w:u w:val="thick" w:color="006FC0"/>
            </w:rPr>
          </w:rPrChange>
        </w:rPr>
        <w:t>“</w:t>
      </w:r>
      <w:r w:rsidR="00C26F44" w:rsidRPr="007A7BA8">
        <w:rPr>
          <w:b w:val="0"/>
          <w:bCs w:val="0"/>
          <w:color w:val="006FC0"/>
          <w:u w:val="thick" w:color="006FC0"/>
          <w:rPrChange w:id="35" w:author="Dell" w:date="2023-12-19T06:09:00Z">
            <w:rPr>
              <w:b/>
              <w:bCs/>
              <w:color w:val="006FC0"/>
              <w:u w:val="thick" w:color="006FC0"/>
            </w:rPr>
          </w:rPrChange>
        </w:rPr>
        <w:t>Hospital</w:t>
      </w:r>
      <w:r w:rsidR="00577A85" w:rsidRPr="007A7BA8">
        <w:rPr>
          <w:b w:val="0"/>
          <w:bCs w:val="0"/>
          <w:color w:val="006FC0"/>
          <w:spacing w:val="-3"/>
          <w:u w:val="thick" w:color="006FC0"/>
          <w:rPrChange w:id="36" w:author="Dell" w:date="2023-12-19T06:09:00Z">
            <w:rPr>
              <w:b/>
              <w:bCs/>
              <w:color w:val="006FC0"/>
              <w:spacing w:val="-3"/>
              <w:u w:val="thick" w:color="006FC0"/>
            </w:rPr>
          </w:rPrChange>
        </w:rPr>
        <w:t xml:space="preserve"> </w:t>
      </w:r>
      <w:r w:rsidR="00577A85" w:rsidRPr="007A7BA8">
        <w:rPr>
          <w:b w:val="0"/>
          <w:bCs w:val="0"/>
          <w:color w:val="006FC0"/>
          <w:u w:val="thick" w:color="006FC0"/>
          <w:rPrChange w:id="37" w:author="Dell" w:date="2023-12-19T06:09:00Z">
            <w:rPr>
              <w:b/>
              <w:bCs/>
              <w:color w:val="006FC0"/>
              <w:u w:val="thick" w:color="006FC0"/>
            </w:rPr>
          </w:rPrChange>
        </w:rPr>
        <w:t>Management</w:t>
      </w:r>
      <w:r w:rsidR="00577A85" w:rsidRPr="007A7BA8">
        <w:rPr>
          <w:b w:val="0"/>
          <w:bCs w:val="0"/>
          <w:color w:val="006FC0"/>
          <w:spacing w:val="-2"/>
          <w:u w:val="thick" w:color="006FC0"/>
          <w:rPrChange w:id="38" w:author="Dell" w:date="2023-12-19T06:09:00Z">
            <w:rPr>
              <w:b/>
              <w:bCs/>
              <w:color w:val="006FC0"/>
              <w:spacing w:val="-2"/>
              <w:u w:val="thick" w:color="006FC0"/>
            </w:rPr>
          </w:rPrChange>
        </w:rPr>
        <w:t xml:space="preserve"> </w:t>
      </w:r>
      <w:del w:id="39" w:author="Manoj" w:date="2023-12-15T22:32:00Z">
        <w:r w:rsidR="00577A85" w:rsidRPr="007A7BA8" w:rsidDel="00B24BE4">
          <w:rPr>
            <w:b w:val="0"/>
            <w:bCs w:val="0"/>
            <w:color w:val="006FC0"/>
            <w:u w:val="thick" w:color="006FC0"/>
            <w:rPrChange w:id="40" w:author="Dell" w:date="2023-12-19T06:09:00Z">
              <w:rPr>
                <w:b/>
                <w:bCs/>
                <w:color w:val="006FC0"/>
                <w:u w:val="thick" w:color="006FC0"/>
              </w:rPr>
            </w:rPrChange>
          </w:rPr>
          <w:delText>System</w:delText>
        </w:r>
        <w:r w:rsidR="00577A85" w:rsidRPr="007A7BA8" w:rsidDel="00B24BE4">
          <w:rPr>
            <w:b w:val="0"/>
            <w:bCs w:val="0"/>
            <w:color w:val="006FC0"/>
            <w:spacing w:val="-1"/>
            <w:u w:val="thick" w:color="006FC0"/>
            <w:rPrChange w:id="41" w:author="Dell" w:date="2023-12-19T06:09:00Z">
              <w:rPr>
                <w:b/>
                <w:bCs/>
                <w:color w:val="006FC0"/>
                <w:spacing w:val="-1"/>
                <w:u w:val="thick" w:color="006FC0"/>
              </w:rPr>
            </w:rPrChange>
          </w:rPr>
          <w:delText xml:space="preserve"> </w:delText>
        </w:r>
        <w:r w:rsidR="00577A85" w:rsidRPr="007A7BA8" w:rsidDel="00B24BE4">
          <w:rPr>
            <w:b w:val="0"/>
            <w:bCs w:val="0"/>
            <w:color w:val="006FC0"/>
            <w:u w:val="thick" w:color="006FC0"/>
            <w:rPrChange w:id="42" w:author="Dell" w:date="2023-12-19T06:09:00Z">
              <w:rPr>
                <w:b/>
                <w:bCs/>
                <w:color w:val="006FC0"/>
                <w:u w:val="thick" w:color="006FC0"/>
              </w:rPr>
            </w:rPrChange>
          </w:rPr>
          <w:delText>”</w:delText>
        </w:r>
      </w:del>
      <w:ins w:id="43" w:author="Manoj" w:date="2023-12-15T22:32:00Z">
        <w:r w:rsidR="00B24BE4" w:rsidRPr="007A7BA8">
          <w:rPr>
            <w:b w:val="0"/>
            <w:bCs w:val="0"/>
            <w:color w:val="006FC0"/>
            <w:u w:val="thick" w:color="006FC0"/>
            <w:rPrChange w:id="44" w:author="Dell" w:date="2023-12-19T06:09:00Z">
              <w:rPr>
                <w:b/>
                <w:bCs/>
                <w:color w:val="006FC0"/>
                <w:u w:val="thick" w:color="006FC0"/>
              </w:rPr>
            </w:rPrChange>
          </w:rPr>
          <w:t>System</w:t>
        </w:r>
        <w:r w:rsidR="00B24BE4" w:rsidRPr="007A7BA8">
          <w:rPr>
            <w:b w:val="0"/>
            <w:bCs w:val="0"/>
            <w:color w:val="006FC0"/>
            <w:spacing w:val="-1"/>
            <w:u w:val="thick" w:color="006FC0"/>
            <w:rPrChange w:id="45" w:author="Dell" w:date="2023-12-19T06:09:00Z">
              <w:rPr>
                <w:b/>
                <w:bCs/>
                <w:color w:val="006FC0"/>
                <w:spacing w:val="-1"/>
                <w:u w:val="thick" w:color="006FC0"/>
              </w:rPr>
            </w:rPrChange>
          </w:rPr>
          <w:t>”</w:t>
        </w:r>
      </w:ins>
      <w:r w:rsidR="00577A85" w:rsidRPr="007A7BA8">
        <w:rPr>
          <w:b w:val="0"/>
          <w:bCs w:val="0"/>
          <w:rPrChange w:id="46" w:author="Dell" w:date="2023-12-19T06:09:00Z">
            <w:rPr>
              <w:bCs/>
            </w:rPr>
          </w:rPrChange>
        </w:rPr>
        <w:t>,</w:t>
      </w:r>
      <w:r>
        <w:rPr>
          <w:b w:val="0"/>
          <w:bCs w:val="0"/>
        </w:rPr>
        <w:t xml:space="preserve"> </w:t>
      </w:r>
      <w:r w:rsidR="00577A85" w:rsidRPr="007A7BA8">
        <w:rPr>
          <w:b w:val="0"/>
          <w:bCs w:val="0"/>
          <w:rPrChange w:id="47" w:author="Dell" w:date="2023-12-19T06:09:00Z">
            <w:rPr>
              <w:bCs/>
            </w:rPr>
          </w:rPrChange>
        </w:rPr>
        <w:t>being</w:t>
      </w:r>
      <w:r w:rsidR="00577A85" w:rsidRPr="007A7BA8">
        <w:rPr>
          <w:b w:val="0"/>
          <w:bCs w:val="0"/>
          <w:spacing w:val="1"/>
          <w:rPrChange w:id="48" w:author="Dell" w:date="2023-12-19T06:09:00Z">
            <w:rPr>
              <w:bCs/>
              <w:spacing w:val="1"/>
            </w:rPr>
          </w:rPrChange>
        </w:rPr>
        <w:t xml:space="preserve"> </w:t>
      </w:r>
      <w:r w:rsidR="00577A85" w:rsidRPr="007A7BA8">
        <w:rPr>
          <w:b w:val="0"/>
          <w:bCs w:val="0"/>
          <w:rPrChange w:id="49" w:author="Dell" w:date="2023-12-19T06:09:00Z">
            <w:rPr>
              <w:bCs/>
            </w:rPr>
          </w:rPrChange>
        </w:rPr>
        <w:t>submitted</w:t>
      </w:r>
      <w:r w:rsidR="00577A85" w:rsidRPr="007A7BA8">
        <w:rPr>
          <w:b w:val="0"/>
          <w:bCs w:val="0"/>
          <w:spacing w:val="1"/>
          <w:rPrChange w:id="50" w:author="Dell" w:date="2023-12-19T06:09:00Z">
            <w:rPr>
              <w:bCs/>
              <w:spacing w:val="1"/>
            </w:rPr>
          </w:rPrChange>
        </w:rPr>
        <w:t xml:space="preserve"> </w:t>
      </w:r>
      <w:r w:rsidR="00577A85" w:rsidRPr="007A7BA8">
        <w:rPr>
          <w:b w:val="0"/>
          <w:bCs w:val="0"/>
          <w:rPrChange w:id="51" w:author="Dell" w:date="2023-12-19T06:09:00Z">
            <w:rPr>
              <w:bCs/>
            </w:rPr>
          </w:rPrChange>
        </w:rPr>
        <w:t>for</w:t>
      </w:r>
      <w:r w:rsidR="00577A85" w:rsidRPr="007A7BA8">
        <w:rPr>
          <w:b w:val="0"/>
          <w:bCs w:val="0"/>
          <w:spacing w:val="1"/>
          <w:rPrChange w:id="52" w:author="Dell" w:date="2023-12-19T06:09:00Z">
            <w:rPr>
              <w:bCs/>
              <w:spacing w:val="1"/>
            </w:rPr>
          </w:rPrChange>
        </w:rPr>
        <w:t xml:space="preserve"> </w:t>
      </w:r>
      <w:r w:rsidR="00577A85" w:rsidRPr="007A7BA8">
        <w:rPr>
          <w:b w:val="0"/>
          <w:bCs w:val="0"/>
          <w:rPrChange w:id="53" w:author="Dell" w:date="2023-12-19T06:09:00Z">
            <w:rPr>
              <w:bCs/>
            </w:rPr>
          </w:rPrChange>
        </w:rPr>
        <w:t>the</w:t>
      </w:r>
      <w:r w:rsidR="00577A85" w:rsidRPr="007A7BA8">
        <w:rPr>
          <w:b w:val="0"/>
          <w:bCs w:val="0"/>
          <w:spacing w:val="60"/>
          <w:rPrChange w:id="54" w:author="Dell" w:date="2023-12-19T06:09:00Z">
            <w:rPr>
              <w:bCs/>
              <w:spacing w:val="60"/>
            </w:rPr>
          </w:rPrChange>
        </w:rPr>
        <w:t xml:space="preserve"> </w:t>
      </w:r>
      <w:r w:rsidR="00577A85" w:rsidRPr="007A7BA8">
        <w:rPr>
          <w:b w:val="0"/>
          <w:bCs w:val="0"/>
          <w:rPrChange w:id="55" w:author="Dell" w:date="2023-12-19T06:09:00Z">
            <w:rPr>
              <w:bCs/>
            </w:rPr>
          </w:rPrChange>
        </w:rPr>
        <w:t>award</w:t>
      </w:r>
      <w:r w:rsidR="00577A85" w:rsidRPr="007A7BA8">
        <w:rPr>
          <w:b w:val="0"/>
          <w:bCs w:val="0"/>
          <w:spacing w:val="60"/>
          <w:rPrChange w:id="56" w:author="Dell" w:date="2023-12-19T06:09:00Z">
            <w:rPr>
              <w:bCs/>
              <w:spacing w:val="60"/>
            </w:rPr>
          </w:rPrChange>
        </w:rPr>
        <w:t xml:space="preserve"> </w:t>
      </w:r>
      <w:r w:rsidR="00577A85" w:rsidRPr="007A7BA8">
        <w:rPr>
          <w:b w:val="0"/>
          <w:bCs w:val="0"/>
          <w:rPrChange w:id="57" w:author="Dell" w:date="2023-12-19T06:09:00Z">
            <w:rPr>
              <w:bCs/>
            </w:rPr>
          </w:rPrChange>
        </w:rPr>
        <w:t>of</w:t>
      </w:r>
      <w:r w:rsidR="00577A85" w:rsidRPr="007A7BA8">
        <w:rPr>
          <w:b w:val="0"/>
          <w:bCs w:val="0"/>
          <w:spacing w:val="60"/>
          <w:rPrChange w:id="58" w:author="Dell" w:date="2023-12-19T06:09:00Z">
            <w:rPr>
              <w:bCs/>
              <w:spacing w:val="60"/>
            </w:rPr>
          </w:rPrChange>
        </w:rPr>
        <w:t xml:space="preserve"> </w:t>
      </w:r>
      <w:r w:rsidR="00577A85" w:rsidRPr="007A7BA8">
        <w:rPr>
          <w:b w:val="0"/>
          <w:bCs w:val="0"/>
          <w:rPrChange w:id="59" w:author="Dell" w:date="2023-12-19T06:09:00Z">
            <w:rPr>
              <w:bCs/>
            </w:rPr>
          </w:rPrChange>
        </w:rPr>
        <w:t>degree</w:t>
      </w:r>
      <w:r w:rsidR="00577A85" w:rsidRPr="007A7BA8">
        <w:rPr>
          <w:b w:val="0"/>
          <w:bCs w:val="0"/>
          <w:spacing w:val="60"/>
          <w:rPrChange w:id="60" w:author="Dell" w:date="2023-12-19T06:09:00Z">
            <w:rPr>
              <w:bCs/>
              <w:spacing w:val="60"/>
            </w:rPr>
          </w:rPrChange>
        </w:rPr>
        <w:t xml:space="preserve"> </w:t>
      </w:r>
      <w:r w:rsidR="00577A85" w:rsidRPr="007A7BA8">
        <w:rPr>
          <w:b w:val="0"/>
          <w:bCs w:val="0"/>
          <w:rPrChange w:id="61" w:author="Dell" w:date="2023-12-19T06:09:00Z">
            <w:rPr>
              <w:bCs/>
            </w:rPr>
          </w:rPrChange>
        </w:rPr>
        <w:t>of</w:t>
      </w:r>
      <w:r w:rsidR="00577A85" w:rsidRPr="007A7BA8">
        <w:rPr>
          <w:b w:val="0"/>
          <w:bCs w:val="0"/>
          <w:spacing w:val="60"/>
          <w:rPrChange w:id="62" w:author="Dell" w:date="2023-12-19T06:09:00Z">
            <w:rPr>
              <w:bCs/>
              <w:spacing w:val="60"/>
            </w:rPr>
          </w:rPrChange>
        </w:rPr>
        <w:t xml:space="preserve"> </w:t>
      </w:r>
      <w:r w:rsidR="00577A85" w:rsidRPr="007A7BA8">
        <w:rPr>
          <w:b w:val="0"/>
          <w:bCs w:val="0"/>
          <w:rPrChange w:id="63" w:author="Dell" w:date="2023-12-19T06:09:00Z">
            <w:rPr>
              <w:bCs/>
            </w:rPr>
          </w:rPrChange>
        </w:rPr>
        <w:t>Master</w:t>
      </w:r>
      <w:r w:rsidR="00577A85" w:rsidRPr="007A7BA8">
        <w:rPr>
          <w:b w:val="0"/>
          <w:bCs w:val="0"/>
          <w:spacing w:val="60"/>
          <w:rPrChange w:id="64" w:author="Dell" w:date="2023-12-19T06:09:00Z">
            <w:rPr>
              <w:bCs/>
              <w:spacing w:val="60"/>
            </w:rPr>
          </w:rPrChange>
        </w:rPr>
        <w:t xml:space="preserve"> </w:t>
      </w:r>
      <w:r w:rsidR="00577A85" w:rsidRPr="007A7BA8">
        <w:rPr>
          <w:b w:val="0"/>
          <w:bCs w:val="0"/>
          <w:rPrChange w:id="65" w:author="Dell" w:date="2023-12-19T06:09:00Z">
            <w:rPr>
              <w:bCs/>
            </w:rPr>
          </w:rPrChange>
        </w:rPr>
        <w:t>of</w:t>
      </w:r>
      <w:r w:rsidR="00577A85" w:rsidRPr="007A7BA8">
        <w:rPr>
          <w:b w:val="0"/>
          <w:bCs w:val="0"/>
          <w:spacing w:val="60"/>
          <w:rPrChange w:id="66" w:author="Dell" w:date="2023-12-19T06:09:00Z">
            <w:rPr>
              <w:bCs/>
              <w:spacing w:val="60"/>
            </w:rPr>
          </w:rPrChange>
        </w:rPr>
        <w:t xml:space="preserve"> </w:t>
      </w:r>
      <w:r w:rsidR="00577A85" w:rsidRPr="007A7BA8">
        <w:rPr>
          <w:b w:val="0"/>
          <w:bCs w:val="0"/>
          <w:rPrChange w:id="67" w:author="Dell" w:date="2023-12-19T06:09:00Z">
            <w:rPr>
              <w:bCs/>
            </w:rPr>
          </w:rPrChange>
        </w:rPr>
        <w:t>Computer</w:t>
      </w:r>
      <w:r w:rsidR="00577A85" w:rsidRPr="007A7BA8">
        <w:rPr>
          <w:b w:val="0"/>
          <w:bCs w:val="0"/>
          <w:spacing w:val="60"/>
          <w:rPrChange w:id="68" w:author="Dell" w:date="2023-12-19T06:09:00Z">
            <w:rPr>
              <w:bCs/>
              <w:spacing w:val="60"/>
            </w:rPr>
          </w:rPrChange>
        </w:rPr>
        <w:t xml:space="preserve"> </w:t>
      </w:r>
      <w:r w:rsidR="00577A85" w:rsidRPr="007A7BA8">
        <w:rPr>
          <w:b w:val="0"/>
          <w:bCs w:val="0"/>
          <w:rPrChange w:id="69" w:author="Dell" w:date="2023-12-19T06:09:00Z">
            <w:rPr>
              <w:bCs/>
            </w:rPr>
          </w:rPrChange>
        </w:rPr>
        <w:t>Application</w:t>
      </w:r>
      <w:r w:rsidR="00577A85" w:rsidRPr="007A7BA8">
        <w:rPr>
          <w:b w:val="0"/>
          <w:bCs w:val="0"/>
          <w:spacing w:val="1"/>
          <w:rPrChange w:id="70" w:author="Dell" w:date="2023-12-19T06:09:00Z">
            <w:rPr>
              <w:bCs/>
              <w:spacing w:val="1"/>
            </w:rPr>
          </w:rPrChange>
        </w:rPr>
        <w:t xml:space="preserve"> </w:t>
      </w:r>
      <w:r w:rsidR="00577A85" w:rsidRPr="007A7BA8">
        <w:rPr>
          <w:b w:val="0"/>
          <w:bCs w:val="0"/>
          <w:rPrChange w:id="71" w:author="Dell" w:date="2023-12-19T06:09:00Z">
            <w:rPr>
              <w:bCs/>
            </w:rPr>
          </w:rPrChange>
        </w:rPr>
        <w:t xml:space="preserve">(MCA – I, Sem – I) by me to </w:t>
      </w:r>
      <w:r w:rsidR="00C26F44" w:rsidRPr="007A7BA8">
        <w:rPr>
          <w:b w:val="0"/>
          <w:bCs w:val="0"/>
          <w:rPrChange w:id="72" w:author="Dell" w:date="2023-12-19T06:09:00Z">
            <w:rPr>
              <w:bCs/>
            </w:rPr>
          </w:rPrChange>
        </w:rPr>
        <w:t>Dattakala Group of Institutions Faculty of Management, Swami-Chincholi,Tal</w:t>
      </w:r>
      <w:del w:id="73" w:author="Manoj" w:date="2023-12-15T22:32:00Z">
        <w:r w:rsidR="00C26F44" w:rsidRPr="007A7BA8" w:rsidDel="00B24BE4">
          <w:rPr>
            <w:b w:val="0"/>
            <w:bCs w:val="0"/>
            <w:rPrChange w:id="74" w:author="Dell" w:date="2023-12-19T06:09:00Z">
              <w:rPr>
                <w:bCs/>
              </w:rPr>
            </w:rPrChange>
          </w:rPr>
          <w:delText xml:space="preserve"> </w:delText>
        </w:r>
      </w:del>
      <w:ins w:id="75" w:author="Manoj" w:date="2023-12-15T22:32:00Z">
        <w:r w:rsidR="00B24BE4" w:rsidRPr="007A7BA8">
          <w:rPr>
            <w:b w:val="0"/>
            <w:bCs w:val="0"/>
            <w:rPrChange w:id="76" w:author="Dell" w:date="2023-12-19T06:09:00Z">
              <w:rPr>
                <w:bCs/>
              </w:rPr>
            </w:rPrChange>
          </w:rPr>
          <w:t>-</w:t>
        </w:r>
      </w:ins>
      <w:r w:rsidR="00C26F44" w:rsidRPr="007A7BA8">
        <w:rPr>
          <w:b w:val="0"/>
          <w:bCs w:val="0"/>
          <w:rPrChange w:id="77" w:author="Dell" w:date="2023-12-19T06:09:00Z">
            <w:rPr>
              <w:bCs/>
            </w:rPr>
          </w:rPrChange>
        </w:rPr>
        <w:t xml:space="preserve">Daund </w:t>
      </w:r>
      <w:del w:id="78" w:author="Manoj" w:date="2023-12-15T22:32:00Z">
        <w:r w:rsidR="00C26F44" w:rsidRPr="007A7BA8" w:rsidDel="00B24BE4">
          <w:rPr>
            <w:b w:val="0"/>
            <w:bCs w:val="0"/>
            <w:rPrChange w:id="79" w:author="Dell" w:date="2023-12-19T06:09:00Z">
              <w:rPr>
                <w:bCs/>
              </w:rPr>
            </w:rPrChange>
          </w:rPr>
          <w:delText>Dist</w:delText>
        </w:r>
      </w:del>
      <w:ins w:id="80" w:author="Manoj" w:date="2023-12-15T22:32:00Z">
        <w:r w:rsidR="00B24BE4" w:rsidRPr="007A7BA8">
          <w:rPr>
            <w:b w:val="0"/>
            <w:bCs w:val="0"/>
            <w:rPrChange w:id="81" w:author="Dell" w:date="2023-12-19T06:09:00Z">
              <w:rPr>
                <w:bCs/>
              </w:rPr>
            </w:rPrChange>
          </w:rPr>
          <w:t>Dist-</w:t>
        </w:r>
      </w:ins>
      <w:del w:id="82" w:author="Manoj" w:date="2023-12-15T22:32:00Z">
        <w:r w:rsidR="00C26F44" w:rsidRPr="007A7BA8" w:rsidDel="00B24BE4">
          <w:rPr>
            <w:b w:val="0"/>
            <w:bCs w:val="0"/>
            <w:rPrChange w:id="83" w:author="Dell" w:date="2023-12-19T06:09:00Z">
              <w:rPr>
                <w:bCs/>
              </w:rPr>
            </w:rPrChange>
          </w:rPr>
          <w:delText xml:space="preserve"> </w:delText>
        </w:r>
      </w:del>
      <w:r w:rsidR="00C26F44" w:rsidRPr="007A7BA8">
        <w:rPr>
          <w:b w:val="0"/>
          <w:bCs w:val="0"/>
          <w:rPrChange w:id="84" w:author="Dell" w:date="2023-12-19T06:09:00Z">
            <w:rPr>
              <w:bCs/>
            </w:rPr>
          </w:rPrChange>
        </w:rPr>
        <w:t xml:space="preserve">Pune  </w:t>
      </w:r>
      <w:r w:rsidR="00577A85" w:rsidRPr="007A7BA8">
        <w:rPr>
          <w:b w:val="0"/>
          <w:bCs w:val="0"/>
          <w:rPrChange w:id="85" w:author="Dell" w:date="2023-12-19T06:09:00Z">
            <w:rPr>
              <w:bCs/>
            </w:rPr>
          </w:rPrChange>
        </w:rPr>
        <w:t xml:space="preserve"> affiliated to Savitribai Phule Pune University,</w:t>
      </w:r>
      <w:r w:rsidR="00577A85" w:rsidRPr="007A7BA8">
        <w:rPr>
          <w:b w:val="0"/>
          <w:bCs w:val="0"/>
          <w:spacing w:val="1"/>
          <w:rPrChange w:id="86" w:author="Dell" w:date="2023-12-19T06:09:00Z">
            <w:rPr>
              <w:bCs/>
              <w:spacing w:val="1"/>
            </w:rPr>
          </w:rPrChange>
        </w:rPr>
        <w:t xml:space="preserve"> </w:t>
      </w:r>
      <w:r w:rsidR="00577A85" w:rsidRPr="007A7BA8">
        <w:rPr>
          <w:b w:val="0"/>
          <w:bCs w:val="0"/>
          <w:rPrChange w:id="87" w:author="Dell" w:date="2023-12-19T06:09:00Z">
            <w:rPr>
              <w:bCs/>
            </w:rPr>
          </w:rPrChange>
        </w:rPr>
        <w:t>Pune</w:t>
      </w:r>
      <w:r w:rsidR="00C26F44" w:rsidRPr="007A7BA8">
        <w:rPr>
          <w:b w:val="0"/>
          <w:bCs w:val="0"/>
          <w:spacing w:val="35"/>
          <w:rPrChange w:id="88" w:author="Dell" w:date="2023-12-19T06:09:00Z">
            <w:rPr>
              <w:bCs/>
              <w:spacing w:val="35"/>
            </w:rPr>
          </w:rPrChange>
        </w:rPr>
        <w:t xml:space="preserve"> </w:t>
      </w:r>
      <w:r w:rsidR="00577A85" w:rsidRPr="007A7BA8">
        <w:rPr>
          <w:b w:val="0"/>
          <w:bCs w:val="0"/>
          <w:rPrChange w:id="89" w:author="Dell" w:date="2023-12-19T06:09:00Z">
            <w:rPr>
              <w:bCs/>
            </w:rPr>
          </w:rPrChange>
        </w:rPr>
        <w:t>is</w:t>
      </w:r>
      <w:r w:rsidR="00577A85" w:rsidRPr="007A7BA8">
        <w:rPr>
          <w:b w:val="0"/>
          <w:bCs w:val="0"/>
          <w:spacing w:val="33"/>
          <w:rPrChange w:id="90" w:author="Dell" w:date="2023-12-19T06:09:00Z">
            <w:rPr>
              <w:bCs/>
              <w:spacing w:val="33"/>
            </w:rPr>
          </w:rPrChange>
        </w:rPr>
        <w:t xml:space="preserve"> </w:t>
      </w:r>
      <w:r w:rsidR="00577A85" w:rsidRPr="007A7BA8">
        <w:rPr>
          <w:b w:val="0"/>
          <w:bCs w:val="0"/>
          <w:rPrChange w:id="91" w:author="Dell" w:date="2023-12-19T06:09:00Z">
            <w:rPr>
              <w:bCs/>
            </w:rPr>
          </w:rPrChange>
        </w:rPr>
        <w:t>the</w:t>
      </w:r>
      <w:r w:rsidR="00577A85" w:rsidRPr="007A7BA8">
        <w:rPr>
          <w:b w:val="0"/>
          <w:bCs w:val="0"/>
          <w:spacing w:val="34"/>
          <w:rPrChange w:id="92" w:author="Dell" w:date="2023-12-19T06:09:00Z">
            <w:rPr>
              <w:bCs/>
              <w:spacing w:val="34"/>
            </w:rPr>
          </w:rPrChange>
        </w:rPr>
        <w:t xml:space="preserve"> </w:t>
      </w:r>
      <w:r w:rsidR="00577A85" w:rsidRPr="007A7BA8">
        <w:rPr>
          <w:b w:val="0"/>
          <w:bCs w:val="0"/>
          <w:rPrChange w:id="93" w:author="Dell" w:date="2023-12-19T06:09:00Z">
            <w:rPr>
              <w:bCs/>
            </w:rPr>
          </w:rPrChange>
        </w:rPr>
        <w:t>result</w:t>
      </w:r>
      <w:r w:rsidR="00577A85" w:rsidRPr="007A7BA8">
        <w:rPr>
          <w:b w:val="0"/>
          <w:bCs w:val="0"/>
          <w:spacing w:val="36"/>
          <w:rPrChange w:id="94" w:author="Dell" w:date="2023-12-19T06:09:00Z">
            <w:rPr>
              <w:bCs/>
              <w:spacing w:val="36"/>
            </w:rPr>
          </w:rPrChange>
        </w:rPr>
        <w:t xml:space="preserve"> </w:t>
      </w:r>
      <w:r w:rsidR="00577A85" w:rsidRPr="007A7BA8">
        <w:rPr>
          <w:b w:val="0"/>
          <w:bCs w:val="0"/>
          <w:rPrChange w:id="95" w:author="Dell" w:date="2023-12-19T06:09:00Z">
            <w:rPr>
              <w:bCs/>
            </w:rPr>
          </w:rPrChange>
        </w:rPr>
        <w:t>of</w:t>
      </w:r>
      <w:r w:rsidR="00577A85" w:rsidRPr="007A7BA8">
        <w:rPr>
          <w:b w:val="0"/>
          <w:bCs w:val="0"/>
          <w:spacing w:val="32"/>
          <w:rPrChange w:id="96" w:author="Dell" w:date="2023-12-19T06:09:00Z">
            <w:rPr>
              <w:bCs/>
              <w:spacing w:val="32"/>
            </w:rPr>
          </w:rPrChange>
        </w:rPr>
        <w:t xml:space="preserve"> </w:t>
      </w:r>
      <w:r w:rsidR="00577A85" w:rsidRPr="007A7BA8">
        <w:rPr>
          <w:b w:val="0"/>
          <w:bCs w:val="0"/>
          <w:rPrChange w:id="97" w:author="Dell" w:date="2023-12-19T06:09:00Z">
            <w:rPr>
              <w:bCs/>
            </w:rPr>
          </w:rPrChange>
        </w:rPr>
        <w:t>an</w:t>
      </w:r>
      <w:r w:rsidR="00577A85" w:rsidRPr="007A7BA8">
        <w:rPr>
          <w:b w:val="0"/>
          <w:bCs w:val="0"/>
          <w:spacing w:val="94"/>
          <w:rPrChange w:id="98" w:author="Dell" w:date="2023-12-19T06:09:00Z">
            <w:rPr>
              <w:bCs/>
              <w:spacing w:val="94"/>
            </w:rPr>
          </w:rPrChange>
        </w:rPr>
        <w:t xml:space="preserve"> </w:t>
      </w:r>
      <w:r w:rsidR="00577A85" w:rsidRPr="007A7BA8">
        <w:rPr>
          <w:b w:val="0"/>
          <w:bCs w:val="0"/>
          <w:rPrChange w:id="99" w:author="Dell" w:date="2023-12-19T06:09:00Z">
            <w:rPr>
              <w:bCs/>
            </w:rPr>
          </w:rPrChange>
        </w:rPr>
        <w:t>independent</w:t>
      </w:r>
      <w:r w:rsidR="00577A85" w:rsidRPr="007A7BA8">
        <w:rPr>
          <w:b w:val="0"/>
          <w:bCs w:val="0"/>
          <w:spacing w:val="91"/>
          <w:rPrChange w:id="100" w:author="Dell" w:date="2023-12-19T06:09:00Z">
            <w:rPr>
              <w:bCs/>
              <w:spacing w:val="91"/>
            </w:rPr>
          </w:rPrChange>
        </w:rPr>
        <w:t xml:space="preserve"> </w:t>
      </w:r>
      <w:r w:rsidR="00577A85" w:rsidRPr="007A7BA8">
        <w:rPr>
          <w:b w:val="0"/>
          <w:bCs w:val="0"/>
          <w:rPrChange w:id="101" w:author="Dell" w:date="2023-12-19T06:09:00Z">
            <w:rPr>
              <w:bCs/>
            </w:rPr>
          </w:rPrChange>
        </w:rPr>
        <w:t>work</w:t>
      </w:r>
      <w:r w:rsidR="00577A85" w:rsidRPr="007A7BA8">
        <w:rPr>
          <w:b w:val="0"/>
          <w:bCs w:val="0"/>
          <w:spacing w:val="91"/>
          <w:rPrChange w:id="102" w:author="Dell" w:date="2023-12-19T06:09:00Z">
            <w:rPr>
              <w:bCs/>
              <w:spacing w:val="91"/>
            </w:rPr>
          </w:rPrChange>
        </w:rPr>
        <w:t xml:space="preserve"> </w:t>
      </w:r>
      <w:r w:rsidR="00577A85" w:rsidRPr="007A7BA8">
        <w:rPr>
          <w:b w:val="0"/>
          <w:bCs w:val="0"/>
          <w:rPrChange w:id="103" w:author="Dell" w:date="2023-12-19T06:09:00Z">
            <w:rPr>
              <w:bCs/>
            </w:rPr>
          </w:rPrChange>
        </w:rPr>
        <w:t>carried</w:t>
      </w:r>
      <w:r w:rsidR="00577A85" w:rsidRPr="007A7BA8">
        <w:rPr>
          <w:b w:val="0"/>
          <w:bCs w:val="0"/>
          <w:spacing w:val="94"/>
          <w:rPrChange w:id="104" w:author="Dell" w:date="2023-12-19T06:09:00Z">
            <w:rPr>
              <w:bCs/>
              <w:spacing w:val="94"/>
            </w:rPr>
          </w:rPrChange>
        </w:rPr>
        <w:t xml:space="preserve"> </w:t>
      </w:r>
      <w:r w:rsidR="00577A85" w:rsidRPr="007A7BA8">
        <w:rPr>
          <w:b w:val="0"/>
          <w:bCs w:val="0"/>
          <w:rPrChange w:id="105" w:author="Dell" w:date="2023-12-19T06:09:00Z">
            <w:rPr>
              <w:bCs/>
            </w:rPr>
          </w:rPrChange>
        </w:rPr>
        <w:t>out</w:t>
      </w:r>
      <w:r w:rsidR="00577A85" w:rsidRPr="007A7BA8">
        <w:rPr>
          <w:b w:val="0"/>
          <w:bCs w:val="0"/>
          <w:spacing w:val="92"/>
          <w:rPrChange w:id="106" w:author="Dell" w:date="2023-12-19T06:09:00Z">
            <w:rPr>
              <w:bCs/>
              <w:spacing w:val="92"/>
            </w:rPr>
          </w:rPrChange>
        </w:rPr>
        <w:t xml:space="preserve"> </w:t>
      </w:r>
      <w:r w:rsidR="00577A85" w:rsidRPr="007A7BA8">
        <w:rPr>
          <w:b w:val="0"/>
          <w:bCs w:val="0"/>
          <w:rPrChange w:id="107" w:author="Dell" w:date="2023-12-19T06:09:00Z">
            <w:rPr>
              <w:bCs/>
            </w:rPr>
          </w:rPrChange>
        </w:rPr>
        <w:t>under</w:t>
      </w:r>
      <w:r w:rsidR="00577A85" w:rsidRPr="007A7BA8">
        <w:rPr>
          <w:b w:val="0"/>
          <w:bCs w:val="0"/>
          <w:spacing w:val="88"/>
          <w:rPrChange w:id="108" w:author="Dell" w:date="2023-12-19T06:09:00Z">
            <w:rPr>
              <w:bCs/>
              <w:spacing w:val="88"/>
            </w:rPr>
          </w:rPrChange>
        </w:rPr>
        <w:t xml:space="preserve"> </w:t>
      </w:r>
      <w:r w:rsidR="00577A85" w:rsidRPr="007A7BA8">
        <w:rPr>
          <w:b w:val="0"/>
          <w:bCs w:val="0"/>
          <w:rPrChange w:id="109" w:author="Dell" w:date="2023-12-19T06:09:00Z">
            <w:rPr>
              <w:bCs/>
            </w:rPr>
          </w:rPrChange>
        </w:rPr>
        <w:t>the</w:t>
      </w:r>
      <w:r w:rsidR="00577A85" w:rsidRPr="007A7BA8">
        <w:rPr>
          <w:b w:val="0"/>
          <w:bCs w:val="0"/>
          <w:spacing w:val="89"/>
          <w:rPrChange w:id="110" w:author="Dell" w:date="2023-12-19T06:09:00Z">
            <w:rPr>
              <w:bCs/>
              <w:spacing w:val="89"/>
            </w:rPr>
          </w:rPrChange>
        </w:rPr>
        <w:t xml:space="preserve"> </w:t>
      </w:r>
      <w:r w:rsidR="00577A85" w:rsidRPr="007A7BA8">
        <w:rPr>
          <w:b w:val="0"/>
          <w:bCs w:val="0"/>
          <w:rPrChange w:id="111" w:author="Dell" w:date="2023-12-19T06:09:00Z">
            <w:rPr>
              <w:bCs/>
            </w:rPr>
          </w:rPrChange>
        </w:rPr>
        <w:t>guidance</w:t>
      </w:r>
      <w:r w:rsidR="00577A85" w:rsidRPr="007A7BA8">
        <w:rPr>
          <w:b w:val="0"/>
          <w:bCs w:val="0"/>
          <w:spacing w:val="93"/>
          <w:rPrChange w:id="112" w:author="Dell" w:date="2023-12-19T06:09:00Z">
            <w:rPr>
              <w:bCs/>
              <w:spacing w:val="93"/>
            </w:rPr>
          </w:rPrChange>
        </w:rPr>
        <w:t xml:space="preserve"> </w:t>
      </w:r>
      <w:r w:rsidR="00577A85" w:rsidRPr="007A7BA8">
        <w:rPr>
          <w:b w:val="0"/>
          <w:bCs w:val="0"/>
          <w:rPrChange w:id="113" w:author="Dell" w:date="2023-12-19T06:09:00Z">
            <w:rPr>
              <w:bCs/>
            </w:rPr>
          </w:rPrChange>
        </w:rPr>
        <w:t>of</w:t>
      </w:r>
      <w:r w:rsidR="00F10DCA">
        <w:rPr>
          <w:b w:val="0"/>
          <w:bCs w:val="0"/>
        </w:rPr>
        <w:t xml:space="preserve">   </w:t>
      </w:r>
      <w:r w:rsidR="00577A85" w:rsidRPr="007A7BA8">
        <w:rPr>
          <w:b w:val="0"/>
          <w:bCs w:val="0"/>
          <w:spacing w:val="-58"/>
          <w:rPrChange w:id="114" w:author="Dell" w:date="2023-12-19T06:09:00Z">
            <w:rPr>
              <w:bCs/>
              <w:spacing w:val="-58"/>
            </w:rPr>
          </w:rPrChange>
        </w:rPr>
        <w:t xml:space="preserve"> </w:t>
      </w:r>
      <w:r w:rsidR="00F10DCA">
        <w:rPr>
          <w:b w:val="0"/>
          <w:bCs w:val="0"/>
          <w:spacing w:val="-58"/>
        </w:rPr>
        <w:t xml:space="preserve">  </w:t>
      </w:r>
      <w:r w:rsidR="00577A85" w:rsidRPr="007A7BA8">
        <w:rPr>
          <w:b w:val="0"/>
          <w:bCs w:val="0"/>
          <w:rPrChange w:id="115" w:author="Dell" w:date="2023-12-19T06:09:00Z">
            <w:rPr>
              <w:bCs/>
            </w:rPr>
          </w:rPrChange>
        </w:rPr>
        <w:t xml:space="preserve">Prof. </w:t>
      </w:r>
      <w:r w:rsidR="00C26F44" w:rsidRPr="007A7BA8">
        <w:rPr>
          <w:b w:val="0"/>
          <w:bCs w:val="0"/>
          <w:rPrChange w:id="116" w:author="Dell" w:date="2023-12-19T06:09:00Z">
            <w:rPr>
              <w:bCs/>
            </w:rPr>
          </w:rPrChange>
        </w:rPr>
        <w:t>Takale S.B.</w:t>
      </w:r>
      <w:r w:rsidR="00577A85" w:rsidRPr="007A7BA8">
        <w:rPr>
          <w:b w:val="0"/>
          <w:bCs w:val="0"/>
          <w:u w:val="thick"/>
          <w:rPrChange w:id="117" w:author="Dell" w:date="2023-12-19T06:09:00Z">
            <w:rPr>
              <w:bCs/>
              <w:u w:val="thick"/>
            </w:rPr>
          </w:rPrChange>
        </w:rPr>
        <w:t xml:space="preserve"> </w:t>
      </w:r>
      <w:r w:rsidR="00C26F44" w:rsidRPr="007A7BA8">
        <w:rPr>
          <w:b w:val="0"/>
          <w:bCs w:val="0"/>
          <w:rPrChange w:id="118" w:author="Dell" w:date="2023-12-19T06:09:00Z">
            <w:rPr>
              <w:bCs/>
            </w:rPr>
          </w:rPrChange>
        </w:rPr>
        <w:t xml:space="preserve"> </w:t>
      </w:r>
      <w:del w:id="119" w:author="Manoj" w:date="2023-12-15T22:33:00Z">
        <w:r w:rsidR="00577A85" w:rsidRPr="007A7BA8" w:rsidDel="009D58D0">
          <w:rPr>
            <w:b w:val="0"/>
            <w:bCs w:val="0"/>
            <w:rPrChange w:id="120" w:author="Dell" w:date="2023-12-19T06:09:00Z">
              <w:rPr>
                <w:bCs/>
              </w:rPr>
            </w:rPrChange>
          </w:rPr>
          <w:delText>is</w:delText>
        </w:r>
      </w:del>
      <w:ins w:id="121" w:author="Manoj" w:date="2023-12-15T22:33:00Z">
        <w:r w:rsidR="009D58D0" w:rsidRPr="007A7BA8">
          <w:rPr>
            <w:b w:val="0"/>
            <w:bCs w:val="0"/>
            <w:rPrChange w:id="122" w:author="Dell" w:date="2023-12-19T06:09:00Z">
              <w:rPr>
                <w:bCs/>
              </w:rPr>
            </w:rPrChange>
          </w:rPr>
          <w:t>Is</w:t>
        </w:r>
      </w:ins>
      <w:r w:rsidR="00577A85" w:rsidRPr="007A7BA8">
        <w:rPr>
          <w:b w:val="0"/>
          <w:bCs w:val="0"/>
          <w:rPrChange w:id="123" w:author="Dell" w:date="2023-12-19T06:09:00Z">
            <w:rPr>
              <w:bCs/>
            </w:rPr>
          </w:rPrChange>
        </w:rPr>
        <w:t xml:space="preserve"> my original </w:t>
      </w:r>
      <w:del w:id="124" w:author="Manoj" w:date="2023-12-15T22:33:00Z">
        <w:r w:rsidR="00577A85" w:rsidRPr="007A7BA8" w:rsidDel="009D58D0">
          <w:rPr>
            <w:b w:val="0"/>
            <w:bCs w:val="0"/>
            <w:rPrChange w:id="125" w:author="Dell" w:date="2023-12-19T06:09:00Z">
              <w:rPr>
                <w:bCs/>
              </w:rPr>
            </w:rPrChange>
          </w:rPr>
          <w:delText xml:space="preserve">work . </w:delText>
        </w:r>
      </w:del>
      <w:ins w:id="126" w:author="Manoj" w:date="2023-12-15T22:33:00Z">
        <w:r w:rsidR="009D58D0" w:rsidRPr="007A7BA8">
          <w:rPr>
            <w:b w:val="0"/>
            <w:bCs w:val="0"/>
            <w:rPrChange w:id="127" w:author="Dell" w:date="2023-12-19T06:09:00Z">
              <w:rPr>
                <w:bCs/>
              </w:rPr>
            </w:rPrChange>
          </w:rPr>
          <w:t xml:space="preserve">work. </w:t>
        </w:r>
      </w:ins>
      <w:r w:rsidR="00577A85" w:rsidRPr="007A7BA8">
        <w:rPr>
          <w:b w:val="0"/>
          <w:bCs w:val="0"/>
          <w:rPrChange w:id="128" w:author="Dell" w:date="2023-12-19T06:09:00Z">
            <w:rPr>
              <w:bCs/>
            </w:rPr>
          </w:rPrChange>
        </w:rPr>
        <w:t>Further, I declare that this</w:t>
      </w:r>
      <w:r w:rsidR="00577A85" w:rsidRPr="007A7BA8">
        <w:rPr>
          <w:b w:val="0"/>
          <w:bCs w:val="0"/>
          <w:spacing w:val="1"/>
          <w:rPrChange w:id="129" w:author="Dell" w:date="2023-12-19T06:09:00Z">
            <w:rPr>
              <w:bCs/>
              <w:spacing w:val="1"/>
            </w:rPr>
          </w:rPrChange>
        </w:rPr>
        <w:t xml:space="preserve"> </w:t>
      </w:r>
      <w:r w:rsidR="00577A85" w:rsidRPr="007A7BA8">
        <w:rPr>
          <w:b w:val="0"/>
          <w:bCs w:val="0"/>
          <w:rPrChange w:id="130" w:author="Dell" w:date="2023-12-19T06:09:00Z">
            <w:rPr>
              <w:bCs/>
            </w:rPr>
          </w:rPrChange>
        </w:rPr>
        <w:t>project has</w:t>
      </w:r>
      <w:r w:rsidR="00577A85" w:rsidRPr="007A7BA8">
        <w:rPr>
          <w:b w:val="0"/>
          <w:bCs w:val="0"/>
          <w:spacing w:val="-1"/>
          <w:rPrChange w:id="131" w:author="Dell" w:date="2023-12-19T06:09:00Z">
            <w:rPr>
              <w:bCs/>
              <w:spacing w:val="-1"/>
            </w:rPr>
          </w:rPrChange>
        </w:rPr>
        <w:t xml:space="preserve"> </w:t>
      </w:r>
      <w:r w:rsidR="00577A85" w:rsidRPr="007A7BA8">
        <w:rPr>
          <w:b w:val="0"/>
          <w:bCs w:val="0"/>
          <w:rPrChange w:id="132" w:author="Dell" w:date="2023-12-19T06:09:00Z">
            <w:rPr>
              <w:bCs/>
            </w:rPr>
          </w:rPrChange>
        </w:rPr>
        <w:t>not been</w:t>
      </w:r>
      <w:r w:rsidR="00577A85" w:rsidRPr="007A7BA8">
        <w:rPr>
          <w:b w:val="0"/>
          <w:bCs w:val="0"/>
          <w:spacing w:val="-3"/>
          <w:rPrChange w:id="133" w:author="Dell" w:date="2023-12-19T06:09:00Z">
            <w:rPr>
              <w:bCs/>
              <w:spacing w:val="-3"/>
            </w:rPr>
          </w:rPrChange>
        </w:rPr>
        <w:t xml:space="preserve"> </w:t>
      </w:r>
      <w:r w:rsidR="00577A85" w:rsidRPr="007A7BA8">
        <w:rPr>
          <w:b w:val="0"/>
          <w:bCs w:val="0"/>
          <w:rPrChange w:id="134" w:author="Dell" w:date="2023-12-19T06:09:00Z">
            <w:rPr>
              <w:bCs/>
            </w:rPr>
          </w:rPrChange>
        </w:rPr>
        <w:t>submitted</w:t>
      </w:r>
      <w:r w:rsidR="00577A85" w:rsidRPr="007A7BA8">
        <w:rPr>
          <w:b w:val="0"/>
          <w:bCs w:val="0"/>
          <w:spacing w:val="-4"/>
          <w:rPrChange w:id="135" w:author="Dell" w:date="2023-12-19T06:09:00Z">
            <w:rPr>
              <w:bCs/>
              <w:spacing w:val="-4"/>
            </w:rPr>
          </w:rPrChange>
        </w:rPr>
        <w:t xml:space="preserve"> </w:t>
      </w:r>
      <w:r w:rsidR="00577A85" w:rsidRPr="007A7BA8">
        <w:rPr>
          <w:b w:val="0"/>
          <w:bCs w:val="0"/>
          <w:rPrChange w:id="136" w:author="Dell" w:date="2023-12-19T06:09:00Z">
            <w:rPr>
              <w:bCs/>
            </w:rPr>
          </w:rPrChange>
        </w:rPr>
        <w:t>to this</w:t>
      </w:r>
      <w:r w:rsidR="00577A85" w:rsidRPr="007A7BA8">
        <w:rPr>
          <w:b w:val="0"/>
          <w:bCs w:val="0"/>
          <w:spacing w:val="-2"/>
          <w:rPrChange w:id="137" w:author="Dell" w:date="2023-12-19T06:09:00Z">
            <w:rPr>
              <w:bCs/>
              <w:spacing w:val="-2"/>
            </w:rPr>
          </w:rPrChange>
        </w:rPr>
        <w:t xml:space="preserve"> </w:t>
      </w:r>
      <w:r w:rsidR="00577A85" w:rsidRPr="007A7BA8">
        <w:rPr>
          <w:b w:val="0"/>
          <w:bCs w:val="0"/>
          <w:rPrChange w:id="138" w:author="Dell" w:date="2023-12-19T06:09:00Z">
            <w:rPr>
              <w:bCs/>
            </w:rPr>
          </w:rPrChange>
        </w:rPr>
        <w:t>or</w:t>
      </w:r>
      <w:r w:rsidR="00577A85" w:rsidRPr="007A7BA8">
        <w:rPr>
          <w:b w:val="0"/>
          <w:bCs w:val="0"/>
          <w:spacing w:val="-6"/>
          <w:rPrChange w:id="139" w:author="Dell" w:date="2023-12-19T06:09:00Z">
            <w:rPr>
              <w:bCs/>
              <w:spacing w:val="-6"/>
            </w:rPr>
          </w:rPrChange>
        </w:rPr>
        <w:t xml:space="preserve"> </w:t>
      </w:r>
      <w:r w:rsidR="00577A85" w:rsidRPr="007A7BA8">
        <w:rPr>
          <w:b w:val="0"/>
          <w:bCs w:val="0"/>
          <w:rPrChange w:id="140" w:author="Dell" w:date="2023-12-19T06:09:00Z">
            <w:rPr>
              <w:bCs/>
            </w:rPr>
          </w:rPrChange>
        </w:rPr>
        <w:t>any institution</w:t>
      </w:r>
      <w:r w:rsidR="00577A85" w:rsidRPr="007A7BA8">
        <w:rPr>
          <w:b w:val="0"/>
          <w:bCs w:val="0"/>
          <w:spacing w:val="-4"/>
          <w:rPrChange w:id="141" w:author="Dell" w:date="2023-12-19T06:09:00Z">
            <w:rPr>
              <w:bCs/>
              <w:spacing w:val="-4"/>
            </w:rPr>
          </w:rPrChange>
        </w:rPr>
        <w:t xml:space="preserve"> </w:t>
      </w:r>
      <w:r w:rsidR="00577A85" w:rsidRPr="007A7BA8">
        <w:rPr>
          <w:b w:val="0"/>
          <w:bCs w:val="0"/>
          <w:rPrChange w:id="142" w:author="Dell" w:date="2023-12-19T06:09:00Z">
            <w:rPr>
              <w:bCs/>
            </w:rPr>
          </w:rPrChange>
        </w:rPr>
        <w:t>for</w:t>
      </w:r>
      <w:r w:rsidR="00577A85" w:rsidRPr="007A7BA8">
        <w:rPr>
          <w:b w:val="0"/>
          <w:bCs w:val="0"/>
          <w:spacing w:val="-6"/>
          <w:rPrChange w:id="143" w:author="Dell" w:date="2023-12-19T06:09:00Z">
            <w:rPr>
              <w:bCs/>
              <w:spacing w:val="-6"/>
            </w:rPr>
          </w:rPrChange>
        </w:rPr>
        <w:t xml:space="preserve"> </w:t>
      </w:r>
      <w:r w:rsidR="00577A85" w:rsidRPr="007A7BA8">
        <w:rPr>
          <w:b w:val="0"/>
          <w:bCs w:val="0"/>
          <w:rPrChange w:id="144" w:author="Dell" w:date="2023-12-19T06:09:00Z">
            <w:rPr>
              <w:bCs/>
            </w:rPr>
          </w:rPrChange>
        </w:rPr>
        <w:t>the</w:t>
      </w:r>
      <w:r w:rsidR="00577A85" w:rsidRPr="007A7BA8">
        <w:rPr>
          <w:b w:val="0"/>
          <w:bCs w:val="0"/>
          <w:spacing w:val="-1"/>
          <w:rPrChange w:id="145" w:author="Dell" w:date="2023-12-19T06:09:00Z">
            <w:rPr>
              <w:bCs/>
              <w:spacing w:val="-1"/>
            </w:rPr>
          </w:rPrChange>
        </w:rPr>
        <w:t xml:space="preserve"> </w:t>
      </w:r>
      <w:r w:rsidR="00577A85" w:rsidRPr="007A7BA8">
        <w:rPr>
          <w:b w:val="0"/>
          <w:bCs w:val="0"/>
          <w:rPrChange w:id="146" w:author="Dell" w:date="2023-12-19T06:09:00Z">
            <w:rPr>
              <w:bCs/>
            </w:rPr>
          </w:rPrChange>
        </w:rPr>
        <w:t>award</w:t>
      </w:r>
      <w:r w:rsidR="00577A85" w:rsidRPr="007A7BA8">
        <w:rPr>
          <w:b w:val="0"/>
          <w:bCs w:val="0"/>
          <w:spacing w:val="12"/>
          <w:rPrChange w:id="147" w:author="Dell" w:date="2023-12-19T06:09:00Z">
            <w:rPr>
              <w:bCs/>
              <w:spacing w:val="12"/>
            </w:rPr>
          </w:rPrChange>
        </w:rPr>
        <w:t xml:space="preserve"> </w:t>
      </w:r>
      <w:r w:rsidR="00577A85" w:rsidRPr="007A7BA8">
        <w:rPr>
          <w:b w:val="0"/>
          <w:bCs w:val="0"/>
          <w:rPrChange w:id="148" w:author="Dell" w:date="2023-12-19T06:09:00Z">
            <w:rPr>
              <w:bCs/>
            </w:rPr>
          </w:rPrChange>
        </w:rPr>
        <w:t>of</w:t>
      </w:r>
      <w:r w:rsidR="00577A85" w:rsidRPr="007A7BA8">
        <w:rPr>
          <w:b w:val="0"/>
          <w:bCs w:val="0"/>
          <w:spacing w:val="-3"/>
          <w:rPrChange w:id="149" w:author="Dell" w:date="2023-12-19T06:09:00Z">
            <w:rPr>
              <w:bCs/>
              <w:spacing w:val="-3"/>
            </w:rPr>
          </w:rPrChange>
        </w:rPr>
        <w:t xml:space="preserve"> </w:t>
      </w:r>
      <w:r w:rsidR="00577A85" w:rsidRPr="007A7BA8">
        <w:rPr>
          <w:b w:val="0"/>
          <w:bCs w:val="0"/>
          <w:rPrChange w:id="150" w:author="Dell" w:date="2023-12-19T06:09:00Z">
            <w:rPr>
              <w:bCs/>
            </w:rPr>
          </w:rPrChange>
        </w:rPr>
        <w:t>any degree.</w:t>
      </w:r>
    </w:p>
    <w:p w:rsidR="001546D3" w:rsidRDefault="001546D3">
      <w:pPr>
        <w:pStyle w:val="BodyText"/>
        <w:jc w:val="both"/>
        <w:rPr>
          <w:b/>
          <w:sz w:val="26"/>
        </w:rPr>
        <w:pPrChange w:id="151" w:author="Dell" w:date="2023-12-16T15:15:00Z">
          <w:pPr>
            <w:pStyle w:val="BodyText"/>
          </w:pPr>
        </w:pPrChange>
      </w:pPr>
    </w:p>
    <w:p w:rsidR="001546D3" w:rsidRDefault="001546D3">
      <w:pPr>
        <w:pStyle w:val="BodyText"/>
        <w:rPr>
          <w:b/>
          <w:sz w:val="26"/>
        </w:rPr>
      </w:pPr>
    </w:p>
    <w:p w:rsidR="001546D3" w:rsidRDefault="001546D3">
      <w:pPr>
        <w:pStyle w:val="BodyText"/>
        <w:rPr>
          <w:b/>
          <w:sz w:val="26"/>
        </w:rPr>
      </w:pPr>
    </w:p>
    <w:p w:rsidR="00FB25B9" w:rsidRDefault="00FB25B9" w:rsidP="00F1435B">
      <w:pPr>
        <w:spacing w:before="170"/>
        <w:ind w:right="987"/>
        <w:jc w:val="right"/>
        <w:rPr>
          <w:b/>
          <w:sz w:val="24"/>
        </w:rPr>
      </w:pPr>
      <w:r>
        <w:rPr>
          <w:b/>
          <w:sz w:val="24"/>
        </w:rPr>
        <w:t>SAMEER SHAUKAT SAYYAD</w:t>
      </w:r>
    </w:p>
    <w:p w:rsidR="00F1435B" w:rsidRDefault="00F1435B" w:rsidP="00F1435B">
      <w:pPr>
        <w:spacing w:before="170"/>
        <w:ind w:right="987"/>
        <w:jc w:val="right"/>
        <w:rPr>
          <w:b/>
          <w:sz w:val="24"/>
        </w:rPr>
      </w:pPr>
    </w:p>
    <w:p w:rsidR="00F1435B" w:rsidRPr="00F1435B" w:rsidRDefault="00F1435B" w:rsidP="00F1435B">
      <w:pPr>
        <w:spacing w:before="170"/>
        <w:ind w:right="987"/>
        <w:jc w:val="right"/>
        <w:rPr>
          <w:b/>
          <w:sz w:val="24"/>
        </w:rPr>
      </w:pPr>
    </w:p>
    <w:p w:rsidR="00FB25B9" w:rsidRPr="00672BCB" w:rsidRDefault="00FB25B9" w:rsidP="00FB25B9">
      <w:pPr>
        <w:pStyle w:val="Heading6"/>
        <w:spacing w:before="194"/>
        <w:ind w:left="2880" w:right="960" w:firstLine="720"/>
        <w:jc w:val="center"/>
      </w:pPr>
      <w:r w:rsidRPr="00672BCB">
        <w:t xml:space="preserve">                     STUDENT NAME</w:t>
      </w:r>
    </w:p>
    <w:p w:rsidR="00FB25B9" w:rsidRPr="00672BCB" w:rsidRDefault="00FB25B9" w:rsidP="00FB25B9">
      <w:pPr>
        <w:pStyle w:val="Heading6"/>
        <w:spacing w:before="194"/>
        <w:ind w:left="0" w:right="960" w:firstLine="0"/>
      </w:pPr>
      <w:r w:rsidRPr="00672BCB">
        <w:t>Date:</w:t>
      </w:r>
      <w:r w:rsidR="00502DCA">
        <w:t xml:space="preserve"> 23/12/2023</w:t>
      </w:r>
    </w:p>
    <w:p w:rsidR="00FB25B9" w:rsidRPr="00672BCB" w:rsidRDefault="00FB25B9" w:rsidP="00FB25B9">
      <w:pPr>
        <w:pStyle w:val="Heading6"/>
        <w:spacing w:before="194"/>
        <w:ind w:left="0" w:right="960" w:firstLine="0"/>
      </w:pPr>
      <w:r w:rsidRPr="00672BCB">
        <w:t>Place: Swami-Chincholi.</w:t>
      </w: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spacing w:before="8"/>
        <w:rPr>
          <w:b/>
          <w:sz w:val="26"/>
        </w:rPr>
      </w:pPr>
    </w:p>
    <w:p w:rsidR="00806130" w:rsidRDefault="00806130">
      <w:pPr>
        <w:pStyle w:val="BodyText"/>
        <w:spacing w:before="8"/>
        <w:rPr>
          <w:b/>
          <w:sz w:val="26"/>
        </w:rPr>
      </w:pPr>
    </w:p>
    <w:p w:rsidR="00806130" w:rsidRDefault="00806130">
      <w:pPr>
        <w:pStyle w:val="BodyText"/>
        <w:spacing w:before="8"/>
        <w:rPr>
          <w:b/>
          <w:sz w:val="26"/>
        </w:rPr>
      </w:pPr>
    </w:p>
    <w:p w:rsidR="001546D3" w:rsidRDefault="001546D3">
      <w:pPr>
        <w:spacing w:line="400" w:lineRule="auto"/>
        <w:rPr>
          <w:sz w:val="24"/>
        </w:rPr>
        <w:sectPr w:rsidR="001546D3" w:rsidSect="00502DCA">
          <w:pgSz w:w="11910" w:h="16840"/>
          <w:pgMar w:top="1440" w:right="711" w:bottom="1440" w:left="993" w:header="720" w:footer="720" w:gutter="0"/>
          <w:cols w:space="720"/>
          <w:docGrid w:linePitch="299"/>
          <w:sectPrChange w:id="152" w:author="Dell" w:date="2023-12-19T06:09:00Z">
            <w:sectPr w:rsidR="001546D3" w:rsidSect="00502DCA">
              <w:pgMar w:top="1580" w:right="540" w:bottom="280" w:left="540" w:header="720" w:footer="720" w:gutter="0"/>
              <w:pgBorders w:offsetFrom="text">
                <w:top w:val="single" w:sz="24" w:space="24" w:color="000000"/>
                <w:left w:val="single" w:sz="24" w:space="24" w:color="000000"/>
                <w:bottom w:val="single" w:sz="24" w:space="24" w:color="000000"/>
                <w:right w:val="single" w:sz="24" w:space="24" w:color="000000"/>
              </w:pgBorders>
              <w:docGrid w:linePitch="0"/>
            </w:sectPr>
          </w:sectPrChange>
        </w:sectPr>
      </w:pPr>
    </w:p>
    <w:p w:rsidR="001546D3" w:rsidRDefault="001546D3">
      <w:pPr>
        <w:pStyle w:val="BodyText"/>
        <w:rPr>
          <w:b/>
          <w:sz w:val="20"/>
        </w:rPr>
      </w:pPr>
    </w:p>
    <w:p w:rsidR="001546D3" w:rsidRPr="00C5013A" w:rsidRDefault="00577A85">
      <w:pPr>
        <w:pStyle w:val="Heading5"/>
        <w:spacing w:before="251"/>
        <w:ind w:left="1265"/>
        <w:rPr>
          <w:sz w:val="32"/>
          <w:szCs w:val="32"/>
        </w:rPr>
      </w:pPr>
      <w:bookmarkStart w:id="153" w:name="ACKNOWLEDGEMENT"/>
      <w:bookmarkEnd w:id="153"/>
      <w:r w:rsidRPr="00C5013A">
        <w:rPr>
          <w:sz w:val="32"/>
          <w:szCs w:val="32"/>
        </w:rPr>
        <w:t>ACKNOWLEDGEMENT</w:t>
      </w:r>
    </w:p>
    <w:p w:rsidR="001546D3" w:rsidRDefault="001546D3">
      <w:pPr>
        <w:pStyle w:val="BodyText"/>
        <w:rPr>
          <w:b/>
          <w:sz w:val="28"/>
        </w:rPr>
      </w:pPr>
    </w:p>
    <w:p w:rsidR="001546D3" w:rsidRDefault="001546D3">
      <w:pPr>
        <w:pStyle w:val="BodyText"/>
        <w:rPr>
          <w:b/>
          <w:sz w:val="28"/>
        </w:rPr>
      </w:pPr>
    </w:p>
    <w:p w:rsidR="001546D3" w:rsidRDefault="001546D3">
      <w:pPr>
        <w:pStyle w:val="BodyText"/>
        <w:spacing w:before="10"/>
        <w:rPr>
          <w:b/>
          <w:sz w:val="26"/>
        </w:rPr>
      </w:pPr>
    </w:p>
    <w:p w:rsidR="001546D3" w:rsidRPr="00731D93" w:rsidRDefault="00577A85" w:rsidP="00731D93">
      <w:pPr>
        <w:pStyle w:val="Heading6"/>
        <w:spacing w:line="360" w:lineRule="auto"/>
        <w:ind w:left="1323" w:right="943" w:firstLine="720"/>
        <w:jc w:val="both"/>
        <w:rPr>
          <w:b w:val="0"/>
          <w:bCs w:val="0"/>
        </w:rPr>
      </w:pPr>
      <w:r w:rsidRPr="00731D93">
        <w:rPr>
          <w:b w:val="0"/>
          <w:bCs w:val="0"/>
        </w:rPr>
        <w:t>The</w:t>
      </w:r>
      <w:r w:rsidRPr="00731D93">
        <w:rPr>
          <w:b w:val="0"/>
          <w:bCs w:val="0"/>
          <w:spacing w:val="-8"/>
        </w:rPr>
        <w:t xml:space="preserve"> </w:t>
      </w:r>
      <w:r w:rsidRPr="00731D93">
        <w:rPr>
          <w:b w:val="0"/>
          <w:bCs w:val="0"/>
        </w:rPr>
        <w:t>project</w:t>
      </w:r>
      <w:r w:rsidRPr="00731D93">
        <w:rPr>
          <w:b w:val="0"/>
          <w:bCs w:val="0"/>
          <w:spacing w:val="-4"/>
        </w:rPr>
        <w:t xml:space="preserve"> </w:t>
      </w:r>
      <w:r w:rsidRPr="00731D93">
        <w:rPr>
          <w:b w:val="0"/>
          <w:bCs w:val="0"/>
        </w:rPr>
        <w:t>developed</w:t>
      </w:r>
      <w:r w:rsidRPr="00731D93">
        <w:rPr>
          <w:b w:val="0"/>
          <w:bCs w:val="0"/>
          <w:spacing w:val="-5"/>
        </w:rPr>
        <w:t xml:space="preserve"> </w:t>
      </w:r>
      <w:r w:rsidRPr="00731D93">
        <w:rPr>
          <w:b w:val="0"/>
          <w:bCs w:val="0"/>
        </w:rPr>
        <w:t>for</w:t>
      </w:r>
      <w:r w:rsidRPr="00731D93">
        <w:rPr>
          <w:b w:val="0"/>
          <w:bCs w:val="0"/>
          <w:spacing w:val="-12"/>
        </w:rPr>
        <w:t xml:space="preserve"> </w:t>
      </w:r>
      <w:r w:rsidRPr="00731D93">
        <w:rPr>
          <w:b w:val="0"/>
          <w:bCs w:val="0"/>
        </w:rPr>
        <w:t>the</w:t>
      </w:r>
      <w:r w:rsidRPr="00731D93">
        <w:rPr>
          <w:b w:val="0"/>
          <w:bCs w:val="0"/>
          <w:spacing w:val="-8"/>
        </w:rPr>
        <w:t xml:space="preserve"> </w:t>
      </w:r>
      <w:r w:rsidRPr="00731D93">
        <w:rPr>
          <w:b w:val="0"/>
          <w:bCs w:val="0"/>
        </w:rPr>
        <w:t>MCA</w:t>
      </w:r>
      <w:r w:rsidRPr="00731D93">
        <w:rPr>
          <w:b w:val="0"/>
          <w:bCs w:val="0"/>
          <w:spacing w:val="-7"/>
        </w:rPr>
        <w:t xml:space="preserve"> </w:t>
      </w:r>
      <w:r w:rsidRPr="00731D93">
        <w:rPr>
          <w:b w:val="0"/>
          <w:bCs w:val="0"/>
        </w:rPr>
        <w:t>was</w:t>
      </w:r>
      <w:r w:rsidRPr="00731D93">
        <w:rPr>
          <w:b w:val="0"/>
          <w:bCs w:val="0"/>
          <w:spacing w:val="-9"/>
        </w:rPr>
        <w:t xml:space="preserve"> </w:t>
      </w:r>
      <w:r w:rsidRPr="00731D93">
        <w:rPr>
          <w:b w:val="0"/>
          <w:bCs w:val="0"/>
        </w:rPr>
        <w:t>not</w:t>
      </w:r>
      <w:r w:rsidRPr="00731D93">
        <w:rPr>
          <w:b w:val="0"/>
          <w:bCs w:val="0"/>
          <w:spacing w:val="-4"/>
        </w:rPr>
        <w:t xml:space="preserve"> </w:t>
      </w:r>
      <w:r w:rsidRPr="00731D93">
        <w:rPr>
          <w:b w:val="0"/>
          <w:bCs w:val="0"/>
        </w:rPr>
        <w:t>possible</w:t>
      </w:r>
      <w:r w:rsidRPr="00731D93">
        <w:rPr>
          <w:b w:val="0"/>
          <w:bCs w:val="0"/>
          <w:spacing w:val="-8"/>
        </w:rPr>
        <w:t xml:space="preserve"> </w:t>
      </w:r>
      <w:r w:rsidRPr="00731D93">
        <w:rPr>
          <w:b w:val="0"/>
          <w:bCs w:val="0"/>
        </w:rPr>
        <w:t>without</w:t>
      </w:r>
      <w:r w:rsidRPr="00731D93">
        <w:rPr>
          <w:b w:val="0"/>
          <w:bCs w:val="0"/>
          <w:spacing w:val="-4"/>
        </w:rPr>
        <w:t xml:space="preserve"> </w:t>
      </w:r>
      <w:r w:rsidRPr="00731D93">
        <w:rPr>
          <w:b w:val="0"/>
          <w:bCs w:val="0"/>
        </w:rPr>
        <w:t>the</w:t>
      </w:r>
      <w:r w:rsidRPr="00731D93">
        <w:rPr>
          <w:b w:val="0"/>
          <w:bCs w:val="0"/>
          <w:spacing w:val="-12"/>
        </w:rPr>
        <w:t xml:space="preserve"> </w:t>
      </w:r>
      <w:r w:rsidRPr="00731D93">
        <w:rPr>
          <w:b w:val="0"/>
          <w:bCs w:val="0"/>
        </w:rPr>
        <w:t>persons and</w:t>
      </w:r>
      <w:r w:rsidRPr="00731D93">
        <w:rPr>
          <w:b w:val="0"/>
          <w:bCs w:val="0"/>
          <w:spacing w:val="-57"/>
        </w:rPr>
        <w:t xml:space="preserve"> </w:t>
      </w:r>
      <w:r w:rsidRPr="00731D93">
        <w:rPr>
          <w:b w:val="0"/>
          <w:bCs w:val="0"/>
        </w:rPr>
        <w:t>organizations that helped me in completing this. I am deeply grateful to all whose</w:t>
      </w:r>
      <w:r w:rsidRPr="00731D93">
        <w:rPr>
          <w:b w:val="0"/>
          <w:bCs w:val="0"/>
          <w:spacing w:val="1"/>
        </w:rPr>
        <w:t xml:space="preserve"> </w:t>
      </w:r>
      <w:r w:rsidRPr="00731D93">
        <w:rPr>
          <w:b w:val="0"/>
          <w:bCs w:val="0"/>
        </w:rPr>
        <w:t>enthusiasm</w:t>
      </w:r>
      <w:r w:rsidRPr="00731D93">
        <w:rPr>
          <w:b w:val="0"/>
          <w:bCs w:val="0"/>
          <w:spacing w:val="-3"/>
        </w:rPr>
        <w:t xml:space="preserve"> </w:t>
      </w:r>
      <w:r w:rsidRPr="00731D93">
        <w:rPr>
          <w:b w:val="0"/>
          <w:bCs w:val="0"/>
        </w:rPr>
        <w:t>and</w:t>
      </w:r>
      <w:r w:rsidRPr="00731D93">
        <w:rPr>
          <w:b w:val="0"/>
          <w:bCs w:val="0"/>
          <w:spacing w:val="1"/>
        </w:rPr>
        <w:t xml:space="preserve"> </w:t>
      </w:r>
      <w:r w:rsidRPr="00731D93">
        <w:rPr>
          <w:b w:val="0"/>
          <w:bCs w:val="0"/>
        </w:rPr>
        <w:t>energy</w:t>
      </w:r>
      <w:r w:rsidRPr="00731D93">
        <w:rPr>
          <w:b w:val="0"/>
          <w:bCs w:val="0"/>
          <w:spacing w:val="1"/>
        </w:rPr>
        <w:t xml:space="preserve"> </w:t>
      </w:r>
      <w:r w:rsidRPr="00731D93">
        <w:rPr>
          <w:b w:val="0"/>
          <w:bCs w:val="0"/>
        </w:rPr>
        <w:t>transformed my</w:t>
      </w:r>
      <w:r w:rsidRPr="00731D93">
        <w:rPr>
          <w:b w:val="0"/>
          <w:bCs w:val="0"/>
          <w:spacing w:val="1"/>
        </w:rPr>
        <w:t xml:space="preserve"> </w:t>
      </w:r>
      <w:r w:rsidRPr="00731D93">
        <w:rPr>
          <w:b w:val="0"/>
          <w:bCs w:val="0"/>
        </w:rPr>
        <w:t>vision</w:t>
      </w:r>
      <w:r w:rsidRPr="00731D93">
        <w:rPr>
          <w:b w:val="0"/>
          <w:bCs w:val="0"/>
          <w:spacing w:val="2"/>
        </w:rPr>
        <w:t xml:space="preserve"> </w:t>
      </w:r>
      <w:r w:rsidRPr="00731D93">
        <w:rPr>
          <w:b w:val="0"/>
          <w:bCs w:val="0"/>
        </w:rPr>
        <w:t>of</w:t>
      </w:r>
      <w:r w:rsidRPr="00731D93">
        <w:rPr>
          <w:b w:val="0"/>
          <w:bCs w:val="0"/>
          <w:spacing w:val="-3"/>
        </w:rPr>
        <w:t xml:space="preserve"> </w:t>
      </w:r>
      <w:r w:rsidRPr="00731D93">
        <w:rPr>
          <w:b w:val="0"/>
          <w:bCs w:val="0"/>
        </w:rPr>
        <w:t>this</w:t>
      </w:r>
      <w:r w:rsidRPr="00731D93">
        <w:rPr>
          <w:b w:val="0"/>
          <w:bCs w:val="0"/>
          <w:spacing w:val="-1"/>
        </w:rPr>
        <w:t xml:space="preserve"> </w:t>
      </w:r>
      <w:r w:rsidRPr="00731D93">
        <w:rPr>
          <w:b w:val="0"/>
          <w:bCs w:val="0"/>
        </w:rPr>
        <w:t>study</w:t>
      </w:r>
      <w:r w:rsidRPr="00731D93">
        <w:rPr>
          <w:b w:val="0"/>
          <w:bCs w:val="0"/>
          <w:spacing w:val="1"/>
        </w:rPr>
        <w:t xml:space="preserve"> </w:t>
      </w:r>
      <w:r w:rsidRPr="00731D93">
        <w:rPr>
          <w:b w:val="0"/>
          <w:bCs w:val="0"/>
        </w:rPr>
        <w:t>into</w:t>
      </w:r>
      <w:r w:rsidRPr="00731D93">
        <w:rPr>
          <w:b w:val="0"/>
          <w:bCs w:val="0"/>
          <w:spacing w:val="-5"/>
        </w:rPr>
        <w:t xml:space="preserve"> </w:t>
      </w:r>
      <w:r w:rsidRPr="00731D93">
        <w:rPr>
          <w:b w:val="0"/>
          <w:bCs w:val="0"/>
        </w:rPr>
        <w:t>reality.</w:t>
      </w:r>
    </w:p>
    <w:p w:rsidR="001546D3" w:rsidRPr="00731D93" w:rsidRDefault="00577A85" w:rsidP="00731D93">
      <w:pPr>
        <w:spacing w:before="154" w:line="360" w:lineRule="auto"/>
        <w:ind w:left="1323" w:right="944" w:firstLine="720"/>
        <w:jc w:val="both"/>
        <w:rPr>
          <w:sz w:val="24"/>
        </w:rPr>
      </w:pPr>
      <w:r w:rsidRPr="00731D93">
        <w:rPr>
          <w:sz w:val="24"/>
        </w:rPr>
        <w:t xml:space="preserve">I extend my sincere thanks to </w:t>
      </w:r>
      <w:r w:rsidRPr="00731D93">
        <w:rPr>
          <w:sz w:val="24"/>
          <w:u w:val="thick"/>
        </w:rPr>
        <w:t xml:space="preserve">Prof. </w:t>
      </w:r>
      <w:r w:rsidR="007A03B8" w:rsidRPr="00731D93">
        <w:rPr>
          <w:sz w:val="24"/>
          <w:u w:val="thick"/>
        </w:rPr>
        <w:t xml:space="preserve">Takale S. B. </w:t>
      </w:r>
      <w:r w:rsidRPr="00731D93">
        <w:rPr>
          <w:sz w:val="24"/>
        </w:rPr>
        <w:t xml:space="preserve"> for making it easy</w:t>
      </w:r>
      <w:r w:rsidRPr="00731D93">
        <w:rPr>
          <w:spacing w:val="-57"/>
          <w:sz w:val="24"/>
        </w:rPr>
        <w:t xml:space="preserve"> </w:t>
      </w:r>
      <w:r w:rsidRPr="00731D93">
        <w:rPr>
          <w:sz w:val="24"/>
        </w:rPr>
        <w:t>to work in the Institute and providing me needed guidance throughout the project</w:t>
      </w:r>
      <w:r w:rsidRPr="00731D93">
        <w:rPr>
          <w:spacing w:val="1"/>
          <w:sz w:val="24"/>
        </w:rPr>
        <w:t xml:space="preserve"> </w:t>
      </w:r>
      <w:r w:rsidRPr="00731D93">
        <w:rPr>
          <w:sz w:val="24"/>
        </w:rPr>
        <w:t>keeping it focused and on the track. I am thankful to him/her for the extended</w:t>
      </w:r>
      <w:r w:rsidRPr="00731D93">
        <w:rPr>
          <w:spacing w:val="1"/>
          <w:sz w:val="24"/>
        </w:rPr>
        <w:t xml:space="preserve"> </w:t>
      </w:r>
      <w:r w:rsidRPr="00731D93">
        <w:rPr>
          <w:sz w:val="24"/>
        </w:rPr>
        <w:t>knowledge</w:t>
      </w:r>
      <w:r w:rsidRPr="00731D93">
        <w:rPr>
          <w:spacing w:val="-1"/>
          <w:sz w:val="24"/>
        </w:rPr>
        <w:t xml:space="preserve"> </w:t>
      </w:r>
      <w:r w:rsidRPr="00731D93">
        <w:rPr>
          <w:sz w:val="24"/>
        </w:rPr>
        <w:t>imparted</w:t>
      </w:r>
      <w:r w:rsidRPr="00731D93">
        <w:rPr>
          <w:spacing w:val="1"/>
          <w:sz w:val="24"/>
        </w:rPr>
        <w:t xml:space="preserve"> </w:t>
      </w:r>
      <w:r w:rsidRPr="00731D93">
        <w:rPr>
          <w:sz w:val="24"/>
        </w:rPr>
        <w:t>to</w:t>
      </w:r>
      <w:r w:rsidRPr="00731D93">
        <w:rPr>
          <w:spacing w:val="1"/>
          <w:sz w:val="24"/>
        </w:rPr>
        <w:t xml:space="preserve"> </w:t>
      </w:r>
      <w:r w:rsidRPr="00731D93">
        <w:rPr>
          <w:sz w:val="24"/>
        </w:rPr>
        <w:t>me during the course of</w:t>
      </w:r>
      <w:r w:rsidRPr="00731D93">
        <w:rPr>
          <w:spacing w:val="-2"/>
          <w:sz w:val="24"/>
        </w:rPr>
        <w:t xml:space="preserve"> </w:t>
      </w:r>
      <w:r w:rsidRPr="00731D93">
        <w:rPr>
          <w:sz w:val="24"/>
        </w:rPr>
        <w:t>project</w:t>
      </w:r>
      <w:r w:rsidRPr="00731D93">
        <w:rPr>
          <w:spacing w:val="1"/>
          <w:sz w:val="24"/>
        </w:rPr>
        <w:t xml:space="preserve"> </w:t>
      </w:r>
      <w:r w:rsidRPr="00731D93">
        <w:rPr>
          <w:sz w:val="24"/>
        </w:rPr>
        <w:t>development.</w:t>
      </w:r>
    </w:p>
    <w:p w:rsidR="001546D3" w:rsidRPr="00731D93" w:rsidRDefault="001546D3" w:rsidP="00731D93">
      <w:pPr>
        <w:pStyle w:val="BodyText"/>
        <w:spacing w:before="4" w:line="360" w:lineRule="auto"/>
        <w:rPr>
          <w:sz w:val="20"/>
        </w:rPr>
      </w:pPr>
    </w:p>
    <w:p w:rsidR="001546D3" w:rsidRDefault="001546D3">
      <w:pPr>
        <w:pStyle w:val="BodyText"/>
        <w:rPr>
          <w:b/>
          <w:sz w:val="26"/>
        </w:rPr>
      </w:pPr>
    </w:p>
    <w:p w:rsidR="001546D3" w:rsidRDefault="00502DCA">
      <w:pPr>
        <w:pStyle w:val="BodyText"/>
        <w:rPr>
          <w:b/>
          <w:sz w:val="26"/>
        </w:rPr>
      </w:pPr>
      <w:r>
        <w:rPr>
          <w:b/>
          <w:sz w:val="26"/>
        </w:rPr>
        <w:tab/>
      </w:r>
      <w:r>
        <w:rPr>
          <w:b/>
          <w:sz w:val="26"/>
        </w:rPr>
        <w:tab/>
        <w:t>Th</w:t>
      </w:r>
      <w:r w:rsidR="00B31A7B">
        <w:rPr>
          <w:b/>
          <w:sz w:val="26"/>
        </w:rPr>
        <w:t>an</w:t>
      </w:r>
      <w:r>
        <w:rPr>
          <w:b/>
          <w:sz w:val="26"/>
        </w:rPr>
        <w:t>k You</w:t>
      </w:r>
      <w:r w:rsidR="00EB6E67">
        <w:rPr>
          <w:b/>
          <w:sz w:val="26"/>
        </w:rPr>
        <w:t>.</w:t>
      </w: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jc w:val="right"/>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Pr="00731D93" w:rsidRDefault="00577A85">
      <w:pPr>
        <w:spacing w:before="217"/>
        <w:ind w:left="1609" w:right="1593"/>
        <w:jc w:val="center"/>
        <w:rPr>
          <w:b/>
          <w:sz w:val="32"/>
          <w:szCs w:val="32"/>
        </w:rPr>
      </w:pPr>
      <w:bookmarkStart w:id="154" w:name="Project_Title_–_Clinic_Management_System"/>
      <w:bookmarkEnd w:id="154"/>
      <w:r w:rsidRPr="00731D93">
        <w:rPr>
          <w:b/>
          <w:color w:val="2D74B5"/>
          <w:spacing w:val="-1"/>
          <w:sz w:val="32"/>
          <w:szCs w:val="32"/>
        </w:rPr>
        <w:t>Project</w:t>
      </w:r>
      <w:r w:rsidRPr="00731D93">
        <w:rPr>
          <w:b/>
          <w:color w:val="2D74B5"/>
          <w:spacing w:val="2"/>
          <w:sz w:val="32"/>
          <w:szCs w:val="32"/>
        </w:rPr>
        <w:t xml:space="preserve"> </w:t>
      </w:r>
      <w:r w:rsidRPr="00731D93">
        <w:rPr>
          <w:b/>
          <w:color w:val="2D74B5"/>
          <w:spacing w:val="-1"/>
          <w:sz w:val="32"/>
          <w:szCs w:val="32"/>
        </w:rPr>
        <w:t>Title</w:t>
      </w:r>
      <w:r w:rsidR="00633E51">
        <w:rPr>
          <w:b/>
          <w:color w:val="2D74B5"/>
          <w:spacing w:val="7"/>
          <w:sz w:val="32"/>
          <w:szCs w:val="32"/>
        </w:rPr>
        <w:t xml:space="preserve">: </w:t>
      </w:r>
      <w:r w:rsidR="005E188B" w:rsidRPr="00731D93">
        <w:rPr>
          <w:b/>
          <w:color w:val="2D74B5"/>
          <w:spacing w:val="-1"/>
          <w:sz w:val="32"/>
          <w:szCs w:val="32"/>
        </w:rPr>
        <w:t>Hospital</w:t>
      </w:r>
      <w:r w:rsidRPr="00731D93">
        <w:rPr>
          <w:b/>
          <w:color w:val="2D74B5"/>
          <w:spacing w:val="2"/>
          <w:sz w:val="32"/>
          <w:szCs w:val="32"/>
        </w:rPr>
        <w:t xml:space="preserve"> </w:t>
      </w:r>
      <w:r w:rsidRPr="00731D93">
        <w:rPr>
          <w:b/>
          <w:color w:val="2D74B5"/>
          <w:spacing w:val="-1"/>
          <w:sz w:val="32"/>
          <w:szCs w:val="32"/>
        </w:rPr>
        <w:t>Management</w:t>
      </w:r>
      <w:r w:rsidRPr="00731D93">
        <w:rPr>
          <w:b/>
          <w:color w:val="2D74B5"/>
          <w:spacing w:val="7"/>
          <w:sz w:val="32"/>
          <w:szCs w:val="32"/>
        </w:rPr>
        <w:t xml:space="preserve"> </w:t>
      </w:r>
      <w:r w:rsidRPr="00731D93">
        <w:rPr>
          <w:b/>
          <w:color w:val="2D74B5"/>
          <w:sz w:val="32"/>
          <w:szCs w:val="32"/>
        </w:rPr>
        <w:t>System</w:t>
      </w:r>
    </w:p>
    <w:p w:rsidR="001546D3" w:rsidRDefault="001546D3">
      <w:pPr>
        <w:pStyle w:val="BodyText"/>
        <w:spacing w:before="1"/>
        <w:rPr>
          <w:b/>
          <w:sz w:val="55"/>
        </w:rPr>
      </w:pPr>
    </w:p>
    <w:p w:rsidR="001546D3" w:rsidRDefault="00577A85">
      <w:pPr>
        <w:ind w:left="1379" w:right="1593"/>
        <w:jc w:val="center"/>
        <w:rPr>
          <w:b/>
          <w:sz w:val="32"/>
        </w:rPr>
      </w:pPr>
      <w:r>
        <w:rPr>
          <w:b/>
          <w:color w:val="2D74B5"/>
          <w:sz w:val="32"/>
        </w:rPr>
        <w:t>Project</w:t>
      </w:r>
      <w:r>
        <w:rPr>
          <w:b/>
          <w:color w:val="2D74B5"/>
          <w:spacing w:val="-6"/>
          <w:sz w:val="32"/>
        </w:rPr>
        <w:t xml:space="preserve"> </w:t>
      </w:r>
      <w:r>
        <w:rPr>
          <w:b/>
          <w:color w:val="2D74B5"/>
          <w:sz w:val="32"/>
        </w:rPr>
        <w:t>Guide</w:t>
      </w:r>
      <w:r>
        <w:rPr>
          <w:b/>
          <w:color w:val="2D74B5"/>
          <w:spacing w:val="-3"/>
          <w:sz w:val="32"/>
        </w:rPr>
        <w:t xml:space="preserve"> </w:t>
      </w:r>
      <w:r w:rsidR="00633E51">
        <w:rPr>
          <w:b/>
          <w:color w:val="2D74B5"/>
          <w:sz w:val="32"/>
        </w:rPr>
        <w:t>:</w:t>
      </w:r>
      <w:r>
        <w:rPr>
          <w:b/>
          <w:color w:val="2D74B5"/>
          <w:spacing w:val="-6"/>
          <w:sz w:val="32"/>
        </w:rPr>
        <w:t xml:space="preserve"> </w:t>
      </w:r>
      <w:r>
        <w:rPr>
          <w:b/>
          <w:color w:val="2D74B5"/>
          <w:sz w:val="32"/>
        </w:rPr>
        <w:t>Prof.</w:t>
      </w:r>
      <w:r w:rsidR="005E188B">
        <w:rPr>
          <w:b/>
          <w:color w:val="2D74B5"/>
          <w:sz w:val="32"/>
        </w:rPr>
        <w:t>Takale S.B.</w:t>
      </w: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spacing w:before="7"/>
        <w:rPr>
          <w:b/>
          <w:sz w:val="17"/>
        </w:rPr>
      </w:pPr>
    </w:p>
    <w:p w:rsidR="001546D3" w:rsidRDefault="00C65E4E">
      <w:pPr>
        <w:pStyle w:val="BodyText"/>
        <w:rPr>
          <w:b/>
          <w:sz w:val="20"/>
        </w:rPr>
      </w:pPr>
      <w:r>
        <w:rPr>
          <w:noProof/>
          <w:lang w:val="en-IN" w:eastAsia="en-IN" w:bidi="mr-IN"/>
        </w:rPr>
        <mc:AlternateContent>
          <mc:Choice Requires="wpg">
            <w:drawing>
              <wp:anchor distT="0" distB="0" distL="0" distR="0" simplePos="0" relativeHeight="251658240" behindDoc="1" locked="0" layoutInCell="1" allowOverlap="1">
                <wp:simplePos x="0" y="0"/>
                <wp:positionH relativeFrom="page">
                  <wp:posOffset>1508760</wp:posOffset>
                </wp:positionH>
                <wp:positionV relativeFrom="paragraph">
                  <wp:posOffset>148590</wp:posOffset>
                </wp:positionV>
                <wp:extent cx="5069840" cy="1934845"/>
                <wp:effectExtent l="0" t="0" r="0" b="0"/>
                <wp:wrapTopAndBottom/>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9840" cy="1934845"/>
                          <a:chOff x="2366" y="242"/>
                          <a:chExt cx="7928" cy="2732"/>
                        </a:xfrm>
                      </wpg:grpSpPr>
                      <wps:wsp>
                        <wps:cNvPr id="35" name="Freeform 25"/>
                        <wps:cNvSpPr>
                          <a:spLocks/>
                        </wps:cNvSpPr>
                        <wps:spPr bwMode="auto">
                          <a:xfrm>
                            <a:off x="2376" y="251"/>
                            <a:ext cx="7908" cy="2712"/>
                          </a:xfrm>
                          <a:custGeom>
                            <a:avLst/>
                            <a:gdLst>
                              <a:gd name="T0" fmla="+- 0 2376 2376"/>
                              <a:gd name="T1" fmla="*/ T0 w 7908"/>
                              <a:gd name="T2" fmla="+- 0 704 252"/>
                              <a:gd name="T3" fmla="*/ 704 h 2712"/>
                              <a:gd name="T4" fmla="+- 0 2382 2376"/>
                              <a:gd name="T5" fmla="*/ T4 w 7908"/>
                              <a:gd name="T6" fmla="+- 0 630 252"/>
                              <a:gd name="T7" fmla="*/ 630 h 2712"/>
                              <a:gd name="T8" fmla="+- 0 2399 2376"/>
                              <a:gd name="T9" fmla="*/ T8 w 7908"/>
                              <a:gd name="T10" fmla="+- 0 561 252"/>
                              <a:gd name="T11" fmla="*/ 561 h 2712"/>
                              <a:gd name="T12" fmla="+- 0 2426 2376"/>
                              <a:gd name="T13" fmla="*/ T12 w 7908"/>
                              <a:gd name="T14" fmla="+- 0 496 252"/>
                              <a:gd name="T15" fmla="*/ 496 h 2712"/>
                              <a:gd name="T16" fmla="+- 0 2463 2376"/>
                              <a:gd name="T17" fmla="*/ T16 w 7908"/>
                              <a:gd name="T18" fmla="+- 0 437 252"/>
                              <a:gd name="T19" fmla="*/ 437 h 2712"/>
                              <a:gd name="T20" fmla="+- 0 2508 2376"/>
                              <a:gd name="T21" fmla="*/ T20 w 7908"/>
                              <a:gd name="T22" fmla="+- 0 384 252"/>
                              <a:gd name="T23" fmla="*/ 384 h 2712"/>
                              <a:gd name="T24" fmla="+- 0 2561 2376"/>
                              <a:gd name="T25" fmla="*/ T24 w 7908"/>
                              <a:gd name="T26" fmla="+- 0 339 252"/>
                              <a:gd name="T27" fmla="*/ 339 h 2712"/>
                              <a:gd name="T28" fmla="+- 0 2620 2376"/>
                              <a:gd name="T29" fmla="*/ T28 w 7908"/>
                              <a:gd name="T30" fmla="+- 0 302 252"/>
                              <a:gd name="T31" fmla="*/ 302 h 2712"/>
                              <a:gd name="T32" fmla="+- 0 2685 2376"/>
                              <a:gd name="T33" fmla="*/ T32 w 7908"/>
                              <a:gd name="T34" fmla="+- 0 275 252"/>
                              <a:gd name="T35" fmla="*/ 275 h 2712"/>
                              <a:gd name="T36" fmla="+- 0 2755 2376"/>
                              <a:gd name="T37" fmla="*/ T36 w 7908"/>
                              <a:gd name="T38" fmla="+- 0 258 252"/>
                              <a:gd name="T39" fmla="*/ 258 h 2712"/>
                              <a:gd name="T40" fmla="+- 0 2828 2376"/>
                              <a:gd name="T41" fmla="*/ T40 w 7908"/>
                              <a:gd name="T42" fmla="+- 0 252 252"/>
                              <a:gd name="T43" fmla="*/ 252 h 2712"/>
                              <a:gd name="T44" fmla="+- 0 9832 2376"/>
                              <a:gd name="T45" fmla="*/ T44 w 7908"/>
                              <a:gd name="T46" fmla="+- 0 252 252"/>
                              <a:gd name="T47" fmla="*/ 252 h 2712"/>
                              <a:gd name="T48" fmla="+- 0 9905 2376"/>
                              <a:gd name="T49" fmla="*/ T48 w 7908"/>
                              <a:gd name="T50" fmla="+- 0 258 252"/>
                              <a:gd name="T51" fmla="*/ 258 h 2712"/>
                              <a:gd name="T52" fmla="+- 0 9975 2376"/>
                              <a:gd name="T53" fmla="*/ T52 w 7908"/>
                              <a:gd name="T54" fmla="+- 0 275 252"/>
                              <a:gd name="T55" fmla="*/ 275 h 2712"/>
                              <a:gd name="T56" fmla="+- 0 10040 2376"/>
                              <a:gd name="T57" fmla="*/ T56 w 7908"/>
                              <a:gd name="T58" fmla="+- 0 302 252"/>
                              <a:gd name="T59" fmla="*/ 302 h 2712"/>
                              <a:gd name="T60" fmla="+- 0 10099 2376"/>
                              <a:gd name="T61" fmla="*/ T60 w 7908"/>
                              <a:gd name="T62" fmla="+- 0 339 252"/>
                              <a:gd name="T63" fmla="*/ 339 h 2712"/>
                              <a:gd name="T64" fmla="+- 0 10152 2376"/>
                              <a:gd name="T65" fmla="*/ T64 w 7908"/>
                              <a:gd name="T66" fmla="+- 0 384 252"/>
                              <a:gd name="T67" fmla="*/ 384 h 2712"/>
                              <a:gd name="T68" fmla="+- 0 10197 2376"/>
                              <a:gd name="T69" fmla="*/ T68 w 7908"/>
                              <a:gd name="T70" fmla="+- 0 437 252"/>
                              <a:gd name="T71" fmla="*/ 437 h 2712"/>
                              <a:gd name="T72" fmla="+- 0 10234 2376"/>
                              <a:gd name="T73" fmla="*/ T72 w 7908"/>
                              <a:gd name="T74" fmla="+- 0 496 252"/>
                              <a:gd name="T75" fmla="*/ 496 h 2712"/>
                              <a:gd name="T76" fmla="+- 0 10261 2376"/>
                              <a:gd name="T77" fmla="*/ T76 w 7908"/>
                              <a:gd name="T78" fmla="+- 0 561 252"/>
                              <a:gd name="T79" fmla="*/ 561 h 2712"/>
                              <a:gd name="T80" fmla="+- 0 10278 2376"/>
                              <a:gd name="T81" fmla="*/ T80 w 7908"/>
                              <a:gd name="T82" fmla="+- 0 630 252"/>
                              <a:gd name="T83" fmla="*/ 630 h 2712"/>
                              <a:gd name="T84" fmla="+- 0 10284 2376"/>
                              <a:gd name="T85" fmla="*/ T84 w 7908"/>
                              <a:gd name="T86" fmla="+- 0 704 252"/>
                              <a:gd name="T87" fmla="*/ 704 h 2712"/>
                              <a:gd name="T88" fmla="+- 0 10284 2376"/>
                              <a:gd name="T89" fmla="*/ T88 w 7908"/>
                              <a:gd name="T90" fmla="+- 0 2512 252"/>
                              <a:gd name="T91" fmla="*/ 2512 h 2712"/>
                              <a:gd name="T92" fmla="+- 0 10278 2376"/>
                              <a:gd name="T93" fmla="*/ T92 w 7908"/>
                              <a:gd name="T94" fmla="+- 0 2585 252"/>
                              <a:gd name="T95" fmla="*/ 2585 h 2712"/>
                              <a:gd name="T96" fmla="+- 0 10261 2376"/>
                              <a:gd name="T97" fmla="*/ T96 w 7908"/>
                              <a:gd name="T98" fmla="+- 0 2654 252"/>
                              <a:gd name="T99" fmla="*/ 2654 h 2712"/>
                              <a:gd name="T100" fmla="+- 0 10234 2376"/>
                              <a:gd name="T101" fmla="*/ T100 w 7908"/>
                              <a:gd name="T102" fmla="+- 0 2719 252"/>
                              <a:gd name="T103" fmla="*/ 2719 h 2712"/>
                              <a:gd name="T104" fmla="+- 0 10197 2376"/>
                              <a:gd name="T105" fmla="*/ T104 w 7908"/>
                              <a:gd name="T106" fmla="+- 0 2779 252"/>
                              <a:gd name="T107" fmla="*/ 2779 h 2712"/>
                              <a:gd name="T108" fmla="+- 0 10152 2376"/>
                              <a:gd name="T109" fmla="*/ T108 w 7908"/>
                              <a:gd name="T110" fmla="+- 0 2831 252"/>
                              <a:gd name="T111" fmla="*/ 2831 h 2712"/>
                              <a:gd name="T112" fmla="+- 0 10099 2376"/>
                              <a:gd name="T113" fmla="*/ T112 w 7908"/>
                              <a:gd name="T114" fmla="+- 0 2876 252"/>
                              <a:gd name="T115" fmla="*/ 2876 h 2712"/>
                              <a:gd name="T116" fmla="+- 0 10040 2376"/>
                              <a:gd name="T117" fmla="*/ T116 w 7908"/>
                              <a:gd name="T118" fmla="+- 0 2913 252"/>
                              <a:gd name="T119" fmla="*/ 2913 h 2712"/>
                              <a:gd name="T120" fmla="+- 0 9975 2376"/>
                              <a:gd name="T121" fmla="*/ T120 w 7908"/>
                              <a:gd name="T122" fmla="+- 0 2941 252"/>
                              <a:gd name="T123" fmla="*/ 2941 h 2712"/>
                              <a:gd name="T124" fmla="+- 0 9905 2376"/>
                              <a:gd name="T125" fmla="*/ T124 w 7908"/>
                              <a:gd name="T126" fmla="+- 0 2958 252"/>
                              <a:gd name="T127" fmla="*/ 2958 h 2712"/>
                              <a:gd name="T128" fmla="+- 0 9832 2376"/>
                              <a:gd name="T129" fmla="*/ T128 w 7908"/>
                              <a:gd name="T130" fmla="+- 0 2964 252"/>
                              <a:gd name="T131" fmla="*/ 2964 h 2712"/>
                              <a:gd name="T132" fmla="+- 0 2828 2376"/>
                              <a:gd name="T133" fmla="*/ T132 w 7908"/>
                              <a:gd name="T134" fmla="+- 0 2964 252"/>
                              <a:gd name="T135" fmla="*/ 2964 h 2712"/>
                              <a:gd name="T136" fmla="+- 0 2755 2376"/>
                              <a:gd name="T137" fmla="*/ T136 w 7908"/>
                              <a:gd name="T138" fmla="+- 0 2958 252"/>
                              <a:gd name="T139" fmla="*/ 2958 h 2712"/>
                              <a:gd name="T140" fmla="+- 0 2685 2376"/>
                              <a:gd name="T141" fmla="*/ T140 w 7908"/>
                              <a:gd name="T142" fmla="+- 0 2941 252"/>
                              <a:gd name="T143" fmla="*/ 2941 h 2712"/>
                              <a:gd name="T144" fmla="+- 0 2620 2376"/>
                              <a:gd name="T145" fmla="*/ T144 w 7908"/>
                              <a:gd name="T146" fmla="+- 0 2913 252"/>
                              <a:gd name="T147" fmla="*/ 2913 h 2712"/>
                              <a:gd name="T148" fmla="+- 0 2561 2376"/>
                              <a:gd name="T149" fmla="*/ T148 w 7908"/>
                              <a:gd name="T150" fmla="+- 0 2876 252"/>
                              <a:gd name="T151" fmla="*/ 2876 h 2712"/>
                              <a:gd name="T152" fmla="+- 0 2508 2376"/>
                              <a:gd name="T153" fmla="*/ T152 w 7908"/>
                              <a:gd name="T154" fmla="+- 0 2831 252"/>
                              <a:gd name="T155" fmla="*/ 2831 h 2712"/>
                              <a:gd name="T156" fmla="+- 0 2463 2376"/>
                              <a:gd name="T157" fmla="*/ T156 w 7908"/>
                              <a:gd name="T158" fmla="+- 0 2779 252"/>
                              <a:gd name="T159" fmla="*/ 2779 h 2712"/>
                              <a:gd name="T160" fmla="+- 0 2426 2376"/>
                              <a:gd name="T161" fmla="*/ T160 w 7908"/>
                              <a:gd name="T162" fmla="+- 0 2719 252"/>
                              <a:gd name="T163" fmla="*/ 2719 h 2712"/>
                              <a:gd name="T164" fmla="+- 0 2399 2376"/>
                              <a:gd name="T165" fmla="*/ T164 w 7908"/>
                              <a:gd name="T166" fmla="+- 0 2654 252"/>
                              <a:gd name="T167" fmla="*/ 2654 h 2712"/>
                              <a:gd name="T168" fmla="+- 0 2382 2376"/>
                              <a:gd name="T169" fmla="*/ T168 w 7908"/>
                              <a:gd name="T170" fmla="+- 0 2585 252"/>
                              <a:gd name="T171" fmla="*/ 2585 h 2712"/>
                              <a:gd name="T172" fmla="+- 0 2376 2376"/>
                              <a:gd name="T173" fmla="*/ T172 w 7908"/>
                              <a:gd name="T174" fmla="+- 0 2512 252"/>
                              <a:gd name="T175" fmla="*/ 2512 h 2712"/>
                              <a:gd name="T176" fmla="+- 0 2376 2376"/>
                              <a:gd name="T177" fmla="*/ T176 w 7908"/>
                              <a:gd name="T178" fmla="+- 0 704 252"/>
                              <a:gd name="T179" fmla="*/ 704 h 27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7908" h="2712">
                                <a:moveTo>
                                  <a:pt x="0" y="452"/>
                                </a:moveTo>
                                <a:lnTo>
                                  <a:pt x="6" y="378"/>
                                </a:lnTo>
                                <a:lnTo>
                                  <a:pt x="23" y="309"/>
                                </a:lnTo>
                                <a:lnTo>
                                  <a:pt x="50" y="244"/>
                                </a:lnTo>
                                <a:lnTo>
                                  <a:pt x="87" y="185"/>
                                </a:lnTo>
                                <a:lnTo>
                                  <a:pt x="132" y="132"/>
                                </a:lnTo>
                                <a:lnTo>
                                  <a:pt x="185" y="87"/>
                                </a:lnTo>
                                <a:lnTo>
                                  <a:pt x="244" y="50"/>
                                </a:lnTo>
                                <a:lnTo>
                                  <a:pt x="309" y="23"/>
                                </a:lnTo>
                                <a:lnTo>
                                  <a:pt x="379" y="6"/>
                                </a:lnTo>
                                <a:lnTo>
                                  <a:pt x="452" y="0"/>
                                </a:lnTo>
                                <a:lnTo>
                                  <a:pt x="7456" y="0"/>
                                </a:lnTo>
                                <a:lnTo>
                                  <a:pt x="7529" y="6"/>
                                </a:lnTo>
                                <a:lnTo>
                                  <a:pt x="7599" y="23"/>
                                </a:lnTo>
                                <a:lnTo>
                                  <a:pt x="7664" y="50"/>
                                </a:lnTo>
                                <a:lnTo>
                                  <a:pt x="7723" y="87"/>
                                </a:lnTo>
                                <a:lnTo>
                                  <a:pt x="7776" y="132"/>
                                </a:lnTo>
                                <a:lnTo>
                                  <a:pt x="7821" y="185"/>
                                </a:lnTo>
                                <a:lnTo>
                                  <a:pt x="7858" y="244"/>
                                </a:lnTo>
                                <a:lnTo>
                                  <a:pt x="7885" y="309"/>
                                </a:lnTo>
                                <a:lnTo>
                                  <a:pt x="7902" y="378"/>
                                </a:lnTo>
                                <a:lnTo>
                                  <a:pt x="7908" y="452"/>
                                </a:lnTo>
                                <a:lnTo>
                                  <a:pt x="7908" y="2260"/>
                                </a:lnTo>
                                <a:lnTo>
                                  <a:pt x="7902" y="2333"/>
                                </a:lnTo>
                                <a:lnTo>
                                  <a:pt x="7885" y="2402"/>
                                </a:lnTo>
                                <a:lnTo>
                                  <a:pt x="7858" y="2467"/>
                                </a:lnTo>
                                <a:lnTo>
                                  <a:pt x="7821" y="2527"/>
                                </a:lnTo>
                                <a:lnTo>
                                  <a:pt x="7776" y="2579"/>
                                </a:lnTo>
                                <a:lnTo>
                                  <a:pt x="7723" y="2624"/>
                                </a:lnTo>
                                <a:lnTo>
                                  <a:pt x="7664" y="2661"/>
                                </a:lnTo>
                                <a:lnTo>
                                  <a:pt x="7599" y="2689"/>
                                </a:lnTo>
                                <a:lnTo>
                                  <a:pt x="7529" y="2706"/>
                                </a:lnTo>
                                <a:lnTo>
                                  <a:pt x="7456" y="2712"/>
                                </a:lnTo>
                                <a:lnTo>
                                  <a:pt x="452" y="2712"/>
                                </a:lnTo>
                                <a:lnTo>
                                  <a:pt x="379" y="2706"/>
                                </a:lnTo>
                                <a:lnTo>
                                  <a:pt x="309" y="2689"/>
                                </a:lnTo>
                                <a:lnTo>
                                  <a:pt x="244" y="2661"/>
                                </a:lnTo>
                                <a:lnTo>
                                  <a:pt x="185" y="2624"/>
                                </a:lnTo>
                                <a:lnTo>
                                  <a:pt x="132" y="2579"/>
                                </a:lnTo>
                                <a:lnTo>
                                  <a:pt x="87" y="2527"/>
                                </a:lnTo>
                                <a:lnTo>
                                  <a:pt x="50" y="2467"/>
                                </a:lnTo>
                                <a:lnTo>
                                  <a:pt x="23" y="2402"/>
                                </a:lnTo>
                                <a:lnTo>
                                  <a:pt x="6" y="2333"/>
                                </a:lnTo>
                                <a:lnTo>
                                  <a:pt x="0" y="2260"/>
                                </a:lnTo>
                                <a:lnTo>
                                  <a:pt x="0" y="452"/>
                                </a:lnTo>
                                <a:close/>
                              </a:path>
                            </a:pathLst>
                          </a:custGeom>
                          <a:noFill/>
                          <a:ln w="12700">
                            <a:solidFill>
                              <a:srgbClr val="4471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24"/>
                        <wps:cNvSpPr txBox="1">
                          <a:spLocks noChangeArrowheads="1"/>
                        </wps:cNvSpPr>
                        <wps:spPr bwMode="auto">
                          <a:xfrm>
                            <a:off x="2366" y="241"/>
                            <a:ext cx="7928" cy="2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35B" w:rsidRDefault="00F1435B" w:rsidP="00633E51">
                              <w:pPr>
                                <w:spacing w:before="222" w:line="312" w:lineRule="auto"/>
                                <w:ind w:left="1528" w:right="2007" w:firstLine="1541"/>
                                <w:jc w:val="both"/>
                                <w:rPr>
                                  <w:b/>
                                  <w:sz w:val="28"/>
                                  <w:szCs w:val="28"/>
                                </w:rPr>
                              </w:pPr>
                            </w:p>
                            <w:p w:rsidR="008A0DE0" w:rsidRDefault="008A0DE0" w:rsidP="00633E51">
                              <w:pPr>
                                <w:spacing w:before="222" w:line="312" w:lineRule="auto"/>
                                <w:ind w:left="1528" w:right="2007" w:firstLine="1541"/>
                                <w:jc w:val="both"/>
                                <w:rPr>
                                  <w:b/>
                                  <w:spacing w:val="1"/>
                                  <w:sz w:val="28"/>
                                  <w:szCs w:val="28"/>
                                </w:rPr>
                              </w:pPr>
                              <w:bookmarkStart w:id="155" w:name="_GoBack"/>
                              <w:bookmarkEnd w:id="155"/>
                              <w:r w:rsidRPr="00C5013A">
                                <w:rPr>
                                  <w:b/>
                                  <w:sz w:val="28"/>
                                  <w:szCs w:val="28"/>
                                </w:rPr>
                                <w:t>Project By</w:t>
                              </w:r>
                              <w:r w:rsidRPr="00C5013A">
                                <w:rPr>
                                  <w:b/>
                                  <w:spacing w:val="1"/>
                                  <w:sz w:val="28"/>
                                  <w:szCs w:val="28"/>
                                </w:rPr>
                                <w:t xml:space="preserve"> </w:t>
                              </w:r>
                            </w:p>
                            <w:p w:rsidR="008A0DE0" w:rsidRDefault="008A0DE0" w:rsidP="00633E51">
                              <w:pPr>
                                <w:spacing w:before="222" w:line="312" w:lineRule="auto"/>
                                <w:ind w:left="720" w:right="2007" w:firstLine="720"/>
                                <w:jc w:val="both"/>
                                <w:rPr>
                                  <w:b/>
                                  <w:sz w:val="28"/>
                                  <w:szCs w:val="28"/>
                                </w:rPr>
                              </w:pPr>
                              <w:r>
                                <w:rPr>
                                  <w:b/>
                                  <w:sz w:val="28"/>
                                  <w:szCs w:val="28"/>
                                </w:rPr>
                                <w:t xml:space="preserve">    </w:t>
                              </w:r>
                              <w:r w:rsidRPr="00C5013A">
                                <w:rPr>
                                  <w:b/>
                                  <w:sz w:val="28"/>
                                  <w:szCs w:val="28"/>
                                </w:rPr>
                                <w:t>SAMEER SHAUKAT SAYYAD</w:t>
                              </w:r>
                            </w:p>
                            <w:p w:rsidR="008A0DE0" w:rsidRPr="00C5013A" w:rsidRDefault="008A0DE0" w:rsidP="00633E51">
                              <w:pPr>
                                <w:spacing w:line="482" w:lineRule="exact"/>
                                <w:ind w:left="1206"/>
                                <w:jc w:val="both"/>
                                <w:rPr>
                                  <w:b/>
                                  <w:sz w:val="28"/>
                                  <w:szCs w:val="28"/>
                                </w:rPr>
                              </w:pPr>
                              <w:r>
                                <w:rPr>
                                  <w:b/>
                                  <w:sz w:val="28"/>
                                  <w:szCs w:val="28"/>
                                </w:rPr>
                                <w:t xml:space="preserve">       </w:t>
                              </w:r>
                              <w:r w:rsidRPr="00C5013A">
                                <w:rPr>
                                  <w:b/>
                                  <w:sz w:val="28"/>
                                  <w:szCs w:val="28"/>
                                </w:rPr>
                                <w:t>MCA</w:t>
                              </w:r>
                              <w:r>
                                <w:rPr>
                                  <w:b/>
                                  <w:sz w:val="28"/>
                                  <w:szCs w:val="28"/>
                                </w:rPr>
                                <w:t>-1</w:t>
                              </w:r>
                              <w:r w:rsidRPr="00C5013A">
                                <w:rPr>
                                  <w:b/>
                                  <w:sz w:val="28"/>
                                  <w:szCs w:val="28"/>
                                </w:rPr>
                                <w:t xml:space="preserve"> SEM(I)</w:t>
                              </w:r>
                              <w:r w:rsidRPr="00C5013A">
                                <w:rPr>
                                  <w:b/>
                                  <w:spacing w:val="1"/>
                                  <w:sz w:val="28"/>
                                  <w:szCs w:val="28"/>
                                </w:rPr>
                                <w:t xml:space="preserve"> </w:t>
                              </w:r>
                              <w:r>
                                <w:rPr>
                                  <w:b/>
                                  <w:spacing w:val="1"/>
                                  <w:sz w:val="28"/>
                                  <w:szCs w:val="28"/>
                                </w:rPr>
                                <w:t xml:space="preserve"> </w:t>
                              </w:r>
                              <w:r>
                                <w:rPr>
                                  <w:b/>
                                  <w:sz w:val="28"/>
                                  <w:szCs w:val="28"/>
                                </w:rPr>
                                <w:t>SEAT</w:t>
                              </w:r>
                              <w:r w:rsidRPr="00C5013A">
                                <w:rPr>
                                  <w:b/>
                                  <w:spacing w:val="-4"/>
                                  <w:sz w:val="28"/>
                                  <w:szCs w:val="28"/>
                                </w:rPr>
                                <w:t xml:space="preserve"> </w:t>
                              </w:r>
                              <w:r>
                                <w:rPr>
                                  <w:b/>
                                  <w:sz w:val="28"/>
                                  <w:szCs w:val="28"/>
                                </w:rPr>
                                <w:t>NO:-8198</w:t>
                              </w:r>
                            </w:p>
                            <w:p w:rsidR="008A0DE0" w:rsidRPr="00C5013A" w:rsidRDefault="008A0DE0" w:rsidP="00F1435B">
                              <w:pPr>
                                <w:spacing w:before="222" w:line="312" w:lineRule="auto"/>
                                <w:ind w:right="2007"/>
                                <w:jc w:val="both"/>
                                <w:rPr>
                                  <w:b/>
                                  <w:sz w:val="28"/>
                                  <w:szCs w:val="28"/>
                                </w:rPr>
                              </w:pPr>
                              <w:r>
                                <w:rPr>
                                  <w:b/>
                                  <w:sz w:val="28"/>
                                  <w:szCs w:val="28"/>
                                </w:rPr>
                                <w:t xml:space="preserve">                         </w:t>
                              </w:r>
                            </w:p>
                            <w:p w:rsidR="008A0DE0" w:rsidRDefault="008A0DE0" w:rsidP="00206E4E">
                              <w:pPr>
                                <w:spacing w:line="482" w:lineRule="exact"/>
                                <w:rPr>
                                  <w:rFonts w:ascii="Calibri"/>
                                  <w:b/>
                                  <w:sz w:val="4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 o:spid="_x0000_s1026" style="position:absolute;margin-left:118.8pt;margin-top:11.7pt;width:399.2pt;height:152.35pt;z-index:-251658240;mso-wrap-distance-left:0;mso-wrap-distance-right:0;mso-position-horizontal-relative:page" coordorigin="2366,242" coordsize="7928,2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">
                <v:shape id="Freeform 25" o:spid="_x0000_s1027" style="position:absolute;left:2376;top:251;width:7908;height:2712;visibility:visible;mso-wrap-style:square;v-text-anchor:top" coordsize="7908,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" path="m,452l6,378,23,309,50,244,87,185r45,-53l185,87,244,50,309,23,379,6,452,,7456,r73,6l7599,23r65,27l7723,87r53,45l7821,185r37,59l7885,309r17,69l7908,452r,1808l7902,2333r-17,69l7858,2467r-37,60l7776,2579r-53,45l7664,2661r-65,28l7529,2706r-73,6l452,2712r-73,-6l309,2689r-65,-28l185,2624r-53,-45l87,2527,50,2467,23,2402,6,2333,,2260,,452xe" filled="f" strokecolor="#4471c4" strokeweight="1pt">
                  <v:path arrowok="t" o:connecttype="custom" o:connectlocs="0,704;6,630;23,561;50,496;87,437;132,384;185,339;244,302;309,275;379,258;452,252;7456,252;7529,258;7599,275;7664,302;7723,339;7776,384;7821,437;7858,496;7885,561;7902,630;7908,704;7908,2512;7902,2585;7885,2654;7858,2719;7821,2779;7776,2831;7723,2876;7664,2913;7599,2941;7529,2958;7456,2964;452,2964;379,2958;309,2941;244,2913;185,2876;132,2831;87,2779;50,2719;23,2654;6,2585;0,2512;0,704" o:connectangles="0,0,0,0,0,0,0,0,0,0,0,0,0,0,0,0,0,0,0,0,0,0,0,0,0,0,0,0,0,0,0,0,0,0,0,0,0,0,0,0,0,0,0,0,0"/>
                </v:shape>
                <v:shapetype id="_x0000_t202" coordsize="21600,21600" o:spt="202" path="m,l,21600r21600,l21600,xe">
                  <v:stroke joinstyle="miter"/>
                  <v:path gradientshapeok="t" o:connecttype="rect"/>
                </v:shapetype>
                <v:shape id="Text Box 24" o:spid="_x0000_s1028" type="#_x0000_t202" style="position:absolute;left:2366;top:241;width:7928;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F1435B" w:rsidRDefault="00F1435B" w:rsidP="00633E51">
                        <w:pPr>
                          <w:spacing w:before="222" w:line="312" w:lineRule="auto"/>
                          <w:ind w:left="1528" w:right="2007" w:firstLine="1541"/>
                          <w:jc w:val="both"/>
                          <w:rPr>
                            <w:b/>
                            <w:sz w:val="28"/>
                            <w:szCs w:val="28"/>
                          </w:rPr>
                        </w:pPr>
                      </w:p>
                      <w:p w:rsidR="008A0DE0" w:rsidRDefault="008A0DE0" w:rsidP="00633E51">
                        <w:pPr>
                          <w:spacing w:before="222" w:line="312" w:lineRule="auto"/>
                          <w:ind w:left="1528" w:right="2007" w:firstLine="1541"/>
                          <w:jc w:val="both"/>
                          <w:rPr>
                            <w:b/>
                            <w:spacing w:val="1"/>
                            <w:sz w:val="28"/>
                            <w:szCs w:val="28"/>
                          </w:rPr>
                        </w:pPr>
                        <w:bookmarkStart w:id="156" w:name="_GoBack"/>
                        <w:bookmarkEnd w:id="156"/>
                        <w:r w:rsidRPr="00C5013A">
                          <w:rPr>
                            <w:b/>
                            <w:sz w:val="28"/>
                            <w:szCs w:val="28"/>
                          </w:rPr>
                          <w:t>Project By</w:t>
                        </w:r>
                        <w:r w:rsidRPr="00C5013A">
                          <w:rPr>
                            <w:b/>
                            <w:spacing w:val="1"/>
                            <w:sz w:val="28"/>
                            <w:szCs w:val="28"/>
                          </w:rPr>
                          <w:t xml:space="preserve"> </w:t>
                        </w:r>
                      </w:p>
                      <w:p w:rsidR="008A0DE0" w:rsidRDefault="008A0DE0" w:rsidP="00633E51">
                        <w:pPr>
                          <w:spacing w:before="222" w:line="312" w:lineRule="auto"/>
                          <w:ind w:left="720" w:right="2007" w:firstLine="720"/>
                          <w:jc w:val="both"/>
                          <w:rPr>
                            <w:b/>
                            <w:sz w:val="28"/>
                            <w:szCs w:val="28"/>
                          </w:rPr>
                        </w:pPr>
                        <w:r>
                          <w:rPr>
                            <w:b/>
                            <w:sz w:val="28"/>
                            <w:szCs w:val="28"/>
                          </w:rPr>
                          <w:t xml:space="preserve">    </w:t>
                        </w:r>
                        <w:r w:rsidRPr="00C5013A">
                          <w:rPr>
                            <w:b/>
                            <w:sz w:val="28"/>
                            <w:szCs w:val="28"/>
                          </w:rPr>
                          <w:t>SAMEER SHAUKAT SAYYAD</w:t>
                        </w:r>
                      </w:p>
                      <w:p w:rsidR="008A0DE0" w:rsidRPr="00C5013A" w:rsidRDefault="008A0DE0" w:rsidP="00633E51">
                        <w:pPr>
                          <w:spacing w:line="482" w:lineRule="exact"/>
                          <w:ind w:left="1206"/>
                          <w:jc w:val="both"/>
                          <w:rPr>
                            <w:b/>
                            <w:sz w:val="28"/>
                            <w:szCs w:val="28"/>
                          </w:rPr>
                        </w:pPr>
                        <w:r>
                          <w:rPr>
                            <w:b/>
                            <w:sz w:val="28"/>
                            <w:szCs w:val="28"/>
                          </w:rPr>
                          <w:t xml:space="preserve">       </w:t>
                        </w:r>
                        <w:r w:rsidRPr="00C5013A">
                          <w:rPr>
                            <w:b/>
                            <w:sz w:val="28"/>
                            <w:szCs w:val="28"/>
                          </w:rPr>
                          <w:t>MCA</w:t>
                        </w:r>
                        <w:r>
                          <w:rPr>
                            <w:b/>
                            <w:sz w:val="28"/>
                            <w:szCs w:val="28"/>
                          </w:rPr>
                          <w:t>-1</w:t>
                        </w:r>
                        <w:r w:rsidRPr="00C5013A">
                          <w:rPr>
                            <w:b/>
                            <w:sz w:val="28"/>
                            <w:szCs w:val="28"/>
                          </w:rPr>
                          <w:t xml:space="preserve"> SEM(I)</w:t>
                        </w:r>
                        <w:r w:rsidRPr="00C5013A">
                          <w:rPr>
                            <w:b/>
                            <w:spacing w:val="1"/>
                            <w:sz w:val="28"/>
                            <w:szCs w:val="28"/>
                          </w:rPr>
                          <w:t xml:space="preserve"> </w:t>
                        </w:r>
                        <w:r>
                          <w:rPr>
                            <w:b/>
                            <w:spacing w:val="1"/>
                            <w:sz w:val="28"/>
                            <w:szCs w:val="28"/>
                          </w:rPr>
                          <w:t xml:space="preserve"> </w:t>
                        </w:r>
                        <w:r>
                          <w:rPr>
                            <w:b/>
                            <w:sz w:val="28"/>
                            <w:szCs w:val="28"/>
                          </w:rPr>
                          <w:t>SEAT</w:t>
                        </w:r>
                        <w:r w:rsidRPr="00C5013A">
                          <w:rPr>
                            <w:b/>
                            <w:spacing w:val="-4"/>
                            <w:sz w:val="28"/>
                            <w:szCs w:val="28"/>
                          </w:rPr>
                          <w:t xml:space="preserve"> </w:t>
                        </w:r>
                        <w:r>
                          <w:rPr>
                            <w:b/>
                            <w:sz w:val="28"/>
                            <w:szCs w:val="28"/>
                          </w:rPr>
                          <w:t>NO:-8198</w:t>
                        </w:r>
                      </w:p>
                      <w:p w:rsidR="008A0DE0" w:rsidRPr="00C5013A" w:rsidRDefault="008A0DE0" w:rsidP="00F1435B">
                        <w:pPr>
                          <w:spacing w:before="222" w:line="312" w:lineRule="auto"/>
                          <w:ind w:right="2007"/>
                          <w:jc w:val="both"/>
                          <w:rPr>
                            <w:b/>
                            <w:sz w:val="28"/>
                            <w:szCs w:val="28"/>
                          </w:rPr>
                        </w:pPr>
                        <w:r>
                          <w:rPr>
                            <w:b/>
                            <w:sz w:val="28"/>
                            <w:szCs w:val="28"/>
                          </w:rPr>
                          <w:t xml:space="preserve">                         </w:t>
                        </w:r>
                      </w:p>
                      <w:p w:rsidR="008A0DE0" w:rsidRDefault="008A0DE0" w:rsidP="00206E4E">
                        <w:pPr>
                          <w:spacing w:line="482" w:lineRule="exact"/>
                          <w:rPr>
                            <w:rFonts w:ascii="Calibri"/>
                            <w:b/>
                            <w:sz w:val="40"/>
                          </w:rPr>
                        </w:pPr>
                      </w:p>
                    </w:txbxContent>
                  </v:textbox>
                </v:shape>
                <w10:wrap type="topAndBottom" anchorx="page"/>
              </v:group>
            </w:pict>
          </mc:Fallback>
        </mc:AlternateContent>
      </w: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CB6D38">
      <w:pPr>
        <w:pStyle w:val="BodyText"/>
        <w:rPr>
          <w:b/>
          <w:sz w:val="20"/>
        </w:rPr>
      </w:pPr>
      <w:r>
        <w:rPr>
          <w:noProof/>
          <w:lang w:val="en-IN" w:eastAsia="en-IN" w:bidi="mr-IN"/>
        </w:rPr>
        <w:drawing>
          <wp:anchor distT="0" distB="0" distL="0" distR="0" simplePos="0" relativeHeight="251648000" behindDoc="0" locked="0" layoutInCell="1" allowOverlap="1">
            <wp:simplePos x="0" y="0"/>
            <wp:positionH relativeFrom="page">
              <wp:posOffset>1838325</wp:posOffset>
            </wp:positionH>
            <wp:positionV relativeFrom="paragraph">
              <wp:posOffset>479425</wp:posOffset>
            </wp:positionV>
            <wp:extent cx="4191000" cy="3152775"/>
            <wp:effectExtent l="0" t="0" r="0" b="9525"/>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a:extLst>
                        <a:ext uri="{28A0092B-C50C-407E-A947-70E740481C1C}">
                          <a14:useLocalDpi xmlns:a14="http://schemas.microsoft.com/office/drawing/2010/main" val="0"/>
                        </a:ext>
                      </a:extLst>
                    </a:blip>
                    <a:stretch>
                      <a:fillRect/>
                    </a:stretch>
                  </pic:blipFill>
                  <pic:spPr>
                    <a:xfrm>
                      <a:off x="0" y="0"/>
                      <a:ext cx="4191000" cy="3152775"/>
                    </a:xfrm>
                    <a:prstGeom prst="rect">
                      <a:avLst/>
                    </a:prstGeom>
                  </pic:spPr>
                </pic:pic>
              </a:graphicData>
            </a:graphic>
            <wp14:sizeRelH relativeFrom="margin">
              <wp14:pctWidth>0</wp14:pctWidth>
            </wp14:sizeRelH>
            <wp14:sizeRelV relativeFrom="margin">
              <wp14:pctHeight>0</wp14:pctHeight>
            </wp14:sizeRelV>
          </wp:anchor>
        </w:drawing>
      </w:r>
    </w:p>
    <w:p w:rsidR="001546D3" w:rsidRDefault="001546D3">
      <w:pPr>
        <w:rPr>
          <w:sz w:val="23"/>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Default="001546D3">
      <w:pPr>
        <w:pStyle w:val="BodyText"/>
        <w:rPr>
          <w:b/>
          <w:sz w:val="20"/>
        </w:rPr>
      </w:pPr>
    </w:p>
    <w:p w:rsidR="001546D3" w:rsidRDefault="00577A85">
      <w:pPr>
        <w:pStyle w:val="Heading1"/>
        <w:spacing w:after="44"/>
        <w:ind w:right="992"/>
      </w:pPr>
      <w:r>
        <w:t>INDEX</w:t>
      </w:r>
    </w:p>
    <w:tbl>
      <w:tblPr>
        <w:tblW w:w="0" w:type="auto"/>
        <w:tblInd w:w="1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94"/>
        <w:gridCol w:w="749"/>
        <w:gridCol w:w="7107"/>
        <w:gridCol w:w="1114"/>
      </w:tblGrid>
      <w:tr w:rsidR="001546D3" w:rsidTr="009853A9">
        <w:trPr>
          <w:trHeight w:val="507"/>
        </w:trPr>
        <w:tc>
          <w:tcPr>
            <w:tcW w:w="1594" w:type="dxa"/>
            <w:shd w:val="clear" w:color="auto" w:fill="C4BC96" w:themeFill="background2" w:themeFillShade="BF"/>
          </w:tcPr>
          <w:p w:rsidR="001546D3" w:rsidRDefault="00577A85">
            <w:pPr>
              <w:pStyle w:val="TableParagraph"/>
              <w:spacing w:before="15"/>
              <w:ind w:left="385" w:right="356"/>
              <w:jc w:val="center"/>
              <w:rPr>
                <w:rFonts w:ascii="Times New Roman"/>
                <w:b/>
              </w:rPr>
            </w:pPr>
            <w:r>
              <w:rPr>
                <w:rFonts w:ascii="Times New Roman"/>
                <w:b/>
              </w:rPr>
              <w:t>Chapter</w:t>
            </w:r>
          </w:p>
        </w:tc>
        <w:tc>
          <w:tcPr>
            <w:tcW w:w="749" w:type="dxa"/>
            <w:shd w:val="clear" w:color="auto" w:fill="C4BC96" w:themeFill="background2" w:themeFillShade="BF"/>
          </w:tcPr>
          <w:p w:rsidR="001546D3" w:rsidRDefault="001546D3">
            <w:pPr>
              <w:pStyle w:val="TableParagraph"/>
              <w:spacing w:before="0"/>
              <w:ind w:left="0"/>
              <w:rPr>
                <w:rFonts w:ascii="Times New Roman"/>
              </w:rPr>
            </w:pPr>
          </w:p>
        </w:tc>
        <w:tc>
          <w:tcPr>
            <w:tcW w:w="7107" w:type="dxa"/>
            <w:shd w:val="clear" w:color="auto" w:fill="C4BC96" w:themeFill="background2" w:themeFillShade="BF"/>
          </w:tcPr>
          <w:p w:rsidR="001546D3" w:rsidRDefault="00577A85">
            <w:pPr>
              <w:pStyle w:val="TableParagraph"/>
              <w:spacing w:before="15"/>
              <w:ind w:left="114"/>
              <w:rPr>
                <w:rFonts w:ascii="Times New Roman"/>
                <w:b/>
              </w:rPr>
            </w:pPr>
            <w:r>
              <w:rPr>
                <w:rFonts w:ascii="Times New Roman"/>
                <w:b/>
              </w:rPr>
              <w:t>Details</w:t>
            </w:r>
          </w:p>
        </w:tc>
        <w:tc>
          <w:tcPr>
            <w:tcW w:w="1114" w:type="dxa"/>
            <w:shd w:val="clear" w:color="auto" w:fill="C4BC96" w:themeFill="background2" w:themeFillShade="BF"/>
          </w:tcPr>
          <w:p w:rsidR="001546D3" w:rsidRDefault="00577A85">
            <w:pPr>
              <w:pStyle w:val="TableParagraph"/>
              <w:spacing w:before="15"/>
              <w:ind w:left="109"/>
              <w:rPr>
                <w:rFonts w:ascii="Times New Roman"/>
                <w:b/>
              </w:rPr>
            </w:pPr>
            <w:r>
              <w:rPr>
                <w:rFonts w:ascii="Times New Roman"/>
                <w:b/>
              </w:rPr>
              <w:t>Page</w:t>
            </w:r>
          </w:p>
        </w:tc>
      </w:tr>
      <w:tr w:rsidR="001546D3">
        <w:trPr>
          <w:trHeight w:val="507"/>
        </w:trPr>
        <w:tc>
          <w:tcPr>
            <w:tcW w:w="1594" w:type="dxa"/>
            <w:vMerge w:val="restart"/>
          </w:tcPr>
          <w:p w:rsidR="001546D3" w:rsidRDefault="00577A85">
            <w:pPr>
              <w:pStyle w:val="TableParagraph"/>
              <w:spacing w:before="15"/>
              <w:ind w:left="33"/>
              <w:jc w:val="center"/>
              <w:rPr>
                <w:rFonts w:ascii="Times New Roman"/>
                <w:b/>
              </w:rPr>
            </w:pPr>
            <w:r>
              <w:rPr>
                <w:rFonts w:ascii="Times New Roman"/>
                <w:b/>
              </w:rPr>
              <w:t>1</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Introduction</w:t>
            </w:r>
          </w:p>
        </w:tc>
        <w:tc>
          <w:tcPr>
            <w:tcW w:w="1114" w:type="dxa"/>
          </w:tcPr>
          <w:p w:rsidR="001546D3" w:rsidRDefault="00972B74">
            <w:pPr>
              <w:pStyle w:val="TableParagraph"/>
              <w:spacing w:before="15"/>
              <w:ind w:left="109"/>
              <w:rPr>
                <w:rFonts w:ascii="Times New Roman"/>
                <w:b/>
              </w:rPr>
            </w:pPr>
            <w:r>
              <w:rPr>
                <w:rFonts w:ascii="Times New Roman"/>
                <w:b/>
              </w:rPr>
              <w:t>8</w:t>
            </w:r>
            <w:del w:id="157" w:author="Manoj" w:date="2023-12-15T22:12:00Z">
              <w:r w:rsidR="00577A85" w:rsidDel="0012067C">
                <w:rPr>
                  <w:rFonts w:ascii="Times New Roman"/>
                  <w:b/>
                </w:rPr>
                <w:delText>1.</w:delText>
              </w:r>
            </w:del>
          </w:p>
        </w:tc>
      </w:tr>
      <w:tr w:rsidR="001546D3">
        <w:trPr>
          <w:trHeight w:val="507"/>
        </w:trPr>
        <w:tc>
          <w:tcPr>
            <w:tcW w:w="1594" w:type="dxa"/>
            <w:vMerge/>
            <w:tcBorders>
              <w:top w:val="nil"/>
            </w:tcBorders>
          </w:tcPr>
          <w:p w:rsidR="001546D3" w:rsidRDefault="001546D3">
            <w:pPr>
              <w:rPr>
                <w:sz w:val="2"/>
                <w:szCs w:val="2"/>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1.1</w:t>
            </w:r>
          </w:p>
        </w:tc>
        <w:tc>
          <w:tcPr>
            <w:tcW w:w="7107" w:type="dxa"/>
          </w:tcPr>
          <w:p w:rsidR="001546D3" w:rsidRDefault="00577A85">
            <w:pPr>
              <w:pStyle w:val="TableParagraph"/>
              <w:spacing w:before="10"/>
              <w:ind w:left="114"/>
              <w:rPr>
                <w:rFonts w:ascii="Times New Roman"/>
              </w:rPr>
            </w:pPr>
            <w:r>
              <w:rPr>
                <w:rFonts w:ascii="Times New Roman"/>
              </w:rPr>
              <w:t>Existing</w:t>
            </w:r>
            <w:r>
              <w:rPr>
                <w:rFonts w:ascii="Times New Roman"/>
                <w:spacing w:val="-3"/>
              </w:rPr>
              <w:t xml:space="preserve"> </w:t>
            </w:r>
            <w:r>
              <w:rPr>
                <w:rFonts w:ascii="Times New Roman"/>
              </w:rPr>
              <w:t>System</w:t>
            </w:r>
            <w:r>
              <w:rPr>
                <w:rFonts w:ascii="Times New Roman"/>
                <w:spacing w:val="-7"/>
              </w:rPr>
              <w:t xml:space="preserve"> </w:t>
            </w:r>
            <w:r>
              <w:rPr>
                <w:rFonts w:ascii="Times New Roman"/>
              </w:rPr>
              <w:t>and</w:t>
            </w:r>
            <w:r>
              <w:rPr>
                <w:rFonts w:ascii="Times New Roman"/>
                <w:spacing w:val="-3"/>
              </w:rPr>
              <w:t xml:space="preserve"> </w:t>
            </w:r>
            <w:r>
              <w:rPr>
                <w:rFonts w:ascii="Times New Roman"/>
              </w:rPr>
              <w:t>Need</w:t>
            </w:r>
            <w:r>
              <w:rPr>
                <w:rFonts w:ascii="Times New Roman"/>
                <w:spacing w:val="-3"/>
              </w:rPr>
              <w:t xml:space="preserve"> </w:t>
            </w:r>
            <w:r>
              <w:rPr>
                <w:rFonts w:ascii="Times New Roman"/>
              </w:rPr>
              <w:t>for</w:t>
            </w:r>
            <w:r>
              <w:rPr>
                <w:rFonts w:ascii="Times New Roman"/>
                <w:spacing w:val="5"/>
              </w:rPr>
              <w:t xml:space="preserve"> </w:t>
            </w:r>
            <w:r>
              <w:rPr>
                <w:rFonts w:ascii="Times New Roman"/>
              </w:rPr>
              <w:t>System</w:t>
            </w:r>
          </w:p>
        </w:tc>
        <w:tc>
          <w:tcPr>
            <w:tcW w:w="1114" w:type="dxa"/>
          </w:tcPr>
          <w:p w:rsidR="001546D3" w:rsidRDefault="00972B74">
            <w:pPr>
              <w:pStyle w:val="TableParagraph"/>
              <w:spacing w:before="15"/>
              <w:ind w:left="109"/>
              <w:rPr>
                <w:rFonts w:ascii="Times New Roman"/>
                <w:b/>
              </w:rPr>
            </w:pPr>
            <w:r>
              <w:rPr>
                <w:rFonts w:ascii="Times New Roman"/>
                <w:b/>
              </w:rPr>
              <w:t>9</w:t>
            </w:r>
            <w:del w:id="158" w:author="Manoj" w:date="2023-12-15T22:12:00Z">
              <w:r w:rsidR="00577A85" w:rsidDel="0012067C">
                <w:rPr>
                  <w:rFonts w:ascii="Times New Roman"/>
                  <w:b/>
                </w:rPr>
                <w:delText>1.</w:delText>
              </w:r>
            </w:del>
          </w:p>
        </w:tc>
      </w:tr>
      <w:tr w:rsidR="001546D3">
        <w:trPr>
          <w:trHeight w:val="512"/>
        </w:trPr>
        <w:tc>
          <w:tcPr>
            <w:tcW w:w="1594" w:type="dxa"/>
            <w:vMerge/>
            <w:tcBorders>
              <w:top w:val="nil"/>
            </w:tcBorders>
          </w:tcPr>
          <w:p w:rsidR="001546D3" w:rsidRDefault="001546D3">
            <w:pPr>
              <w:rPr>
                <w:sz w:val="2"/>
                <w:szCs w:val="2"/>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1.2</w:t>
            </w:r>
          </w:p>
        </w:tc>
        <w:tc>
          <w:tcPr>
            <w:tcW w:w="7107" w:type="dxa"/>
          </w:tcPr>
          <w:p w:rsidR="001546D3" w:rsidRDefault="00577A85">
            <w:pPr>
              <w:pStyle w:val="TableParagraph"/>
              <w:spacing w:before="10"/>
              <w:ind w:left="114"/>
              <w:rPr>
                <w:rFonts w:ascii="Times New Roman"/>
              </w:rPr>
            </w:pPr>
            <w:r>
              <w:rPr>
                <w:rFonts w:ascii="Times New Roman"/>
              </w:rPr>
              <w:t>Scope</w:t>
            </w:r>
            <w:r>
              <w:rPr>
                <w:rFonts w:ascii="Times New Roman"/>
                <w:spacing w:val="-6"/>
              </w:rPr>
              <w:t xml:space="preserve"> </w:t>
            </w:r>
            <w:r>
              <w:rPr>
                <w:rFonts w:ascii="Times New Roman"/>
              </w:rPr>
              <w:t>of</w:t>
            </w:r>
            <w:r>
              <w:rPr>
                <w:rFonts w:ascii="Times New Roman"/>
                <w:spacing w:val="-1"/>
              </w:rPr>
              <w:t xml:space="preserve"> </w:t>
            </w:r>
            <w:r>
              <w:rPr>
                <w:rFonts w:ascii="Times New Roman"/>
              </w:rPr>
              <w:t>System</w:t>
            </w:r>
          </w:p>
        </w:tc>
        <w:tc>
          <w:tcPr>
            <w:tcW w:w="1114" w:type="dxa"/>
          </w:tcPr>
          <w:p w:rsidR="001546D3" w:rsidRDefault="00412D91">
            <w:pPr>
              <w:pStyle w:val="TableParagraph"/>
              <w:spacing w:before="15"/>
              <w:ind w:left="109"/>
              <w:rPr>
                <w:rFonts w:ascii="Times New Roman"/>
                <w:b/>
              </w:rPr>
            </w:pPr>
            <w:r>
              <w:rPr>
                <w:rFonts w:ascii="Times New Roman"/>
                <w:b/>
              </w:rPr>
              <w:t>10</w:t>
            </w:r>
            <w:del w:id="159" w:author="Manoj" w:date="2023-12-15T22:13:00Z">
              <w:r w:rsidR="00577A85" w:rsidDel="0012067C">
                <w:rPr>
                  <w:rFonts w:ascii="Times New Roman"/>
                  <w:b/>
                </w:rPr>
                <w:delText>1.</w:delText>
              </w:r>
            </w:del>
          </w:p>
        </w:tc>
      </w:tr>
      <w:tr w:rsidR="001546D3">
        <w:trPr>
          <w:trHeight w:val="507"/>
        </w:trPr>
        <w:tc>
          <w:tcPr>
            <w:tcW w:w="1594" w:type="dxa"/>
            <w:vMerge/>
            <w:tcBorders>
              <w:top w:val="nil"/>
            </w:tcBorders>
          </w:tcPr>
          <w:p w:rsidR="001546D3" w:rsidRDefault="001546D3">
            <w:pPr>
              <w:rPr>
                <w:sz w:val="2"/>
                <w:szCs w:val="2"/>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1.3</w:t>
            </w:r>
          </w:p>
        </w:tc>
        <w:tc>
          <w:tcPr>
            <w:tcW w:w="7107" w:type="dxa"/>
          </w:tcPr>
          <w:p w:rsidR="001546D3" w:rsidRDefault="00577A85">
            <w:pPr>
              <w:pStyle w:val="TableParagraph"/>
              <w:spacing w:before="10"/>
              <w:ind w:left="114"/>
              <w:rPr>
                <w:rFonts w:ascii="Times New Roman"/>
              </w:rPr>
            </w:pPr>
            <w:r>
              <w:rPr>
                <w:rFonts w:ascii="Times New Roman"/>
              </w:rPr>
              <w:t>Operating</w:t>
            </w:r>
            <w:r>
              <w:rPr>
                <w:rFonts w:ascii="Times New Roman"/>
                <w:spacing w:val="-5"/>
              </w:rPr>
              <w:t xml:space="preserve"> </w:t>
            </w:r>
            <w:r>
              <w:rPr>
                <w:rFonts w:ascii="Times New Roman"/>
              </w:rPr>
              <w:t>Environment</w:t>
            </w:r>
            <w:r>
              <w:rPr>
                <w:rFonts w:ascii="Times New Roman"/>
                <w:spacing w:val="3"/>
              </w:rPr>
              <w:t xml:space="preserve"> </w:t>
            </w:r>
            <w:r>
              <w:rPr>
                <w:rFonts w:ascii="Times New Roman"/>
              </w:rPr>
              <w:t>- Hardware</w:t>
            </w:r>
            <w:r>
              <w:rPr>
                <w:rFonts w:ascii="Times New Roman"/>
                <w:spacing w:val="-6"/>
              </w:rPr>
              <w:t xml:space="preserve"> </w:t>
            </w:r>
            <w:r>
              <w:rPr>
                <w:rFonts w:ascii="Times New Roman"/>
              </w:rPr>
              <w:t>and</w:t>
            </w:r>
            <w:r>
              <w:rPr>
                <w:rFonts w:ascii="Times New Roman"/>
                <w:spacing w:val="-5"/>
              </w:rPr>
              <w:t xml:space="preserve"> </w:t>
            </w:r>
            <w:r>
              <w:rPr>
                <w:rFonts w:ascii="Times New Roman"/>
              </w:rPr>
              <w:t>Software</w:t>
            </w:r>
          </w:p>
        </w:tc>
        <w:tc>
          <w:tcPr>
            <w:tcW w:w="1114" w:type="dxa"/>
          </w:tcPr>
          <w:p w:rsidR="001546D3" w:rsidRDefault="00274723" w:rsidP="00EB6E67">
            <w:pPr>
              <w:pStyle w:val="TableParagraph"/>
              <w:spacing w:before="15"/>
              <w:ind w:left="109"/>
              <w:rPr>
                <w:rFonts w:ascii="Times New Roman"/>
                <w:b/>
              </w:rPr>
            </w:pPr>
            <w:r>
              <w:rPr>
                <w:rFonts w:ascii="Times New Roman"/>
                <w:b/>
              </w:rPr>
              <w:t>11-</w:t>
            </w:r>
            <w:r w:rsidR="00EB6E67">
              <w:rPr>
                <w:rFonts w:ascii="Times New Roman"/>
                <w:b/>
              </w:rPr>
              <w:t>14</w:t>
            </w:r>
          </w:p>
        </w:tc>
      </w:tr>
      <w:tr w:rsidR="001546D3">
        <w:trPr>
          <w:trHeight w:val="507"/>
        </w:trPr>
        <w:tc>
          <w:tcPr>
            <w:tcW w:w="1594" w:type="dxa"/>
          </w:tcPr>
          <w:p w:rsidR="001546D3" w:rsidRDefault="00577A85">
            <w:pPr>
              <w:pStyle w:val="TableParagraph"/>
              <w:spacing w:before="15"/>
              <w:ind w:left="33"/>
              <w:jc w:val="center"/>
              <w:rPr>
                <w:rFonts w:ascii="Times New Roman"/>
                <w:b/>
              </w:rPr>
            </w:pPr>
            <w:r>
              <w:rPr>
                <w:rFonts w:ascii="Times New Roman"/>
                <w:b/>
              </w:rPr>
              <w:t>2</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Proposed</w:t>
            </w:r>
            <w:r>
              <w:rPr>
                <w:rFonts w:ascii="Times New Roman"/>
                <w:b/>
                <w:spacing w:val="-3"/>
              </w:rPr>
              <w:t xml:space="preserve"> </w:t>
            </w:r>
            <w:r>
              <w:rPr>
                <w:rFonts w:ascii="Times New Roman"/>
                <w:b/>
              </w:rPr>
              <w:t>System</w:t>
            </w:r>
          </w:p>
        </w:tc>
        <w:tc>
          <w:tcPr>
            <w:tcW w:w="1114" w:type="dxa"/>
          </w:tcPr>
          <w:p w:rsidR="001546D3" w:rsidRDefault="00EB6E67">
            <w:pPr>
              <w:pStyle w:val="TableParagraph"/>
              <w:spacing w:before="15"/>
              <w:ind w:left="109"/>
              <w:rPr>
                <w:rFonts w:ascii="Times New Roman"/>
                <w:b/>
              </w:rPr>
            </w:pPr>
            <w:r>
              <w:rPr>
                <w:rFonts w:ascii="Times New Roman"/>
                <w:b/>
              </w:rPr>
              <w:t>15</w:t>
            </w:r>
          </w:p>
        </w:tc>
      </w:tr>
      <w:tr w:rsidR="001546D3">
        <w:trPr>
          <w:trHeight w:val="513"/>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2.1</w:t>
            </w:r>
          </w:p>
        </w:tc>
        <w:tc>
          <w:tcPr>
            <w:tcW w:w="7107" w:type="dxa"/>
          </w:tcPr>
          <w:p w:rsidR="001546D3" w:rsidRDefault="00577A85">
            <w:pPr>
              <w:pStyle w:val="TableParagraph"/>
              <w:spacing w:before="10"/>
              <w:ind w:left="114"/>
              <w:rPr>
                <w:rFonts w:ascii="Times New Roman"/>
              </w:rPr>
            </w:pPr>
            <w:r>
              <w:rPr>
                <w:rFonts w:ascii="Times New Roman"/>
              </w:rPr>
              <w:t>Feasibility</w:t>
            </w:r>
            <w:r>
              <w:rPr>
                <w:rFonts w:ascii="Times New Roman"/>
                <w:spacing w:val="-6"/>
              </w:rPr>
              <w:t xml:space="preserve"> </w:t>
            </w:r>
            <w:r>
              <w:rPr>
                <w:rFonts w:ascii="Times New Roman"/>
              </w:rPr>
              <w:t>Study</w:t>
            </w:r>
          </w:p>
        </w:tc>
        <w:tc>
          <w:tcPr>
            <w:tcW w:w="1114" w:type="dxa"/>
          </w:tcPr>
          <w:p w:rsidR="001546D3" w:rsidRDefault="00EB6E67">
            <w:pPr>
              <w:pStyle w:val="TableParagraph"/>
              <w:spacing w:before="15"/>
              <w:ind w:left="109"/>
              <w:rPr>
                <w:rFonts w:ascii="Times New Roman"/>
                <w:b/>
              </w:rPr>
            </w:pPr>
            <w:r>
              <w:rPr>
                <w:rFonts w:ascii="Times New Roman"/>
                <w:b/>
              </w:rPr>
              <w:t>15</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2.2</w:t>
            </w:r>
          </w:p>
        </w:tc>
        <w:tc>
          <w:tcPr>
            <w:tcW w:w="7107" w:type="dxa"/>
          </w:tcPr>
          <w:p w:rsidR="001546D3" w:rsidRDefault="00577A85">
            <w:pPr>
              <w:pStyle w:val="TableParagraph"/>
              <w:spacing w:before="10"/>
              <w:ind w:left="114"/>
              <w:rPr>
                <w:rFonts w:ascii="Times New Roman"/>
              </w:rPr>
            </w:pPr>
            <w:r>
              <w:rPr>
                <w:rFonts w:ascii="Times New Roman"/>
              </w:rPr>
              <w:t>Objectives</w:t>
            </w:r>
            <w:r>
              <w:rPr>
                <w:rFonts w:ascii="Times New Roman"/>
                <w:spacing w:val="-1"/>
              </w:rPr>
              <w:t xml:space="preserve"> </w:t>
            </w:r>
            <w:r>
              <w:rPr>
                <w:rFonts w:ascii="Times New Roman"/>
              </w:rPr>
              <w:t>of</w:t>
            </w:r>
            <w:r>
              <w:rPr>
                <w:rFonts w:ascii="Times New Roman"/>
                <w:spacing w:val="-3"/>
              </w:rPr>
              <w:t xml:space="preserve"> </w:t>
            </w:r>
            <w:r>
              <w:rPr>
                <w:rFonts w:ascii="Times New Roman"/>
              </w:rPr>
              <w:t>Proposed</w:t>
            </w:r>
            <w:r>
              <w:rPr>
                <w:rFonts w:ascii="Times New Roman"/>
                <w:spacing w:val="-6"/>
              </w:rPr>
              <w:t xml:space="preserve"> </w:t>
            </w:r>
            <w:r>
              <w:rPr>
                <w:rFonts w:ascii="Times New Roman"/>
              </w:rPr>
              <w:t>System</w:t>
            </w:r>
          </w:p>
        </w:tc>
        <w:tc>
          <w:tcPr>
            <w:tcW w:w="1114" w:type="dxa"/>
          </w:tcPr>
          <w:p w:rsidR="001546D3" w:rsidRDefault="00EB6E67">
            <w:pPr>
              <w:pStyle w:val="TableParagraph"/>
              <w:spacing w:before="15"/>
              <w:ind w:left="109"/>
              <w:rPr>
                <w:rFonts w:ascii="Times New Roman"/>
                <w:b/>
              </w:rPr>
            </w:pPr>
            <w:r>
              <w:rPr>
                <w:rFonts w:ascii="Times New Roman"/>
                <w:b/>
              </w:rPr>
              <w:t>16</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2.3</w:t>
            </w:r>
          </w:p>
        </w:tc>
        <w:tc>
          <w:tcPr>
            <w:tcW w:w="7107" w:type="dxa"/>
          </w:tcPr>
          <w:p w:rsidR="001546D3" w:rsidRDefault="00577A85">
            <w:pPr>
              <w:pStyle w:val="TableParagraph"/>
              <w:spacing w:before="10"/>
              <w:ind w:left="177"/>
              <w:rPr>
                <w:rFonts w:ascii="Times New Roman"/>
              </w:rPr>
            </w:pPr>
            <w:r>
              <w:rPr>
                <w:rFonts w:ascii="Times New Roman"/>
              </w:rPr>
              <w:t>Users of</w:t>
            </w:r>
            <w:r>
              <w:rPr>
                <w:rFonts w:ascii="Times New Roman"/>
                <w:spacing w:val="-2"/>
              </w:rPr>
              <w:t xml:space="preserve"> </w:t>
            </w:r>
            <w:r>
              <w:rPr>
                <w:rFonts w:ascii="Times New Roman"/>
              </w:rPr>
              <w:t>System</w:t>
            </w:r>
          </w:p>
        </w:tc>
        <w:tc>
          <w:tcPr>
            <w:tcW w:w="1114" w:type="dxa"/>
          </w:tcPr>
          <w:p w:rsidR="001546D3" w:rsidRDefault="00EB6E67">
            <w:pPr>
              <w:pStyle w:val="TableParagraph"/>
              <w:spacing w:before="15"/>
              <w:ind w:left="109"/>
              <w:rPr>
                <w:rFonts w:ascii="Times New Roman"/>
                <w:b/>
              </w:rPr>
            </w:pPr>
            <w:r>
              <w:rPr>
                <w:rFonts w:ascii="Times New Roman"/>
                <w:b/>
              </w:rPr>
              <w:t>17</w:t>
            </w:r>
          </w:p>
        </w:tc>
      </w:tr>
      <w:tr w:rsidR="001546D3">
        <w:trPr>
          <w:trHeight w:val="512"/>
        </w:trPr>
        <w:tc>
          <w:tcPr>
            <w:tcW w:w="1594" w:type="dxa"/>
          </w:tcPr>
          <w:p w:rsidR="001546D3" w:rsidRDefault="00577A85">
            <w:pPr>
              <w:pStyle w:val="TableParagraph"/>
              <w:spacing w:before="15"/>
              <w:ind w:left="33"/>
              <w:jc w:val="center"/>
              <w:rPr>
                <w:rFonts w:ascii="Times New Roman"/>
                <w:b/>
              </w:rPr>
            </w:pPr>
            <w:r>
              <w:rPr>
                <w:rFonts w:ascii="Times New Roman"/>
                <w:b/>
              </w:rPr>
              <w:t>3</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Analysis</w:t>
            </w:r>
            <w:r>
              <w:rPr>
                <w:rFonts w:ascii="Times New Roman"/>
                <w:b/>
                <w:spacing w:val="-1"/>
              </w:rPr>
              <w:t xml:space="preserve"> </w:t>
            </w:r>
            <w:r>
              <w:rPr>
                <w:rFonts w:ascii="Times New Roman"/>
                <w:b/>
              </w:rPr>
              <w:t>and</w:t>
            </w:r>
            <w:r>
              <w:rPr>
                <w:rFonts w:ascii="Times New Roman"/>
                <w:b/>
                <w:spacing w:val="-4"/>
              </w:rPr>
              <w:t xml:space="preserve"> </w:t>
            </w:r>
            <w:r>
              <w:rPr>
                <w:rFonts w:ascii="Times New Roman"/>
                <w:b/>
              </w:rPr>
              <w:t>Design</w:t>
            </w:r>
          </w:p>
        </w:tc>
        <w:tc>
          <w:tcPr>
            <w:tcW w:w="1114" w:type="dxa"/>
          </w:tcPr>
          <w:p w:rsidR="001546D3" w:rsidRDefault="00EB6E67">
            <w:pPr>
              <w:pStyle w:val="TableParagraph"/>
              <w:spacing w:before="15"/>
              <w:ind w:left="109"/>
              <w:rPr>
                <w:rFonts w:ascii="Times New Roman"/>
                <w:b/>
              </w:rPr>
            </w:pPr>
            <w:r>
              <w:rPr>
                <w:rFonts w:ascii="Times New Roman"/>
                <w:b/>
              </w:rPr>
              <w:t>18</w:t>
            </w:r>
            <w:del w:id="160" w:author="Manoj" w:date="2023-12-15T22:17:00Z">
              <w:r w:rsidR="00577A85" w:rsidDel="0012067C">
                <w:rPr>
                  <w:rFonts w:ascii="Times New Roman"/>
                  <w:b/>
                </w:rPr>
                <w:delText>5.</w:delText>
              </w:r>
            </w:del>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0"/>
              <w:ind w:left="230" w:right="173"/>
              <w:jc w:val="center"/>
              <w:rPr>
                <w:rFonts w:ascii="Times New Roman"/>
                <w:b/>
              </w:rPr>
            </w:pPr>
            <w:r>
              <w:rPr>
                <w:rFonts w:ascii="Times New Roman"/>
                <w:b/>
              </w:rPr>
              <w:t>3.1</w:t>
            </w:r>
          </w:p>
        </w:tc>
        <w:tc>
          <w:tcPr>
            <w:tcW w:w="7107" w:type="dxa"/>
          </w:tcPr>
          <w:p w:rsidR="001546D3" w:rsidRDefault="00577A85">
            <w:pPr>
              <w:pStyle w:val="TableParagraph"/>
              <w:spacing w:before="5"/>
              <w:ind w:left="114"/>
              <w:rPr>
                <w:rFonts w:ascii="Times New Roman"/>
              </w:rPr>
            </w:pPr>
            <w:r>
              <w:rPr>
                <w:rFonts w:ascii="Times New Roman"/>
              </w:rPr>
              <w:t>System</w:t>
            </w:r>
            <w:r>
              <w:rPr>
                <w:rFonts w:ascii="Times New Roman"/>
                <w:spacing w:val="-10"/>
              </w:rPr>
              <w:t xml:space="preserve"> </w:t>
            </w:r>
            <w:r>
              <w:rPr>
                <w:rFonts w:ascii="Times New Roman"/>
              </w:rPr>
              <w:t>Requirements</w:t>
            </w:r>
            <w:r>
              <w:rPr>
                <w:rFonts w:ascii="Times New Roman"/>
                <w:spacing w:val="1"/>
              </w:rPr>
              <w:t xml:space="preserve"> </w:t>
            </w:r>
            <w:r>
              <w:rPr>
                <w:rFonts w:ascii="Times New Roman"/>
              </w:rPr>
              <w:t>(Functional</w:t>
            </w:r>
            <w:r>
              <w:rPr>
                <w:rFonts w:ascii="Times New Roman"/>
                <w:spacing w:val="-5"/>
              </w:rPr>
              <w:t xml:space="preserve"> </w:t>
            </w:r>
            <w:r>
              <w:rPr>
                <w:rFonts w:ascii="Times New Roman"/>
              </w:rPr>
              <w:t>and</w:t>
            </w:r>
            <w:r>
              <w:rPr>
                <w:rFonts w:ascii="Times New Roman"/>
                <w:spacing w:val="-5"/>
              </w:rPr>
              <w:t xml:space="preserve"> </w:t>
            </w:r>
            <w:r>
              <w:rPr>
                <w:rFonts w:ascii="Times New Roman"/>
              </w:rPr>
              <w:t>Non-Functional</w:t>
            </w:r>
            <w:r>
              <w:rPr>
                <w:rFonts w:ascii="Times New Roman"/>
                <w:spacing w:val="-5"/>
              </w:rPr>
              <w:t xml:space="preserve"> </w:t>
            </w:r>
            <w:r>
              <w:rPr>
                <w:rFonts w:ascii="Times New Roman"/>
              </w:rPr>
              <w:t>requirements)</w:t>
            </w:r>
          </w:p>
        </w:tc>
        <w:tc>
          <w:tcPr>
            <w:tcW w:w="1114" w:type="dxa"/>
          </w:tcPr>
          <w:p w:rsidR="001546D3" w:rsidRDefault="008A0DE0">
            <w:pPr>
              <w:pStyle w:val="TableParagraph"/>
              <w:spacing w:before="10"/>
              <w:ind w:left="109"/>
              <w:rPr>
                <w:rFonts w:ascii="Times New Roman"/>
                <w:b/>
              </w:rPr>
            </w:pPr>
            <w:r>
              <w:rPr>
                <w:rFonts w:ascii="Times New Roman"/>
                <w:b/>
              </w:rPr>
              <w:t>18-19</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3.2</w:t>
            </w:r>
          </w:p>
        </w:tc>
        <w:tc>
          <w:tcPr>
            <w:tcW w:w="7107" w:type="dxa"/>
          </w:tcPr>
          <w:p w:rsidR="001546D3" w:rsidRDefault="00577A85">
            <w:pPr>
              <w:pStyle w:val="TableParagraph"/>
              <w:spacing w:before="10"/>
              <w:ind w:left="114"/>
              <w:rPr>
                <w:rFonts w:ascii="Times New Roman"/>
              </w:rPr>
            </w:pPr>
            <w:r>
              <w:rPr>
                <w:rFonts w:ascii="Times New Roman"/>
              </w:rPr>
              <w:t>Entity</w:t>
            </w:r>
            <w:r>
              <w:rPr>
                <w:rFonts w:ascii="Times New Roman"/>
                <w:spacing w:val="-6"/>
              </w:rPr>
              <w:t xml:space="preserve"> </w:t>
            </w:r>
            <w:r>
              <w:rPr>
                <w:rFonts w:ascii="Times New Roman"/>
              </w:rPr>
              <w:t>Relationship Diagram</w:t>
            </w:r>
            <w:r>
              <w:rPr>
                <w:rFonts w:ascii="Times New Roman"/>
                <w:spacing w:val="-9"/>
              </w:rPr>
              <w:t xml:space="preserve"> </w:t>
            </w:r>
            <w:r>
              <w:rPr>
                <w:rFonts w:ascii="Times New Roman"/>
              </w:rPr>
              <w:t>(ERD)</w:t>
            </w:r>
          </w:p>
        </w:tc>
        <w:tc>
          <w:tcPr>
            <w:tcW w:w="1114" w:type="dxa"/>
          </w:tcPr>
          <w:p w:rsidR="001546D3" w:rsidRDefault="008A0DE0">
            <w:pPr>
              <w:pStyle w:val="TableParagraph"/>
              <w:spacing w:before="15"/>
              <w:ind w:left="109"/>
              <w:rPr>
                <w:rFonts w:ascii="Times New Roman"/>
                <w:b/>
              </w:rPr>
            </w:pPr>
            <w:r>
              <w:rPr>
                <w:rFonts w:ascii="Times New Roman"/>
                <w:b/>
              </w:rPr>
              <w:t>20</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3.3</w:t>
            </w:r>
          </w:p>
        </w:tc>
        <w:tc>
          <w:tcPr>
            <w:tcW w:w="7107" w:type="dxa"/>
          </w:tcPr>
          <w:p w:rsidR="001546D3" w:rsidRDefault="00577A85">
            <w:pPr>
              <w:pStyle w:val="TableParagraph"/>
              <w:spacing w:before="10"/>
              <w:ind w:left="114"/>
              <w:rPr>
                <w:rFonts w:ascii="Times New Roman"/>
              </w:rPr>
            </w:pPr>
            <w:r>
              <w:rPr>
                <w:rFonts w:ascii="Times New Roman"/>
              </w:rPr>
              <w:t>Table</w:t>
            </w:r>
            <w:r>
              <w:rPr>
                <w:rFonts w:ascii="Times New Roman"/>
                <w:spacing w:val="-4"/>
              </w:rPr>
              <w:t xml:space="preserve"> </w:t>
            </w:r>
            <w:r>
              <w:rPr>
                <w:rFonts w:ascii="Times New Roman"/>
              </w:rPr>
              <w:t>Structure</w:t>
            </w:r>
          </w:p>
        </w:tc>
        <w:tc>
          <w:tcPr>
            <w:tcW w:w="1114" w:type="dxa"/>
          </w:tcPr>
          <w:p w:rsidR="001546D3" w:rsidRDefault="008A0DE0">
            <w:pPr>
              <w:pStyle w:val="TableParagraph"/>
              <w:spacing w:before="15"/>
              <w:ind w:left="109"/>
              <w:rPr>
                <w:rFonts w:ascii="Times New Roman"/>
                <w:b/>
              </w:rPr>
            </w:pPr>
            <w:r>
              <w:rPr>
                <w:rFonts w:ascii="Times New Roman"/>
                <w:b/>
              </w:rPr>
              <w:t>21-23</w:t>
            </w:r>
          </w:p>
        </w:tc>
      </w:tr>
      <w:tr w:rsidR="001546D3">
        <w:trPr>
          <w:trHeight w:val="512"/>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3.4</w:t>
            </w:r>
          </w:p>
        </w:tc>
        <w:tc>
          <w:tcPr>
            <w:tcW w:w="7107" w:type="dxa"/>
          </w:tcPr>
          <w:p w:rsidR="001546D3" w:rsidRDefault="00577A85">
            <w:pPr>
              <w:pStyle w:val="TableParagraph"/>
              <w:spacing w:before="10"/>
              <w:ind w:left="114"/>
              <w:rPr>
                <w:rFonts w:ascii="Times New Roman"/>
              </w:rPr>
            </w:pPr>
            <w:r>
              <w:rPr>
                <w:rFonts w:ascii="Times New Roman"/>
              </w:rPr>
              <w:t>Use</w:t>
            </w:r>
            <w:r>
              <w:rPr>
                <w:rFonts w:ascii="Times New Roman"/>
                <w:spacing w:val="-6"/>
              </w:rPr>
              <w:t xml:space="preserve"> </w:t>
            </w:r>
            <w:r>
              <w:rPr>
                <w:rFonts w:ascii="Times New Roman"/>
              </w:rPr>
              <w:t>Case</w:t>
            </w:r>
            <w:r>
              <w:rPr>
                <w:rFonts w:ascii="Times New Roman"/>
                <w:spacing w:val="-4"/>
              </w:rPr>
              <w:t xml:space="preserve"> </w:t>
            </w:r>
            <w:r>
              <w:rPr>
                <w:rFonts w:ascii="Times New Roman"/>
              </w:rPr>
              <w:t>Diagrams</w:t>
            </w:r>
          </w:p>
        </w:tc>
        <w:tc>
          <w:tcPr>
            <w:tcW w:w="1114" w:type="dxa"/>
          </w:tcPr>
          <w:p w:rsidR="001546D3" w:rsidRDefault="009E5753">
            <w:pPr>
              <w:pStyle w:val="TableParagraph"/>
              <w:spacing w:before="15"/>
              <w:ind w:left="109"/>
              <w:rPr>
                <w:rFonts w:ascii="Times New Roman"/>
                <w:b/>
              </w:rPr>
            </w:pPr>
            <w:r>
              <w:rPr>
                <w:rFonts w:ascii="Times New Roman"/>
                <w:b/>
              </w:rPr>
              <w:t>24</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3.5</w:t>
            </w:r>
          </w:p>
        </w:tc>
        <w:tc>
          <w:tcPr>
            <w:tcW w:w="7107" w:type="dxa"/>
          </w:tcPr>
          <w:p w:rsidR="001546D3" w:rsidRDefault="00577A85">
            <w:pPr>
              <w:pStyle w:val="TableParagraph"/>
              <w:spacing w:before="10"/>
              <w:ind w:left="114"/>
              <w:rPr>
                <w:rFonts w:ascii="Times New Roman"/>
              </w:rPr>
            </w:pPr>
            <w:r>
              <w:rPr>
                <w:rFonts w:ascii="Times New Roman"/>
              </w:rPr>
              <w:t>Class Diagram</w:t>
            </w:r>
          </w:p>
        </w:tc>
        <w:tc>
          <w:tcPr>
            <w:tcW w:w="1114" w:type="dxa"/>
          </w:tcPr>
          <w:p w:rsidR="001546D3" w:rsidRDefault="009E5753">
            <w:pPr>
              <w:pStyle w:val="TableParagraph"/>
              <w:spacing w:before="15"/>
              <w:ind w:left="109"/>
              <w:rPr>
                <w:rFonts w:ascii="Times New Roman"/>
                <w:b/>
              </w:rPr>
            </w:pPr>
            <w:r>
              <w:rPr>
                <w:rFonts w:ascii="Times New Roman"/>
                <w:b/>
              </w:rPr>
              <w:t>25</w:t>
            </w:r>
          </w:p>
        </w:tc>
      </w:tr>
      <w:tr w:rsidR="001546D3">
        <w:trPr>
          <w:trHeight w:val="508"/>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3.6</w:t>
            </w:r>
          </w:p>
        </w:tc>
        <w:tc>
          <w:tcPr>
            <w:tcW w:w="7107" w:type="dxa"/>
          </w:tcPr>
          <w:p w:rsidR="001546D3" w:rsidRDefault="00577A85">
            <w:pPr>
              <w:pStyle w:val="TableParagraph"/>
              <w:spacing w:before="10"/>
              <w:ind w:left="114"/>
              <w:rPr>
                <w:rFonts w:ascii="Times New Roman"/>
              </w:rPr>
            </w:pPr>
            <w:r>
              <w:rPr>
                <w:rFonts w:ascii="Times New Roman"/>
              </w:rPr>
              <w:t>Activity</w:t>
            </w:r>
            <w:r>
              <w:rPr>
                <w:rFonts w:ascii="Times New Roman"/>
                <w:spacing w:val="-4"/>
              </w:rPr>
              <w:t xml:space="preserve"> </w:t>
            </w:r>
            <w:r>
              <w:rPr>
                <w:rFonts w:ascii="Times New Roman"/>
              </w:rPr>
              <w:t>Diagram</w:t>
            </w:r>
          </w:p>
        </w:tc>
        <w:tc>
          <w:tcPr>
            <w:tcW w:w="1114" w:type="dxa"/>
          </w:tcPr>
          <w:p w:rsidR="001546D3" w:rsidRDefault="009E5753">
            <w:pPr>
              <w:pStyle w:val="TableParagraph"/>
              <w:spacing w:before="15"/>
              <w:ind w:left="109"/>
              <w:rPr>
                <w:rFonts w:ascii="Times New Roman"/>
                <w:b/>
              </w:rPr>
            </w:pPr>
            <w:r>
              <w:rPr>
                <w:rFonts w:ascii="Times New Roman"/>
                <w:b/>
              </w:rPr>
              <w:t>26</w:t>
            </w:r>
          </w:p>
        </w:tc>
      </w:tr>
      <w:tr w:rsidR="001546D3">
        <w:trPr>
          <w:trHeight w:val="512"/>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3.7</w:t>
            </w:r>
          </w:p>
        </w:tc>
        <w:tc>
          <w:tcPr>
            <w:tcW w:w="7107" w:type="dxa"/>
          </w:tcPr>
          <w:p w:rsidR="001546D3" w:rsidRDefault="00577A85">
            <w:pPr>
              <w:pStyle w:val="TableParagraph"/>
              <w:spacing w:before="10"/>
              <w:ind w:left="114"/>
              <w:rPr>
                <w:rFonts w:ascii="Times New Roman"/>
              </w:rPr>
            </w:pPr>
            <w:r>
              <w:rPr>
                <w:rFonts w:ascii="Times New Roman"/>
              </w:rPr>
              <w:t>Sequence</w:t>
            </w:r>
            <w:r>
              <w:rPr>
                <w:rFonts w:ascii="Times New Roman"/>
                <w:spacing w:val="-9"/>
              </w:rPr>
              <w:t xml:space="preserve"> </w:t>
            </w:r>
            <w:r>
              <w:rPr>
                <w:rFonts w:ascii="Times New Roman"/>
              </w:rPr>
              <w:t>Diagrams</w:t>
            </w:r>
          </w:p>
        </w:tc>
        <w:tc>
          <w:tcPr>
            <w:tcW w:w="1114" w:type="dxa"/>
          </w:tcPr>
          <w:p w:rsidR="001546D3" w:rsidRDefault="009E5753">
            <w:pPr>
              <w:pStyle w:val="TableParagraph"/>
              <w:spacing w:before="15"/>
              <w:ind w:left="109"/>
              <w:rPr>
                <w:rFonts w:ascii="Times New Roman"/>
                <w:b/>
              </w:rPr>
            </w:pPr>
            <w:r>
              <w:rPr>
                <w:rFonts w:ascii="Times New Roman"/>
                <w:b/>
              </w:rPr>
              <w:t>27</w:t>
            </w:r>
          </w:p>
        </w:tc>
      </w:tr>
      <w:tr w:rsidR="001546D3">
        <w:trPr>
          <w:trHeight w:val="507"/>
        </w:trPr>
        <w:tc>
          <w:tcPr>
            <w:tcW w:w="1594" w:type="dxa"/>
          </w:tcPr>
          <w:p w:rsidR="001546D3" w:rsidRDefault="00577A85">
            <w:pPr>
              <w:pStyle w:val="TableParagraph"/>
              <w:spacing w:before="15"/>
              <w:ind w:left="33"/>
              <w:jc w:val="center"/>
              <w:rPr>
                <w:rFonts w:ascii="Times New Roman"/>
                <w:b/>
              </w:rPr>
            </w:pPr>
            <w:r>
              <w:rPr>
                <w:rFonts w:ascii="Times New Roman"/>
                <w:b/>
              </w:rPr>
              <w:t>4</w:t>
            </w:r>
          </w:p>
        </w:tc>
        <w:tc>
          <w:tcPr>
            <w:tcW w:w="749" w:type="dxa"/>
          </w:tcPr>
          <w:p w:rsidR="001546D3" w:rsidRDefault="001546D3">
            <w:pPr>
              <w:pStyle w:val="TableParagraph"/>
              <w:spacing w:before="0"/>
              <w:ind w:left="0"/>
              <w:rPr>
                <w:rFonts w:ascii="Times New Roman"/>
              </w:rPr>
            </w:pPr>
          </w:p>
        </w:tc>
        <w:tc>
          <w:tcPr>
            <w:tcW w:w="7107" w:type="dxa"/>
          </w:tcPr>
          <w:p w:rsidR="001546D3" w:rsidRDefault="00DC51C6">
            <w:pPr>
              <w:pStyle w:val="TableParagraph"/>
              <w:tabs>
                <w:tab w:val="left" w:pos="1215"/>
              </w:tabs>
              <w:spacing w:before="15"/>
              <w:ind w:left="114"/>
              <w:rPr>
                <w:rFonts w:ascii="Times New Roman"/>
                <w:b/>
              </w:rPr>
              <w:pPrChange w:id="161" w:author="Manoj" w:date="2023-12-15T22:22:00Z">
                <w:pPr>
                  <w:pStyle w:val="TableParagraph"/>
                  <w:spacing w:before="15"/>
                  <w:ind w:left="114"/>
                </w:pPr>
              </w:pPrChange>
            </w:pPr>
            <w:ins w:id="162" w:author="Manoj" w:date="2023-12-15T22:22:00Z">
              <w:r>
                <w:rPr>
                  <w:rFonts w:ascii="Times New Roman"/>
                  <w:b/>
                </w:rPr>
                <w:t>Testing</w:t>
              </w:r>
            </w:ins>
            <w:del w:id="163" w:author="Manoj" w:date="2023-12-15T22:22:00Z">
              <w:r w:rsidR="00577A85" w:rsidDel="00DC51C6">
                <w:rPr>
                  <w:rFonts w:ascii="Times New Roman"/>
                  <w:b/>
                </w:rPr>
                <w:delText>Testing</w:delText>
              </w:r>
            </w:del>
            <w:ins w:id="164" w:author="Manoj" w:date="2023-12-15T22:22:00Z">
              <w:r>
                <w:rPr>
                  <w:rFonts w:ascii="Times New Roman"/>
                  <w:b/>
                </w:rPr>
                <w:tab/>
              </w:r>
            </w:ins>
          </w:p>
        </w:tc>
        <w:tc>
          <w:tcPr>
            <w:tcW w:w="1114" w:type="dxa"/>
          </w:tcPr>
          <w:p w:rsidR="001546D3" w:rsidRDefault="00DB6734">
            <w:pPr>
              <w:pStyle w:val="TableParagraph"/>
              <w:spacing w:before="15"/>
              <w:ind w:left="109"/>
              <w:rPr>
                <w:rFonts w:ascii="Times New Roman"/>
                <w:b/>
              </w:rPr>
            </w:pPr>
            <w:ins w:id="165" w:author="Manoj" w:date="2023-12-15T22:23:00Z">
              <w:r>
                <w:rPr>
                  <w:rFonts w:ascii="Times New Roman"/>
                  <w:b/>
                </w:rPr>
                <w:t>-</w:t>
              </w:r>
            </w:ins>
            <w:del w:id="166" w:author="Manoj" w:date="2023-12-15T22:23:00Z">
              <w:r w:rsidR="00577A85" w:rsidDel="00DB6734">
                <w:rPr>
                  <w:rFonts w:ascii="Times New Roman"/>
                  <w:b/>
                </w:rPr>
                <w:delText>12</w:delText>
              </w:r>
            </w:del>
          </w:p>
        </w:tc>
      </w:tr>
      <w:tr w:rsidR="001546D3">
        <w:trPr>
          <w:trHeight w:val="508"/>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4.1</w:t>
            </w:r>
          </w:p>
        </w:tc>
        <w:tc>
          <w:tcPr>
            <w:tcW w:w="7107" w:type="dxa"/>
          </w:tcPr>
          <w:p w:rsidR="001546D3" w:rsidRDefault="00577A85">
            <w:pPr>
              <w:pStyle w:val="TableParagraph"/>
              <w:spacing w:before="10"/>
              <w:ind w:left="114"/>
              <w:rPr>
                <w:rFonts w:ascii="Times New Roman"/>
              </w:rPr>
            </w:pPr>
            <w:r>
              <w:rPr>
                <w:rFonts w:ascii="Times New Roman"/>
              </w:rPr>
              <w:t>Sample</w:t>
            </w:r>
            <w:r>
              <w:rPr>
                <w:rFonts w:ascii="Times New Roman"/>
                <w:spacing w:val="-7"/>
              </w:rPr>
              <w:t xml:space="preserve"> </w:t>
            </w:r>
            <w:r>
              <w:rPr>
                <w:rFonts w:ascii="Times New Roman"/>
              </w:rPr>
              <w:t>Input and</w:t>
            </w:r>
            <w:r>
              <w:rPr>
                <w:rFonts w:ascii="Times New Roman"/>
                <w:spacing w:val="-5"/>
              </w:rPr>
              <w:t xml:space="preserve"> </w:t>
            </w:r>
            <w:r>
              <w:rPr>
                <w:rFonts w:ascii="Times New Roman"/>
              </w:rPr>
              <w:t>Output Screens</w:t>
            </w:r>
            <w:r>
              <w:rPr>
                <w:rFonts w:ascii="Times New Roman"/>
                <w:spacing w:val="-1"/>
              </w:rPr>
              <w:t xml:space="preserve"> </w:t>
            </w:r>
            <w:r>
              <w:rPr>
                <w:rFonts w:ascii="Times New Roman"/>
              </w:rPr>
              <w:t>(Screens</w:t>
            </w:r>
            <w:r>
              <w:rPr>
                <w:rFonts w:ascii="Times New Roman"/>
                <w:spacing w:val="4"/>
              </w:rPr>
              <w:t xml:space="preserve"> </w:t>
            </w:r>
            <w:r>
              <w:rPr>
                <w:rFonts w:ascii="Times New Roman"/>
              </w:rPr>
              <w:t>must have</w:t>
            </w:r>
            <w:r>
              <w:rPr>
                <w:rFonts w:ascii="Times New Roman"/>
                <w:spacing w:val="-2"/>
              </w:rPr>
              <w:t xml:space="preserve"> </w:t>
            </w:r>
            <w:r>
              <w:rPr>
                <w:rFonts w:ascii="Times New Roman"/>
              </w:rPr>
              <w:t>valid</w:t>
            </w:r>
            <w:r>
              <w:rPr>
                <w:rFonts w:ascii="Times New Roman"/>
                <w:spacing w:val="-6"/>
              </w:rPr>
              <w:t xml:space="preserve"> </w:t>
            </w:r>
            <w:r>
              <w:rPr>
                <w:rFonts w:ascii="Times New Roman"/>
              </w:rPr>
              <w:t>data.)</w:t>
            </w:r>
          </w:p>
        </w:tc>
        <w:tc>
          <w:tcPr>
            <w:tcW w:w="1114" w:type="dxa"/>
          </w:tcPr>
          <w:p w:rsidR="001546D3" w:rsidRDefault="009E5753">
            <w:pPr>
              <w:pStyle w:val="TableParagraph"/>
              <w:spacing w:before="15"/>
              <w:ind w:left="109"/>
              <w:rPr>
                <w:rFonts w:ascii="Times New Roman"/>
                <w:b/>
              </w:rPr>
            </w:pPr>
            <w:r>
              <w:rPr>
                <w:rFonts w:ascii="Times New Roman"/>
                <w:b/>
              </w:rPr>
              <w:t>28-35</w:t>
            </w:r>
            <w:del w:id="167" w:author="Manoj" w:date="2023-12-15T22:24:00Z">
              <w:r w:rsidR="00577A85" w:rsidDel="00DB6734">
                <w:rPr>
                  <w:rFonts w:ascii="Times New Roman"/>
                  <w:b/>
                </w:rPr>
                <w:delText>13</w:delText>
              </w:r>
            </w:del>
          </w:p>
        </w:tc>
      </w:tr>
      <w:tr w:rsidR="001546D3">
        <w:trPr>
          <w:trHeight w:val="507"/>
        </w:trPr>
        <w:tc>
          <w:tcPr>
            <w:tcW w:w="1594" w:type="dxa"/>
          </w:tcPr>
          <w:p w:rsidR="001546D3" w:rsidRDefault="00577A85">
            <w:pPr>
              <w:pStyle w:val="TableParagraph"/>
              <w:spacing w:before="15"/>
              <w:ind w:left="33"/>
              <w:jc w:val="center"/>
              <w:rPr>
                <w:rFonts w:ascii="Times New Roman"/>
                <w:b/>
              </w:rPr>
            </w:pPr>
            <w:r>
              <w:rPr>
                <w:rFonts w:ascii="Times New Roman"/>
                <w:b/>
              </w:rPr>
              <w:t>5</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Limitations</w:t>
            </w:r>
            <w:r>
              <w:rPr>
                <w:rFonts w:ascii="Times New Roman"/>
                <w:b/>
                <w:spacing w:val="-1"/>
              </w:rPr>
              <w:t xml:space="preserve"> </w:t>
            </w:r>
            <w:r>
              <w:rPr>
                <w:rFonts w:ascii="Times New Roman"/>
                <w:b/>
              </w:rPr>
              <w:t>of</w:t>
            </w:r>
            <w:r>
              <w:rPr>
                <w:rFonts w:ascii="Times New Roman"/>
                <w:b/>
                <w:spacing w:val="-2"/>
              </w:rPr>
              <w:t xml:space="preserve"> </w:t>
            </w:r>
            <w:r>
              <w:rPr>
                <w:rFonts w:ascii="Times New Roman"/>
                <w:b/>
              </w:rPr>
              <w:t>Proposed</w:t>
            </w:r>
            <w:r>
              <w:rPr>
                <w:rFonts w:ascii="Times New Roman"/>
                <w:b/>
                <w:spacing w:val="-3"/>
              </w:rPr>
              <w:t xml:space="preserve"> </w:t>
            </w:r>
            <w:r>
              <w:rPr>
                <w:rFonts w:ascii="Times New Roman"/>
                <w:b/>
              </w:rPr>
              <w:t>System</w:t>
            </w:r>
          </w:p>
        </w:tc>
        <w:tc>
          <w:tcPr>
            <w:tcW w:w="1114" w:type="dxa"/>
          </w:tcPr>
          <w:p w:rsidR="001546D3" w:rsidRDefault="009E5753">
            <w:pPr>
              <w:pStyle w:val="TableParagraph"/>
              <w:spacing w:before="15"/>
              <w:ind w:left="109"/>
              <w:rPr>
                <w:rFonts w:ascii="Times New Roman"/>
                <w:b/>
              </w:rPr>
            </w:pPr>
            <w:r>
              <w:rPr>
                <w:rFonts w:ascii="Times New Roman"/>
                <w:b/>
              </w:rPr>
              <w:t>36</w:t>
            </w:r>
            <w:del w:id="168" w:author="Manoj" w:date="2023-12-15T22:24:00Z">
              <w:r w:rsidR="00577A85" w:rsidDel="009577EB">
                <w:rPr>
                  <w:rFonts w:ascii="Times New Roman"/>
                  <w:b/>
                </w:rPr>
                <w:delText>14</w:delText>
              </w:r>
            </w:del>
          </w:p>
        </w:tc>
      </w:tr>
      <w:tr w:rsidR="001546D3">
        <w:trPr>
          <w:trHeight w:val="512"/>
        </w:trPr>
        <w:tc>
          <w:tcPr>
            <w:tcW w:w="1594" w:type="dxa"/>
          </w:tcPr>
          <w:p w:rsidR="001546D3" w:rsidRDefault="00577A85">
            <w:pPr>
              <w:pStyle w:val="TableParagraph"/>
              <w:spacing w:before="15"/>
              <w:ind w:left="33"/>
              <w:jc w:val="center"/>
              <w:rPr>
                <w:rFonts w:ascii="Times New Roman"/>
                <w:b/>
              </w:rPr>
            </w:pPr>
            <w:r>
              <w:rPr>
                <w:rFonts w:ascii="Times New Roman"/>
                <w:b/>
              </w:rPr>
              <w:t>6</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Proposed</w:t>
            </w:r>
            <w:r>
              <w:rPr>
                <w:rFonts w:ascii="Times New Roman"/>
                <w:b/>
                <w:spacing w:val="-5"/>
              </w:rPr>
              <w:t xml:space="preserve"> </w:t>
            </w:r>
            <w:r>
              <w:rPr>
                <w:rFonts w:ascii="Times New Roman"/>
                <w:b/>
              </w:rPr>
              <w:t>Enhancements</w:t>
            </w:r>
          </w:p>
        </w:tc>
        <w:tc>
          <w:tcPr>
            <w:tcW w:w="1114" w:type="dxa"/>
          </w:tcPr>
          <w:p w:rsidR="001546D3" w:rsidRDefault="009E5753">
            <w:pPr>
              <w:pStyle w:val="TableParagraph"/>
              <w:spacing w:before="15"/>
              <w:ind w:left="109"/>
              <w:rPr>
                <w:rFonts w:ascii="Times New Roman"/>
                <w:b/>
              </w:rPr>
            </w:pPr>
            <w:r>
              <w:rPr>
                <w:rFonts w:ascii="Times New Roman"/>
                <w:b/>
              </w:rPr>
              <w:t>37</w:t>
            </w:r>
            <w:del w:id="169" w:author="Manoj" w:date="2023-12-15T22:24:00Z">
              <w:r w:rsidR="00577A85" w:rsidDel="009577EB">
                <w:rPr>
                  <w:rFonts w:ascii="Times New Roman"/>
                  <w:b/>
                </w:rPr>
                <w:delText>14</w:delText>
              </w:r>
            </w:del>
          </w:p>
        </w:tc>
      </w:tr>
      <w:tr w:rsidR="001546D3">
        <w:trPr>
          <w:trHeight w:val="508"/>
        </w:trPr>
        <w:tc>
          <w:tcPr>
            <w:tcW w:w="1594" w:type="dxa"/>
          </w:tcPr>
          <w:p w:rsidR="001546D3" w:rsidRDefault="00577A85">
            <w:pPr>
              <w:pStyle w:val="TableParagraph"/>
              <w:spacing w:before="15"/>
              <w:ind w:left="33"/>
              <w:jc w:val="center"/>
              <w:rPr>
                <w:rFonts w:ascii="Times New Roman"/>
                <w:b/>
              </w:rPr>
            </w:pPr>
            <w:r>
              <w:rPr>
                <w:rFonts w:ascii="Times New Roman"/>
                <w:b/>
              </w:rPr>
              <w:t>7</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Conclusion</w:t>
            </w:r>
          </w:p>
        </w:tc>
        <w:tc>
          <w:tcPr>
            <w:tcW w:w="1114" w:type="dxa"/>
          </w:tcPr>
          <w:p w:rsidR="001546D3" w:rsidRDefault="009E5753">
            <w:pPr>
              <w:pStyle w:val="TableParagraph"/>
              <w:spacing w:before="15"/>
              <w:ind w:left="109"/>
              <w:rPr>
                <w:rFonts w:ascii="Times New Roman"/>
                <w:b/>
              </w:rPr>
            </w:pPr>
            <w:r>
              <w:rPr>
                <w:rFonts w:ascii="Times New Roman"/>
                <w:b/>
              </w:rPr>
              <w:t>38</w:t>
            </w:r>
          </w:p>
        </w:tc>
      </w:tr>
      <w:tr w:rsidR="001546D3">
        <w:trPr>
          <w:trHeight w:val="512"/>
        </w:trPr>
        <w:tc>
          <w:tcPr>
            <w:tcW w:w="1594" w:type="dxa"/>
          </w:tcPr>
          <w:p w:rsidR="001546D3" w:rsidRDefault="00577A85">
            <w:pPr>
              <w:pStyle w:val="TableParagraph"/>
              <w:spacing w:before="15"/>
              <w:ind w:left="33"/>
              <w:jc w:val="center"/>
              <w:rPr>
                <w:rFonts w:ascii="Times New Roman"/>
                <w:b/>
              </w:rPr>
            </w:pPr>
            <w:r>
              <w:rPr>
                <w:rFonts w:ascii="Times New Roman"/>
                <w:b/>
              </w:rPr>
              <w:t>8</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Bibliography</w:t>
            </w:r>
          </w:p>
        </w:tc>
        <w:tc>
          <w:tcPr>
            <w:tcW w:w="1114" w:type="dxa"/>
          </w:tcPr>
          <w:p w:rsidR="001546D3" w:rsidRDefault="009E5753">
            <w:pPr>
              <w:pStyle w:val="TableParagraph"/>
              <w:spacing w:before="15"/>
              <w:ind w:left="109"/>
              <w:rPr>
                <w:rFonts w:ascii="Times New Roman"/>
                <w:b/>
              </w:rPr>
            </w:pPr>
            <w:r>
              <w:rPr>
                <w:rFonts w:ascii="Times New Roman"/>
                <w:b/>
              </w:rPr>
              <w:t>39</w:t>
            </w:r>
          </w:p>
        </w:tc>
      </w:tr>
    </w:tbl>
    <w:p w:rsidR="001546D3" w:rsidRDefault="001546D3">
      <w:p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9853A9" w:rsidRDefault="00577A85" w:rsidP="003068DB">
      <w:pPr>
        <w:pStyle w:val="Heading2"/>
        <w:numPr>
          <w:ilvl w:val="0"/>
          <w:numId w:val="13"/>
        </w:numPr>
        <w:tabs>
          <w:tab w:val="left" w:pos="1265"/>
        </w:tabs>
        <w:ind w:hanging="365"/>
        <w:jc w:val="both"/>
        <w:rPr>
          <w:color w:val="FF0000"/>
          <w:sz w:val="32"/>
          <w:szCs w:val="32"/>
        </w:rPr>
      </w:pPr>
      <w:bookmarkStart w:id="170" w:name="1._Introduction"/>
      <w:bookmarkEnd w:id="170"/>
      <w:r w:rsidRPr="009853A9">
        <w:rPr>
          <w:color w:val="FF0000"/>
          <w:sz w:val="32"/>
          <w:szCs w:val="32"/>
        </w:rPr>
        <w:lastRenderedPageBreak/>
        <w:t>Introduction</w:t>
      </w:r>
    </w:p>
    <w:p w:rsidR="009853A9" w:rsidRPr="009853A9" w:rsidRDefault="009853A9" w:rsidP="003068DB">
      <w:pPr>
        <w:pStyle w:val="Heading2"/>
        <w:numPr>
          <w:ilvl w:val="1"/>
          <w:numId w:val="13"/>
        </w:numPr>
        <w:tabs>
          <w:tab w:val="left" w:pos="1265"/>
        </w:tabs>
        <w:jc w:val="both"/>
        <w:rPr>
          <w:color w:val="943634" w:themeColor="accent2" w:themeShade="BF"/>
          <w:sz w:val="28"/>
          <w:szCs w:val="28"/>
        </w:rPr>
      </w:pPr>
      <w:r w:rsidRPr="009853A9">
        <w:rPr>
          <w:color w:val="943634" w:themeColor="accent2" w:themeShade="BF"/>
          <w:sz w:val="28"/>
          <w:szCs w:val="28"/>
        </w:rPr>
        <w:t xml:space="preserve">Abstract </w:t>
      </w:r>
    </w:p>
    <w:p w:rsidR="009853A9" w:rsidRPr="009853A9" w:rsidRDefault="009853A9" w:rsidP="00731D93">
      <w:pPr>
        <w:pStyle w:val="Heading2"/>
        <w:tabs>
          <w:tab w:val="left" w:pos="1265"/>
        </w:tabs>
        <w:spacing w:line="276" w:lineRule="auto"/>
        <w:ind w:left="1246"/>
        <w:jc w:val="both"/>
        <w:rPr>
          <w:sz w:val="28"/>
          <w:szCs w:val="28"/>
        </w:rPr>
      </w:pPr>
    </w:p>
    <w:p w:rsidR="009853A9" w:rsidRDefault="009853A9" w:rsidP="00731D93">
      <w:pPr>
        <w:pStyle w:val="NormalWeb"/>
        <w:spacing w:before="0" w:beforeAutospacing="0" w:after="480" w:afterAutospacing="0" w:line="360" w:lineRule="auto"/>
        <w:jc w:val="both"/>
        <w:textAlignment w:val="baseline"/>
        <w:rPr>
          <w:color w:val="000000"/>
        </w:rPr>
      </w:pPr>
      <w:r>
        <w:rPr>
          <w:color w:val="000000"/>
        </w:rPr>
        <w:t xml:space="preserve">In this technical world, </w:t>
      </w:r>
      <w:r w:rsidRPr="00C379F4">
        <w:rPr>
          <w:color w:val="000000"/>
        </w:rPr>
        <w:t>humans are trying to convert manual processes into automation in ord</w:t>
      </w:r>
      <w:r w:rsidR="00A93ECB">
        <w:rPr>
          <w:color w:val="000000"/>
        </w:rPr>
        <w:t>er to save time and money. The Hospital Management S</w:t>
      </w:r>
      <w:r w:rsidRPr="00C379F4">
        <w:rPr>
          <w:color w:val="000000"/>
        </w:rPr>
        <w:t xml:space="preserve">ystem is a solution for hospitals there are many employees are working with doctors, nurses, staff </w:t>
      </w:r>
      <w:del w:id="171" w:author="Manoj" w:date="2023-12-15T22:27:00Z">
        <w:r w:rsidRPr="00C379F4" w:rsidDel="00540486">
          <w:rPr>
            <w:color w:val="000000"/>
          </w:rPr>
          <w:delText>members.This</w:delText>
        </w:r>
      </w:del>
      <w:ins w:id="172" w:author="Manoj" w:date="2023-12-15T22:27:00Z">
        <w:r w:rsidR="00540486" w:rsidRPr="00C379F4">
          <w:rPr>
            <w:color w:val="000000"/>
          </w:rPr>
          <w:t>members. This</w:t>
        </w:r>
      </w:ins>
      <w:r w:rsidRPr="00C379F4">
        <w:rPr>
          <w:color w:val="000000"/>
        </w:rPr>
        <w:t xml:space="preserve"> application is a web platform to handle and manage all the activity and maintain and centralize a database about the information that will be easily available with just one click on the </w:t>
      </w:r>
      <w:del w:id="173" w:author="Manoj" w:date="2023-12-15T22:27:00Z">
        <w:r w:rsidRPr="00C379F4" w:rsidDel="00540486">
          <w:rPr>
            <w:color w:val="000000"/>
          </w:rPr>
          <w:delText>web.Another</w:delText>
        </w:r>
      </w:del>
      <w:ins w:id="174" w:author="Manoj" w:date="2023-12-15T22:27:00Z">
        <w:r w:rsidR="00540486" w:rsidRPr="00C379F4">
          <w:rPr>
            <w:color w:val="000000"/>
          </w:rPr>
          <w:t>web. Another</w:t>
        </w:r>
      </w:ins>
      <w:r w:rsidRPr="00C379F4">
        <w:rPr>
          <w:color w:val="000000"/>
        </w:rPr>
        <w:t xml:space="preserve"> key part of this application is patient or you can say end-user of the application. So the system provides functionality to manage the end-user as well according to the relation of the work with a patient means Doctors, Staff or Nurse or Admin can manage the patients.</w:t>
      </w:r>
    </w:p>
    <w:p w:rsidR="009853A9" w:rsidRDefault="009853A9"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Pr="009853A9" w:rsidRDefault="00633E51" w:rsidP="003068DB">
      <w:pPr>
        <w:pStyle w:val="NormalWeb"/>
        <w:spacing w:before="0" w:beforeAutospacing="0" w:after="480" w:afterAutospacing="0"/>
        <w:jc w:val="both"/>
        <w:textAlignment w:val="baseline"/>
        <w:rPr>
          <w:color w:val="000000"/>
        </w:rPr>
      </w:pPr>
    </w:p>
    <w:p w:rsidR="001546D3" w:rsidRDefault="00577A85" w:rsidP="00731D93">
      <w:pPr>
        <w:pStyle w:val="Heading4"/>
        <w:numPr>
          <w:ilvl w:val="1"/>
          <w:numId w:val="13"/>
        </w:numPr>
        <w:tabs>
          <w:tab w:val="left" w:pos="30"/>
        </w:tabs>
        <w:spacing w:before="305"/>
        <w:ind w:left="0" w:firstLine="30"/>
        <w:jc w:val="both"/>
      </w:pPr>
      <w:bookmarkStart w:id="175" w:name="1.1Existing_System_&amp;_Need_for_System"/>
      <w:bookmarkEnd w:id="175"/>
      <w:r w:rsidRPr="009853A9">
        <w:rPr>
          <w:color w:val="943634" w:themeColor="accent2" w:themeShade="BF"/>
        </w:rPr>
        <w:lastRenderedPageBreak/>
        <w:t>Existing</w:t>
      </w:r>
      <w:r w:rsidRPr="009853A9">
        <w:rPr>
          <w:color w:val="943634" w:themeColor="accent2" w:themeShade="BF"/>
          <w:spacing w:val="-4"/>
        </w:rPr>
        <w:t xml:space="preserve"> </w:t>
      </w:r>
      <w:r w:rsidRPr="009853A9">
        <w:rPr>
          <w:color w:val="943634" w:themeColor="accent2" w:themeShade="BF"/>
        </w:rPr>
        <w:t>System</w:t>
      </w:r>
      <w:r w:rsidRPr="009853A9">
        <w:rPr>
          <w:color w:val="943634" w:themeColor="accent2" w:themeShade="BF"/>
          <w:spacing w:val="-5"/>
        </w:rPr>
        <w:t xml:space="preserve"> </w:t>
      </w:r>
      <w:r w:rsidRPr="009853A9">
        <w:rPr>
          <w:color w:val="943634" w:themeColor="accent2" w:themeShade="BF"/>
        </w:rPr>
        <w:t>&amp;</w:t>
      </w:r>
      <w:r w:rsidRPr="009853A9">
        <w:rPr>
          <w:color w:val="943634" w:themeColor="accent2" w:themeShade="BF"/>
          <w:spacing w:val="-5"/>
        </w:rPr>
        <w:t xml:space="preserve"> </w:t>
      </w:r>
      <w:r w:rsidRPr="009853A9">
        <w:rPr>
          <w:color w:val="943634" w:themeColor="accent2" w:themeShade="BF"/>
        </w:rPr>
        <w:t>Need</w:t>
      </w:r>
      <w:r w:rsidRPr="009853A9">
        <w:rPr>
          <w:color w:val="943634" w:themeColor="accent2" w:themeShade="BF"/>
          <w:spacing w:val="-4"/>
        </w:rPr>
        <w:t xml:space="preserve"> </w:t>
      </w:r>
      <w:r w:rsidRPr="009853A9">
        <w:rPr>
          <w:color w:val="943634" w:themeColor="accent2" w:themeShade="BF"/>
        </w:rPr>
        <w:t>for</w:t>
      </w:r>
      <w:r w:rsidRPr="009853A9">
        <w:rPr>
          <w:color w:val="943634" w:themeColor="accent2" w:themeShade="BF"/>
          <w:spacing w:val="-3"/>
        </w:rPr>
        <w:t xml:space="preserve"> </w:t>
      </w:r>
      <w:r w:rsidRPr="009853A9">
        <w:rPr>
          <w:color w:val="943634" w:themeColor="accent2" w:themeShade="BF"/>
        </w:rPr>
        <w:t>System</w:t>
      </w:r>
    </w:p>
    <w:p w:rsidR="001546D3" w:rsidRDefault="001546D3" w:rsidP="003068DB">
      <w:pPr>
        <w:pStyle w:val="BodyText"/>
        <w:spacing w:before="9"/>
        <w:jc w:val="both"/>
        <w:rPr>
          <w:b/>
          <w:sz w:val="40"/>
        </w:rPr>
      </w:pPr>
    </w:p>
    <w:p w:rsidR="001546D3" w:rsidRDefault="00577A85" w:rsidP="00731D93">
      <w:pPr>
        <w:pStyle w:val="BodyText"/>
        <w:spacing w:line="259" w:lineRule="auto"/>
        <w:ind w:right="-42"/>
        <w:jc w:val="both"/>
      </w:pPr>
      <w:r>
        <w:t xml:space="preserve">Before this, the management of the </w:t>
      </w:r>
      <w:r w:rsidR="008748BE">
        <w:t>hospital</w:t>
      </w:r>
      <w:r>
        <w:t xml:space="preserve"> is done manually. There are some problem arise</w:t>
      </w:r>
      <w:r>
        <w:rPr>
          <w:spacing w:val="1"/>
        </w:rPr>
        <w:t xml:space="preserve"> </w:t>
      </w:r>
      <w:r>
        <w:t xml:space="preserve">especially for the data retrieval. </w:t>
      </w:r>
      <w:r w:rsidR="008748BE">
        <w:t>Hospital</w:t>
      </w:r>
      <w:r>
        <w:t xml:space="preserve"> has a problem of loss of patient data. There is also</w:t>
      </w:r>
      <w:r>
        <w:rPr>
          <w:spacing w:val="1"/>
        </w:rPr>
        <w:t xml:space="preserve"> </w:t>
      </w:r>
      <w:r>
        <w:t xml:space="preserve">redundant patient data if the patient not sure whether they have come to the </w:t>
      </w:r>
      <w:r w:rsidR="008748BE">
        <w:t>hospital</w:t>
      </w:r>
      <w:r>
        <w:t xml:space="preserve"> before. So</w:t>
      </w:r>
      <w:r>
        <w:rPr>
          <w:spacing w:val="-57"/>
        </w:rPr>
        <w:t xml:space="preserve"> </w:t>
      </w:r>
      <w:r>
        <w:t>the</w:t>
      </w:r>
      <w:r>
        <w:rPr>
          <w:spacing w:val="-4"/>
        </w:rPr>
        <w:t xml:space="preserve"> </w:t>
      </w:r>
      <w:r>
        <w:t>clerk</w:t>
      </w:r>
      <w:r>
        <w:rPr>
          <w:spacing w:val="-2"/>
        </w:rPr>
        <w:t xml:space="preserve"> </w:t>
      </w:r>
      <w:r>
        <w:t>consider</w:t>
      </w:r>
      <w:r>
        <w:rPr>
          <w:spacing w:val="-2"/>
        </w:rPr>
        <w:t xml:space="preserve"> </w:t>
      </w:r>
      <w:r>
        <w:t>the</w:t>
      </w:r>
      <w:r>
        <w:rPr>
          <w:spacing w:val="-3"/>
        </w:rPr>
        <w:t xml:space="preserve"> </w:t>
      </w:r>
      <w:r>
        <w:t>patient</w:t>
      </w:r>
      <w:r>
        <w:rPr>
          <w:spacing w:val="3"/>
        </w:rPr>
        <w:t xml:space="preserve"> </w:t>
      </w:r>
      <w:r>
        <w:t>as</w:t>
      </w:r>
      <w:r>
        <w:rPr>
          <w:spacing w:val="-5"/>
        </w:rPr>
        <w:t xml:space="preserve"> </w:t>
      </w:r>
      <w:r>
        <w:t>a</w:t>
      </w:r>
      <w:r>
        <w:rPr>
          <w:spacing w:val="-3"/>
        </w:rPr>
        <w:t xml:space="preserve"> </w:t>
      </w:r>
      <w:r>
        <w:t>new</w:t>
      </w:r>
      <w:r>
        <w:rPr>
          <w:spacing w:val="-3"/>
        </w:rPr>
        <w:t xml:space="preserve"> </w:t>
      </w:r>
      <w:r>
        <w:t>patient</w:t>
      </w:r>
      <w:r>
        <w:rPr>
          <w:spacing w:val="2"/>
        </w:rPr>
        <w:t xml:space="preserve"> </w:t>
      </w:r>
      <w:r>
        <w:t>and</w:t>
      </w:r>
      <w:r>
        <w:rPr>
          <w:spacing w:val="-2"/>
        </w:rPr>
        <w:t xml:space="preserve"> </w:t>
      </w:r>
      <w:r>
        <w:t>add</w:t>
      </w:r>
      <w:r>
        <w:rPr>
          <w:spacing w:val="-3"/>
        </w:rPr>
        <w:t xml:space="preserve"> </w:t>
      </w:r>
      <w:r>
        <w:t>new</w:t>
      </w:r>
      <w:r>
        <w:rPr>
          <w:spacing w:val="-3"/>
        </w:rPr>
        <w:t xml:space="preserve"> </w:t>
      </w:r>
      <w:r>
        <w:t>data. Currently,</w:t>
      </w:r>
      <w:r>
        <w:rPr>
          <w:spacing w:val="-1"/>
        </w:rPr>
        <w:t xml:space="preserve"> </w:t>
      </w:r>
      <w:r>
        <w:t>the</w:t>
      </w:r>
      <w:r>
        <w:rPr>
          <w:spacing w:val="2"/>
        </w:rPr>
        <w:t xml:space="preserve"> </w:t>
      </w:r>
      <w:r>
        <w:t>inventory</w:t>
      </w:r>
      <w:r>
        <w:rPr>
          <w:spacing w:val="-7"/>
        </w:rPr>
        <w:t xml:space="preserve"> </w:t>
      </w:r>
      <w:r>
        <w:t>for</w:t>
      </w:r>
      <w:r>
        <w:rPr>
          <w:spacing w:val="-57"/>
        </w:rPr>
        <w:t xml:space="preserve"> </w:t>
      </w:r>
      <w:r>
        <w:t xml:space="preserve">the medicine is done manually. The management of the </w:t>
      </w:r>
      <w:r w:rsidR="008748BE">
        <w:t>hospital</w:t>
      </w:r>
      <w:r>
        <w:t xml:space="preserve"> also have to takes times to</w:t>
      </w:r>
      <w:r>
        <w:rPr>
          <w:spacing w:val="1"/>
        </w:rPr>
        <w:t xml:space="preserve"> </w:t>
      </w:r>
      <w:r>
        <w:t>check for the medicine inventory.</w:t>
      </w:r>
      <w:r>
        <w:rPr>
          <w:spacing w:val="1"/>
        </w:rPr>
        <w:t xml:space="preserve"> </w:t>
      </w:r>
      <w:del w:id="176" w:author="Manoj" w:date="2023-12-15T21:48:00Z">
        <w:r w:rsidDel="00A93ECB">
          <w:rPr>
            <w:color w:val="202020"/>
          </w:rPr>
          <w:delText>Clinic Management System</w:delText>
        </w:r>
      </w:del>
      <w:ins w:id="177" w:author="Manoj" w:date="2023-12-15T21:48:00Z">
        <w:r w:rsidR="00A93ECB">
          <w:rPr>
            <w:color w:val="202020"/>
          </w:rPr>
          <w:t>Hospital Management System</w:t>
        </w:r>
      </w:ins>
      <w:r>
        <w:rPr>
          <w:color w:val="202020"/>
        </w:rPr>
        <w:t xml:space="preserve"> is developed to support and</w:t>
      </w:r>
      <w:r>
        <w:rPr>
          <w:color w:val="202020"/>
          <w:spacing w:val="1"/>
        </w:rPr>
        <w:t xml:space="preserve"> </w:t>
      </w:r>
      <w:r>
        <w:rPr>
          <w:color w:val="202020"/>
        </w:rPr>
        <w:t>automate the</w:t>
      </w:r>
      <w:r>
        <w:rPr>
          <w:color w:val="202020"/>
          <w:spacing w:val="1"/>
        </w:rPr>
        <w:t xml:space="preserve"> </w:t>
      </w:r>
      <w:r w:rsidR="008748BE">
        <w:rPr>
          <w:color w:val="202020"/>
        </w:rPr>
        <w:t>hospital</w:t>
      </w:r>
      <w:r>
        <w:rPr>
          <w:color w:val="202020"/>
          <w:spacing w:val="1"/>
        </w:rPr>
        <w:t xml:space="preserve"> </w:t>
      </w:r>
      <w:r>
        <w:rPr>
          <w:color w:val="202020"/>
        </w:rPr>
        <w:t>daily</w:t>
      </w:r>
      <w:r>
        <w:rPr>
          <w:color w:val="202020"/>
          <w:spacing w:val="-8"/>
        </w:rPr>
        <w:t xml:space="preserve"> </w:t>
      </w:r>
      <w:r>
        <w:rPr>
          <w:color w:val="202020"/>
        </w:rPr>
        <w:t>operation.</w:t>
      </w:r>
    </w:p>
    <w:p w:rsidR="001546D3" w:rsidRDefault="00A93ECB" w:rsidP="00731D93">
      <w:pPr>
        <w:pStyle w:val="BodyText"/>
        <w:spacing w:before="160" w:line="259" w:lineRule="auto"/>
        <w:ind w:right="-42" w:firstLine="1260"/>
        <w:jc w:val="both"/>
      </w:pPr>
      <w:r>
        <w:rPr>
          <w:color w:val="000000"/>
        </w:rPr>
        <w:t>Hospital Management S</w:t>
      </w:r>
      <w:r w:rsidRPr="00C379F4">
        <w:rPr>
          <w:color w:val="000000"/>
        </w:rPr>
        <w:t>ystem</w:t>
      </w:r>
      <w:r w:rsidR="00577A85">
        <w:rPr>
          <w:color w:val="202020"/>
        </w:rPr>
        <w:t xml:space="preserve"> is a system that can help the </w:t>
      </w:r>
      <w:r w:rsidR="008748BE">
        <w:rPr>
          <w:color w:val="202020"/>
        </w:rPr>
        <w:t>hospital</w:t>
      </w:r>
      <w:r w:rsidR="00577A85">
        <w:rPr>
          <w:color w:val="202020"/>
        </w:rPr>
        <w:t xml:space="preserve"> to manage their daily</w:t>
      </w:r>
      <w:r w:rsidR="00577A85">
        <w:rPr>
          <w:color w:val="202020"/>
          <w:spacing w:val="1"/>
        </w:rPr>
        <w:t xml:space="preserve"> </w:t>
      </w:r>
      <w:r w:rsidR="00577A85">
        <w:rPr>
          <w:color w:val="202020"/>
        </w:rPr>
        <w:t xml:space="preserve">activity. This system will involve all the </w:t>
      </w:r>
      <w:r w:rsidR="008748BE">
        <w:rPr>
          <w:color w:val="202020"/>
        </w:rPr>
        <w:t>hospital</w:t>
      </w:r>
      <w:r w:rsidR="00577A85">
        <w:rPr>
          <w:color w:val="202020"/>
        </w:rPr>
        <w:t xml:space="preserve"> operation starting from patient registration</w:t>
      </w:r>
      <w:r w:rsidR="00577A85">
        <w:rPr>
          <w:color w:val="202020"/>
          <w:spacing w:val="-57"/>
        </w:rPr>
        <w:t xml:space="preserve"> </w:t>
      </w:r>
      <w:r w:rsidR="00577A85">
        <w:rPr>
          <w:color w:val="202020"/>
        </w:rPr>
        <w:t>until billing the patient. Here the patients can register through online and get their</w:t>
      </w:r>
      <w:r w:rsidR="00577A85">
        <w:rPr>
          <w:color w:val="202020"/>
          <w:spacing w:val="1"/>
        </w:rPr>
        <w:t xml:space="preserve"> </w:t>
      </w:r>
      <w:r w:rsidR="00577A85">
        <w:rPr>
          <w:color w:val="202020"/>
        </w:rPr>
        <w:t>appointment.</w:t>
      </w:r>
      <w:r w:rsidR="00577A85">
        <w:rPr>
          <w:color w:val="202020"/>
          <w:spacing w:val="-5"/>
        </w:rPr>
        <w:t xml:space="preserve"> </w:t>
      </w:r>
      <w:r w:rsidR="00577A85">
        <w:rPr>
          <w:color w:val="202020"/>
        </w:rPr>
        <w:t>This</w:t>
      </w:r>
      <w:r w:rsidR="00577A85">
        <w:rPr>
          <w:color w:val="202020"/>
          <w:spacing w:val="-3"/>
        </w:rPr>
        <w:t xml:space="preserve"> </w:t>
      </w:r>
      <w:r w:rsidR="00577A85">
        <w:rPr>
          <w:color w:val="202020"/>
        </w:rPr>
        <w:t>system</w:t>
      </w:r>
      <w:r w:rsidR="00577A85">
        <w:rPr>
          <w:color w:val="202020"/>
          <w:spacing w:val="-7"/>
        </w:rPr>
        <w:t xml:space="preserve"> </w:t>
      </w:r>
      <w:r w:rsidR="00577A85">
        <w:rPr>
          <w:color w:val="202020"/>
        </w:rPr>
        <w:t>help</w:t>
      </w:r>
      <w:r w:rsidR="00577A85">
        <w:rPr>
          <w:color w:val="202020"/>
          <w:spacing w:val="-1"/>
        </w:rPr>
        <w:t xml:space="preserve"> </w:t>
      </w:r>
      <w:r w:rsidR="00577A85">
        <w:rPr>
          <w:color w:val="202020"/>
        </w:rPr>
        <w:t>reduce</w:t>
      </w:r>
      <w:r w:rsidR="00577A85">
        <w:rPr>
          <w:color w:val="202020"/>
          <w:spacing w:val="-3"/>
        </w:rPr>
        <w:t xml:space="preserve"> </w:t>
      </w:r>
      <w:r w:rsidR="00577A85">
        <w:rPr>
          <w:color w:val="202020"/>
        </w:rPr>
        <w:t>the</w:t>
      </w:r>
      <w:r w:rsidR="00577A85">
        <w:rPr>
          <w:color w:val="202020"/>
          <w:spacing w:val="-2"/>
        </w:rPr>
        <w:t xml:space="preserve"> </w:t>
      </w:r>
      <w:r w:rsidR="00577A85">
        <w:rPr>
          <w:color w:val="202020"/>
        </w:rPr>
        <w:t>problems</w:t>
      </w:r>
      <w:r w:rsidR="00577A85">
        <w:rPr>
          <w:color w:val="202020"/>
          <w:spacing w:val="-4"/>
        </w:rPr>
        <w:t xml:space="preserve"> </w:t>
      </w:r>
      <w:r w:rsidR="00577A85">
        <w:rPr>
          <w:color w:val="202020"/>
        </w:rPr>
        <w:t>occur</w:t>
      </w:r>
      <w:r w:rsidR="00577A85">
        <w:rPr>
          <w:color w:val="202020"/>
          <w:spacing w:val="-4"/>
        </w:rPr>
        <w:t xml:space="preserve"> </w:t>
      </w:r>
      <w:r w:rsidR="00577A85">
        <w:rPr>
          <w:color w:val="202020"/>
        </w:rPr>
        <w:t>when</w:t>
      </w:r>
      <w:r w:rsidR="00577A85">
        <w:rPr>
          <w:color w:val="202020"/>
          <w:spacing w:val="-6"/>
        </w:rPr>
        <w:t xml:space="preserve"> </w:t>
      </w:r>
      <w:r w:rsidR="00577A85">
        <w:rPr>
          <w:color w:val="202020"/>
        </w:rPr>
        <w:t>using</w:t>
      </w:r>
      <w:r w:rsidR="00577A85">
        <w:rPr>
          <w:color w:val="202020"/>
          <w:spacing w:val="-2"/>
        </w:rPr>
        <w:t xml:space="preserve"> </w:t>
      </w:r>
      <w:r w:rsidR="00577A85">
        <w:rPr>
          <w:color w:val="202020"/>
        </w:rPr>
        <w:t>the</w:t>
      </w:r>
      <w:r w:rsidR="00577A85">
        <w:rPr>
          <w:color w:val="202020"/>
          <w:spacing w:val="2"/>
        </w:rPr>
        <w:t xml:space="preserve"> </w:t>
      </w:r>
      <w:r w:rsidR="00577A85">
        <w:rPr>
          <w:color w:val="202020"/>
        </w:rPr>
        <w:t>manual</w:t>
      </w:r>
      <w:r w:rsidR="00577A85">
        <w:rPr>
          <w:color w:val="202020"/>
          <w:spacing w:val="-6"/>
        </w:rPr>
        <w:t xml:space="preserve"> </w:t>
      </w:r>
      <w:r w:rsidR="00577A85">
        <w:rPr>
          <w:color w:val="202020"/>
        </w:rPr>
        <w:t>system.</w:t>
      </w:r>
      <w:r w:rsidR="00577A85">
        <w:rPr>
          <w:color w:val="202020"/>
          <w:spacing w:val="-57"/>
        </w:rPr>
        <w:t xml:space="preserve"> </w:t>
      </w:r>
      <w:r w:rsidR="00577A85">
        <w:rPr>
          <w:color w:val="202020"/>
        </w:rPr>
        <w:t>The important thing is it will become easier for the data record and retrieval. This</w:t>
      </w:r>
      <w:r w:rsidR="00577A85">
        <w:rPr>
          <w:color w:val="202020"/>
          <w:spacing w:val="1"/>
        </w:rPr>
        <w:t xml:space="preserve"> </w:t>
      </w:r>
      <w:r w:rsidR="00577A85">
        <w:rPr>
          <w:color w:val="202020"/>
        </w:rPr>
        <w:t>software also stores all the patient details, patients lab reports, bill calculation, billing,</w:t>
      </w:r>
      <w:r w:rsidR="00577A85">
        <w:rPr>
          <w:color w:val="202020"/>
          <w:spacing w:val="1"/>
        </w:rPr>
        <w:t xml:space="preserve"> </w:t>
      </w:r>
      <w:r w:rsidR="00577A85">
        <w:rPr>
          <w:color w:val="202020"/>
        </w:rPr>
        <w:t>monthly</w:t>
      </w:r>
      <w:r w:rsidR="00577A85">
        <w:rPr>
          <w:color w:val="202020"/>
          <w:spacing w:val="-7"/>
        </w:rPr>
        <w:t xml:space="preserve"> </w:t>
      </w:r>
      <w:r w:rsidR="00577A85">
        <w:rPr>
          <w:color w:val="202020"/>
        </w:rPr>
        <w:t>reports,</w:t>
      </w:r>
      <w:r w:rsidR="00577A85">
        <w:rPr>
          <w:color w:val="202020"/>
          <w:spacing w:val="4"/>
        </w:rPr>
        <w:t xml:space="preserve"> </w:t>
      </w:r>
      <w:r w:rsidR="00577A85">
        <w:rPr>
          <w:color w:val="202020"/>
        </w:rPr>
        <w:t>daily</w:t>
      </w:r>
      <w:r w:rsidR="00577A85">
        <w:rPr>
          <w:color w:val="202020"/>
          <w:spacing w:val="-7"/>
        </w:rPr>
        <w:t xml:space="preserve"> </w:t>
      </w:r>
      <w:r w:rsidR="00577A85">
        <w:rPr>
          <w:color w:val="202020"/>
        </w:rPr>
        <w:t>reports.</w:t>
      </w:r>
    </w:p>
    <w:p w:rsidR="001546D3" w:rsidRDefault="00577A85" w:rsidP="00731D93">
      <w:pPr>
        <w:pStyle w:val="BodyText"/>
        <w:spacing w:line="259" w:lineRule="auto"/>
        <w:ind w:right="-42" w:firstLine="1260"/>
        <w:jc w:val="both"/>
        <w:rPr>
          <w:ins w:id="178" w:author="Manoj" w:date="2023-12-15T22:14:00Z"/>
          <w:color w:val="202020"/>
        </w:rPr>
      </w:pPr>
      <w:r>
        <w:rPr>
          <w:color w:val="202020"/>
        </w:rPr>
        <w:t xml:space="preserve">The system enables doctors and </w:t>
      </w:r>
      <w:r w:rsidR="008748BE">
        <w:rPr>
          <w:color w:val="202020"/>
        </w:rPr>
        <w:t>hospital</w:t>
      </w:r>
      <w:r>
        <w:rPr>
          <w:color w:val="202020"/>
        </w:rPr>
        <w:t xml:space="preserve"> assistant to manage patient records, medicine</w:t>
      </w:r>
      <w:r>
        <w:rPr>
          <w:color w:val="202020"/>
          <w:spacing w:val="1"/>
        </w:rPr>
        <w:t xml:space="preserve"> </w:t>
      </w:r>
      <w:r>
        <w:rPr>
          <w:color w:val="202020"/>
        </w:rPr>
        <w:t>stock,</w:t>
      </w:r>
      <w:r>
        <w:rPr>
          <w:color w:val="202020"/>
          <w:spacing w:val="1"/>
        </w:rPr>
        <w:t xml:space="preserve"> </w:t>
      </w:r>
      <w:r>
        <w:rPr>
          <w:color w:val="202020"/>
        </w:rPr>
        <w:t>and appointment</w:t>
      </w:r>
      <w:r>
        <w:rPr>
          <w:color w:val="202020"/>
          <w:spacing w:val="5"/>
        </w:rPr>
        <w:t xml:space="preserve"> </w:t>
      </w:r>
      <w:r>
        <w:rPr>
          <w:color w:val="202020"/>
        </w:rPr>
        <w:t>and</w:t>
      </w:r>
      <w:r>
        <w:rPr>
          <w:color w:val="202020"/>
          <w:spacing w:val="-1"/>
        </w:rPr>
        <w:t xml:space="preserve"> </w:t>
      </w:r>
      <w:r>
        <w:rPr>
          <w:color w:val="202020"/>
        </w:rPr>
        <w:t>produce</w:t>
      </w:r>
      <w:r>
        <w:rPr>
          <w:color w:val="202020"/>
          <w:spacing w:val="-6"/>
        </w:rPr>
        <w:t xml:space="preserve"> </w:t>
      </w:r>
      <w:r>
        <w:rPr>
          <w:color w:val="202020"/>
        </w:rPr>
        <w:t>reports.</w:t>
      </w:r>
      <w:r>
        <w:rPr>
          <w:color w:val="202020"/>
          <w:spacing w:val="-3"/>
        </w:rPr>
        <w:t xml:space="preserve"> </w:t>
      </w:r>
      <w:r>
        <w:rPr>
          <w:color w:val="202020"/>
        </w:rPr>
        <w:t>This</w:t>
      </w:r>
      <w:r>
        <w:rPr>
          <w:color w:val="202020"/>
          <w:spacing w:val="-2"/>
        </w:rPr>
        <w:t xml:space="preserve"> </w:t>
      </w:r>
      <w:r>
        <w:rPr>
          <w:color w:val="202020"/>
        </w:rPr>
        <w:t>system</w:t>
      </w:r>
      <w:r>
        <w:rPr>
          <w:color w:val="202020"/>
          <w:spacing w:val="-9"/>
        </w:rPr>
        <w:t xml:space="preserve"> </w:t>
      </w:r>
      <w:r>
        <w:rPr>
          <w:color w:val="202020"/>
        </w:rPr>
        <w:t>will</w:t>
      </w:r>
      <w:r>
        <w:rPr>
          <w:color w:val="202020"/>
          <w:spacing w:val="-5"/>
        </w:rPr>
        <w:t xml:space="preserve"> </w:t>
      </w:r>
      <w:r>
        <w:rPr>
          <w:color w:val="202020"/>
        </w:rPr>
        <w:t>be</w:t>
      </w:r>
      <w:r>
        <w:rPr>
          <w:color w:val="202020"/>
          <w:spacing w:val="-1"/>
        </w:rPr>
        <w:t xml:space="preserve"> </w:t>
      </w:r>
      <w:r>
        <w:rPr>
          <w:color w:val="202020"/>
        </w:rPr>
        <w:t>able</w:t>
      </w:r>
      <w:r>
        <w:rPr>
          <w:color w:val="202020"/>
          <w:spacing w:val="-1"/>
        </w:rPr>
        <w:t xml:space="preserve"> </w:t>
      </w:r>
      <w:r>
        <w:rPr>
          <w:color w:val="202020"/>
        </w:rPr>
        <w:t>to</w:t>
      </w:r>
      <w:r>
        <w:rPr>
          <w:color w:val="202020"/>
          <w:spacing w:val="-1"/>
        </w:rPr>
        <w:t xml:space="preserve"> </w:t>
      </w:r>
      <w:r>
        <w:rPr>
          <w:color w:val="202020"/>
        </w:rPr>
        <w:t>generate</w:t>
      </w:r>
      <w:r>
        <w:rPr>
          <w:color w:val="202020"/>
          <w:spacing w:val="-6"/>
        </w:rPr>
        <w:t xml:space="preserve"> </w:t>
      </w:r>
      <w:r>
        <w:rPr>
          <w:color w:val="202020"/>
        </w:rPr>
        <w:t>report</w:t>
      </w:r>
      <w:r>
        <w:rPr>
          <w:color w:val="202020"/>
          <w:spacing w:val="-57"/>
        </w:rPr>
        <w:t xml:space="preserve"> </w:t>
      </w:r>
      <w:r>
        <w:rPr>
          <w:color w:val="202020"/>
        </w:rPr>
        <w:t xml:space="preserve">regarding the </w:t>
      </w:r>
      <w:r w:rsidR="008748BE">
        <w:rPr>
          <w:color w:val="202020"/>
        </w:rPr>
        <w:t>hospital</w:t>
      </w:r>
      <w:r>
        <w:rPr>
          <w:color w:val="202020"/>
        </w:rPr>
        <w:t xml:space="preserve"> operation. User can enter the patient details. </w:t>
      </w:r>
      <w:del w:id="179" w:author="Manoj" w:date="2023-12-15T22:33:00Z">
        <w:r w:rsidDel="009D58D0">
          <w:rPr>
            <w:color w:val="202020"/>
          </w:rPr>
          <w:delText>what ever</w:delText>
        </w:r>
      </w:del>
      <w:ins w:id="180" w:author="Manoj" w:date="2023-12-15T22:33:00Z">
        <w:r w:rsidR="009D58D0">
          <w:rPr>
            <w:color w:val="202020"/>
          </w:rPr>
          <w:t>Whatever</w:t>
        </w:r>
      </w:ins>
      <w:r>
        <w:rPr>
          <w:color w:val="202020"/>
        </w:rPr>
        <w:t xml:space="preserve"> treatment he</w:t>
      </w:r>
      <w:r>
        <w:rPr>
          <w:color w:val="202020"/>
          <w:spacing w:val="-58"/>
        </w:rPr>
        <w:t xml:space="preserve"> </w:t>
      </w:r>
      <w:r>
        <w:rPr>
          <w:color w:val="202020"/>
        </w:rPr>
        <w:t>has taken will also be saved in the database. Other than that, the system is user friendly</w:t>
      </w:r>
      <w:r>
        <w:rPr>
          <w:color w:val="202020"/>
          <w:spacing w:val="-57"/>
        </w:rPr>
        <w:t xml:space="preserve"> </w:t>
      </w:r>
      <w:r>
        <w:rPr>
          <w:color w:val="202020"/>
        </w:rPr>
        <w:t>and</w:t>
      </w:r>
      <w:r>
        <w:rPr>
          <w:color w:val="202020"/>
          <w:spacing w:val="5"/>
        </w:rPr>
        <w:t xml:space="preserve"> </w:t>
      </w:r>
      <w:r>
        <w:rPr>
          <w:color w:val="202020"/>
        </w:rPr>
        <w:t>it</w:t>
      </w:r>
      <w:r>
        <w:rPr>
          <w:color w:val="202020"/>
          <w:spacing w:val="6"/>
        </w:rPr>
        <w:t xml:space="preserve"> </w:t>
      </w:r>
      <w:r>
        <w:rPr>
          <w:color w:val="202020"/>
        </w:rPr>
        <w:t>can</w:t>
      </w:r>
      <w:r>
        <w:rPr>
          <w:color w:val="202020"/>
          <w:spacing w:val="1"/>
        </w:rPr>
        <w:t xml:space="preserve"> </w:t>
      </w:r>
      <w:r>
        <w:rPr>
          <w:color w:val="202020"/>
        </w:rPr>
        <w:t>help</w:t>
      </w:r>
      <w:r>
        <w:rPr>
          <w:color w:val="202020"/>
          <w:spacing w:val="1"/>
        </w:rPr>
        <w:t xml:space="preserve"> </w:t>
      </w:r>
      <w:r>
        <w:rPr>
          <w:color w:val="202020"/>
        </w:rPr>
        <w:t xml:space="preserve">the </w:t>
      </w:r>
      <w:r w:rsidR="008748BE">
        <w:rPr>
          <w:color w:val="202020"/>
        </w:rPr>
        <w:t>hospital</w:t>
      </w:r>
      <w:r>
        <w:rPr>
          <w:color w:val="202020"/>
        </w:rPr>
        <w:t xml:space="preserve"> to</w:t>
      </w:r>
      <w:r>
        <w:rPr>
          <w:color w:val="202020"/>
          <w:spacing w:val="7"/>
        </w:rPr>
        <w:t xml:space="preserve"> </w:t>
      </w:r>
      <w:r>
        <w:rPr>
          <w:color w:val="202020"/>
        </w:rPr>
        <w:t>manage their</w:t>
      </w:r>
      <w:r>
        <w:rPr>
          <w:color w:val="202020"/>
          <w:spacing w:val="2"/>
        </w:rPr>
        <w:t xml:space="preserve"> </w:t>
      </w:r>
      <w:r>
        <w:rPr>
          <w:color w:val="202020"/>
        </w:rPr>
        <w:t>activity.</w:t>
      </w:r>
    </w:p>
    <w:p w:rsidR="0012067C" w:rsidRDefault="0012067C" w:rsidP="003068DB">
      <w:pPr>
        <w:pStyle w:val="BodyText"/>
        <w:spacing w:line="259" w:lineRule="auto"/>
        <w:ind w:left="1260" w:right="1146"/>
        <w:jc w:val="both"/>
        <w:rPr>
          <w:ins w:id="181" w:author="Manoj" w:date="2023-12-15T22:14:00Z"/>
          <w:color w:val="202020"/>
        </w:rPr>
      </w:pPr>
    </w:p>
    <w:p w:rsidR="0012067C" w:rsidRDefault="0012067C" w:rsidP="003068DB">
      <w:pPr>
        <w:pStyle w:val="BodyText"/>
        <w:spacing w:line="259" w:lineRule="auto"/>
        <w:ind w:left="1260" w:right="1146"/>
        <w:jc w:val="both"/>
        <w:rPr>
          <w:ins w:id="182" w:author="Manoj" w:date="2023-12-15T22:14:00Z"/>
          <w:color w:val="202020"/>
        </w:rPr>
      </w:pPr>
    </w:p>
    <w:p w:rsidR="0012067C" w:rsidRDefault="0012067C" w:rsidP="003068DB">
      <w:pPr>
        <w:pStyle w:val="BodyText"/>
        <w:spacing w:line="259" w:lineRule="auto"/>
        <w:ind w:left="1260" w:right="1146"/>
        <w:jc w:val="both"/>
        <w:rPr>
          <w:ins w:id="183" w:author="Manoj" w:date="2023-12-15T22:14:00Z"/>
          <w:color w:val="202020"/>
        </w:rPr>
      </w:pPr>
    </w:p>
    <w:p w:rsidR="0012067C" w:rsidRDefault="0012067C" w:rsidP="003068DB">
      <w:pPr>
        <w:pStyle w:val="BodyText"/>
        <w:spacing w:line="259" w:lineRule="auto"/>
        <w:ind w:left="1260" w:right="1146"/>
        <w:jc w:val="both"/>
        <w:rPr>
          <w:ins w:id="184" w:author="Manoj" w:date="2023-12-15T22:14:00Z"/>
          <w:color w:val="202020"/>
        </w:rPr>
      </w:pPr>
    </w:p>
    <w:p w:rsidR="0012067C" w:rsidRDefault="0012067C" w:rsidP="003068DB">
      <w:pPr>
        <w:pStyle w:val="BodyText"/>
        <w:spacing w:line="259" w:lineRule="auto"/>
        <w:ind w:left="1260" w:right="1146"/>
        <w:jc w:val="both"/>
        <w:rPr>
          <w:ins w:id="185" w:author="Manoj" w:date="2023-12-15T22:14:00Z"/>
          <w:color w:val="202020"/>
        </w:rPr>
      </w:pPr>
    </w:p>
    <w:p w:rsidR="0012067C" w:rsidRDefault="0012067C" w:rsidP="003068DB">
      <w:pPr>
        <w:pStyle w:val="BodyText"/>
        <w:spacing w:line="259" w:lineRule="auto"/>
        <w:ind w:left="1260" w:right="1146"/>
        <w:jc w:val="both"/>
        <w:rPr>
          <w:ins w:id="186" w:author="Manoj" w:date="2023-12-15T22:14:00Z"/>
          <w:color w:val="202020"/>
        </w:rPr>
      </w:pPr>
    </w:p>
    <w:p w:rsidR="0012067C" w:rsidRDefault="0012067C" w:rsidP="003068DB">
      <w:pPr>
        <w:pStyle w:val="BodyText"/>
        <w:spacing w:line="259" w:lineRule="auto"/>
        <w:ind w:left="1260" w:right="1146"/>
        <w:jc w:val="both"/>
        <w:rPr>
          <w:ins w:id="187" w:author="Manoj" w:date="2023-12-15T22:14:00Z"/>
          <w:color w:val="202020"/>
        </w:rPr>
      </w:pPr>
    </w:p>
    <w:p w:rsidR="0012067C" w:rsidRDefault="0012067C" w:rsidP="003068DB">
      <w:pPr>
        <w:pStyle w:val="BodyText"/>
        <w:spacing w:line="259" w:lineRule="auto"/>
        <w:ind w:left="1260" w:right="1146"/>
        <w:jc w:val="both"/>
      </w:pPr>
    </w:p>
    <w:p w:rsidR="001546D3" w:rsidRDefault="001546D3"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1546D3" w:rsidRDefault="00577A85" w:rsidP="003068DB">
      <w:pPr>
        <w:pStyle w:val="Heading4"/>
        <w:numPr>
          <w:ilvl w:val="1"/>
          <w:numId w:val="13"/>
        </w:numPr>
        <w:tabs>
          <w:tab w:val="left" w:pos="1247"/>
        </w:tabs>
        <w:spacing w:before="207"/>
        <w:jc w:val="both"/>
        <w:rPr>
          <w:color w:val="943634" w:themeColor="accent2" w:themeShade="BF"/>
        </w:rPr>
      </w:pPr>
      <w:bookmarkStart w:id="188" w:name="1.2Scope_of_System"/>
      <w:bookmarkEnd w:id="188"/>
      <w:r w:rsidRPr="009853A9">
        <w:rPr>
          <w:color w:val="943634" w:themeColor="accent2" w:themeShade="BF"/>
        </w:rPr>
        <w:lastRenderedPageBreak/>
        <w:t>Scope</w:t>
      </w:r>
      <w:r w:rsidRPr="009853A9">
        <w:rPr>
          <w:color w:val="943634" w:themeColor="accent2" w:themeShade="BF"/>
          <w:spacing w:val="-7"/>
        </w:rPr>
        <w:t xml:space="preserve"> </w:t>
      </w:r>
      <w:r w:rsidRPr="009853A9">
        <w:rPr>
          <w:color w:val="943634" w:themeColor="accent2" w:themeShade="BF"/>
        </w:rPr>
        <w:t>of</w:t>
      </w:r>
      <w:r w:rsidRPr="009853A9">
        <w:rPr>
          <w:color w:val="943634" w:themeColor="accent2" w:themeShade="BF"/>
          <w:spacing w:val="-5"/>
        </w:rPr>
        <w:t xml:space="preserve"> </w:t>
      </w:r>
      <w:r w:rsidRPr="009853A9">
        <w:rPr>
          <w:color w:val="943634" w:themeColor="accent2" w:themeShade="BF"/>
        </w:rPr>
        <w:t>System</w:t>
      </w:r>
    </w:p>
    <w:p w:rsidR="00731D93" w:rsidRPr="009853A9" w:rsidRDefault="00731D93" w:rsidP="00731D93">
      <w:pPr>
        <w:pStyle w:val="Heading4"/>
        <w:tabs>
          <w:tab w:val="left" w:pos="1247"/>
        </w:tabs>
        <w:spacing w:before="207"/>
        <w:ind w:left="894" w:firstLine="0"/>
        <w:jc w:val="both"/>
        <w:rPr>
          <w:color w:val="943634" w:themeColor="accent2" w:themeShade="BF"/>
        </w:rPr>
      </w:pPr>
    </w:p>
    <w:p w:rsidR="001546D3" w:rsidRDefault="00577A85" w:rsidP="00731D93">
      <w:pPr>
        <w:pStyle w:val="BodyText"/>
        <w:ind w:right="-42" w:firstLine="1246"/>
        <w:jc w:val="both"/>
      </w:pPr>
      <w:r>
        <w:rPr>
          <w:color w:val="202429"/>
        </w:rPr>
        <w:t>The scope of the product is to change from manual system to computerized store</w:t>
      </w:r>
      <w:r>
        <w:rPr>
          <w:color w:val="202429"/>
          <w:spacing w:val="1"/>
        </w:rPr>
        <w:t xml:space="preserve"> </w:t>
      </w:r>
      <w:r>
        <w:rPr>
          <w:color w:val="202429"/>
        </w:rPr>
        <w:t>management system, which is allowing easy communication between staff, doctors and</w:t>
      </w:r>
      <w:r>
        <w:rPr>
          <w:color w:val="202429"/>
          <w:spacing w:val="1"/>
        </w:rPr>
        <w:t xml:space="preserve"> </w:t>
      </w:r>
      <w:r>
        <w:rPr>
          <w:color w:val="202429"/>
        </w:rPr>
        <w:t xml:space="preserve">patient. In </w:t>
      </w:r>
      <w:r w:rsidR="008748BE">
        <w:rPr>
          <w:color w:val="202429"/>
        </w:rPr>
        <w:t>hospital</w:t>
      </w:r>
      <w:r>
        <w:rPr>
          <w:color w:val="202429"/>
        </w:rPr>
        <w:t xml:space="preserve"> system use database system for all information that make the process of</w:t>
      </w:r>
      <w:r>
        <w:rPr>
          <w:color w:val="202429"/>
          <w:spacing w:val="1"/>
        </w:rPr>
        <w:t xml:space="preserve"> </w:t>
      </w:r>
      <w:r>
        <w:rPr>
          <w:color w:val="202429"/>
        </w:rPr>
        <w:t>work</w:t>
      </w:r>
      <w:r>
        <w:rPr>
          <w:color w:val="202429"/>
          <w:spacing w:val="-6"/>
        </w:rPr>
        <w:t xml:space="preserve"> </w:t>
      </w:r>
      <w:r>
        <w:rPr>
          <w:color w:val="202429"/>
        </w:rPr>
        <w:t>going</w:t>
      </w:r>
      <w:r>
        <w:rPr>
          <w:color w:val="202429"/>
          <w:spacing w:val="-1"/>
        </w:rPr>
        <w:t xml:space="preserve"> </w:t>
      </w:r>
      <w:r>
        <w:rPr>
          <w:color w:val="202429"/>
        </w:rPr>
        <w:t>easily.</w:t>
      </w:r>
      <w:r>
        <w:rPr>
          <w:color w:val="202429"/>
          <w:spacing w:val="1"/>
        </w:rPr>
        <w:t xml:space="preserve"> </w:t>
      </w:r>
      <w:r>
        <w:rPr>
          <w:color w:val="202429"/>
        </w:rPr>
        <w:t>In</w:t>
      </w:r>
      <w:r>
        <w:rPr>
          <w:color w:val="202429"/>
          <w:spacing w:val="-6"/>
        </w:rPr>
        <w:t xml:space="preserve"> </w:t>
      </w:r>
      <w:r>
        <w:rPr>
          <w:color w:val="202429"/>
        </w:rPr>
        <w:t>the</w:t>
      </w:r>
      <w:r>
        <w:rPr>
          <w:color w:val="202429"/>
          <w:spacing w:val="-2"/>
        </w:rPr>
        <w:t xml:space="preserve"> </w:t>
      </w:r>
      <w:del w:id="189" w:author="Manoj" w:date="2023-12-15T21:48:00Z">
        <w:r w:rsidDel="00A93ECB">
          <w:rPr>
            <w:color w:val="202429"/>
          </w:rPr>
          <w:delText>clinic</w:delText>
        </w:r>
        <w:r w:rsidDel="00A93ECB">
          <w:rPr>
            <w:color w:val="202429"/>
            <w:spacing w:val="3"/>
          </w:rPr>
          <w:delText xml:space="preserve"> </w:delText>
        </w:r>
        <w:r w:rsidDel="00A93ECB">
          <w:rPr>
            <w:color w:val="202429"/>
          </w:rPr>
          <w:delText>management</w:delText>
        </w:r>
        <w:r w:rsidDel="00A93ECB">
          <w:rPr>
            <w:color w:val="202429"/>
            <w:spacing w:val="4"/>
          </w:rPr>
          <w:delText xml:space="preserve"> </w:delText>
        </w:r>
        <w:r w:rsidDel="00A93ECB">
          <w:rPr>
            <w:color w:val="202429"/>
          </w:rPr>
          <w:delText>system</w:delText>
        </w:r>
      </w:del>
      <w:ins w:id="190" w:author="Manoj" w:date="2023-12-15T21:48:00Z">
        <w:r w:rsidR="00A93ECB">
          <w:rPr>
            <w:color w:val="202429"/>
          </w:rPr>
          <w:t>Hospital Management System</w:t>
        </w:r>
      </w:ins>
      <w:r>
        <w:rPr>
          <w:color w:val="202429"/>
          <w:spacing w:val="-6"/>
        </w:rPr>
        <w:t xml:space="preserve"> </w:t>
      </w:r>
      <w:r>
        <w:rPr>
          <w:color w:val="202429"/>
        </w:rPr>
        <w:t>is</w:t>
      </w:r>
      <w:r>
        <w:rPr>
          <w:color w:val="202429"/>
          <w:spacing w:val="-3"/>
        </w:rPr>
        <w:t xml:space="preserve"> </w:t>
      </w:r>
      <w:r>
        <w:rPr>
          <w:color w:val="202429"/>
        </w:rPr>
        <w:t>easy</w:t>
      </w:r>
      <w:r>
        <w:rPr>
          <w:color w:val="202429"/>
          <w:spacing w:val="-6"/>
        </w:rPr>
        <w:t xml:space="preserve"> </w:t>
      </w:r>
      <w:r>
        <w:rPr>
          <w:color w:val="202429"/>
        </w:rPr>
        <w:t>to</w:t>
      </w:r>
      <w:r>
        <w:rPr>
          <w:color w:val="202429"/>
          <w:spacing w:val="4"/>
        </w:rPr>
        <w:t xml:space="preserve"> </w:t>
      </w:r>
      <w:r>
        <w:rPr>
          <w:color w:val="202429"/>
        </w:rPr>
        <w:t>add,</w:t>
      </w:r>
      <w:r>
        <w:rPr>
          <w:color w:val="202429"/>
          <w:spacing w:val="-4"/>
        </w:rPr>
        <w:t xml:space="preserve"> </w:t>
      </w:r>
      <w:r>
        <w:rPr>
          <w:color w:val="202429"/>
        </w:rPr>
        <w:t>modify</w:t>
      </w:r>
      <w:r>
        <w:rPr>
          <w:color w:val="202429"/>
          <w:spacing w:val="-10"/>
        </w:rPr>
        <w:t xml:space="preserve"> </w:t>
      </w:r>
      <w:r>
        <w:rPr>
          <w:color w:val="202429"/>
        </w:rPr>
        <w:t>and</w:t>
      </w:r>
      <w:r>
        <w:rPr>
          <w:color w:val="202429"/>
          <w:spacing w:val="-1"/>
        </w:rPr>
        <w:t xml:space="preserve"> </w:t>
      </w:r>
      <w:r>
        <w:rPr>
          <w:color w:val="202429"/>
        </w:rPr>
        <w:t>delete</w:t>
      </w:r>
      <w:r>
        <w:rPr>
          <w:color w:val="202429"/>
          <w:spacing w:val="-2"/>
        </w:rPr>
        <w:t xml:space="preserve"> </w:t>
      </w:r>
      <w:r>
        <w:rPr>
          <w:color w:val="202429"/>
        </w:rPr>
        <w:t>records</w:t>
      </w:r>
      <w:r>
        <w:rPr>
          <w:color w:val="202429"/>
          <w:spacing w:val="-57"/>
        </w:rPr>
        <w:t xml:space="preserve"> </w:t>
      </w:r>
      <w:r>
        <w:rPr>
          <w:color w:val="202429"/>
        </w:rPr>
        <w:t>instead of</w:t>
      </w:r>
      <w:r>
        <w:rPr>
          <w:color w:val="202429"/>
          <w:spacing w:val="-7"/>
        </w:rPr>
        <w:t xml:space="preserve"> </w:t>
      </w:r>
      <w:r>
        <w:rPr>
          <w:color w:val="202429"/>
        </w:rPr>
        <w:t>changing</w:t>
      </w:r>
      <w:r>
        <w:rPr>
          <w:color w:val="202429"/>
          <w:spacing w:val="1"/>
        </w:rPr>
        <w:t xml:space="preserve"> </w:t>
      </w:r>
      <w:r>
        <w:rPr>
          <w:color w:val="202429"/>
        </w:rPr>
        <w:t>or</w:t>
      </w:r>
      <w:r>
        <w:rPr>
          <w:color w:val="202429"/>
          <w:spacing w:val="2"/>
        </w:rPr>
        <w:t xml:space="preserve"> </w:t>
      </w:r>
      <w:r>
        <w:rPr>
          <w:color w:val="202429"/>
        </w:rPr>
        <w:t>destroying</w:t>
      </w:r>
      <w:r>
        <w:rPr>
          <w:color w:val="202429"/>
          <w:spacing w:val="1"/>
        </w:rPr>
        <w:t xml:space="preserve"> </w:t>
      </w:r>
      <w:r>
        <w:rPr>
          <w:color w:val="202429"/>
        </w:rPr>
        <w:t>the whole</w:t>
      </w:r>
      <w:r>
        <w:rPr>
          <w:color w:val="202429"/>
          <w:spacing w:val="4"/>
        </w:rPr>
        <w:t xml:space="preserve"> </w:t>
      </w:r>
      <w:r>
        <w:rPr>
          <w:color w:val="202429"/>
        </w:rPr>
        <w:t>file.</w:t>
      </w:r>
      <w:r>
        <w:rPr>
          <w:color w:val="202429"/>
          <w:spacing w:val="8"/>
        </w:rPr>
        <w:t xml:space="preserve"> </w:t>
      </w:r>
      <w:r>
        <w:rPr>
          <w:color w:val="202429"/>
        </w:rPr>
        <w:t>Also</w:t>
      </w:r>
      <w:r>
        <w:rPr>
          <w:color w:val="202429"/>
          <w:spacing w:val="4"/>
        </w:rPr>
        <w:t xml:space="preserve"> </w:t>
      </w:r>
      <w:r>
        <w:rPr>
          <w:color w:val="202429"/>
        </w:rPr>
        <w:t>the interface of</w:t>
      </w:r>
      <w:r>
        <w:rPr>
          <w:color w:val="202429"/>
          <w:spacing w:val="-7"/>
        </w:rPr>
        <w:t xml:space="preserve"> </w:t>
      </w:r>
      <w:r>
        <w:rPr>
          <w:color w:val="202429"/>
        </w:rPr>
        <w:t>the system</w:t>
      </w:r>
      <w:r>
        <w:rPr>
          <w:color w:val="202429"/>
          <w:spacing w:val="-4"/>
        </w:rPr>
        <w:t xml:space="preserve"> </w:t>
      </w:r>
      <w:r>
        <w:rPr>
          <w:color w:val="202429"/>
        </w:rPr>
        <w:t>is</w:t>
      </w:r>
      <w:r>
        <w:rPr>
          <w:color w:val="202429"/>
          <w:spacing w:val="3"/>
        </w:rPr>
        <w:t xml:space="preserve"> </w:t>
      </w:r>
      <w:r>
        <w:rPr>
          <w:color w:val="202429"/>
        </w:rPr>
        <w:t>much</w:t>
      </w:r>
      <w:r>
        <w:rPr>
          <w:color w:val="202429"/>
          <w:spacing w:val="1"/>
        </w:rPr>
        <w:t xml:space="preserve"> </w:t>
      </w:r>
      <w:r>
        <w:rPr>
          <w:color w:val="202429"/>
        </w:rPr>
        <w:t>user friendly. By this software the searching will be easily by simply typing the letters that</w:t>
      </w:r>
      <w:r>
        <w:rPr>
          <w:color w:val="202429"/>
          <w:spacing w:val="1"/>
        </w:rPr>
        <w:t xml:space="preserve"> </w:t>
      </w:r>
      <w:r>
        <w:rPr>
          <w:color w:val="202429"/>
        </w:rPr>
        <w:t>much them. In the computerized system you can easily keep your data save, for example by</w:t>
      </w:r>
      <w:r>
        <w:rPr>
          <w:color w:val="202429"/>
          <w:spacing w:val="1"/>
        </w:rPr>
        <w:t xml:space="preserve"> </w:t>
      </w:r>
      <w:r>
        <w:rPr>
          <w:color w:val="202429"/>
        </w:rPr>
        <w:t>creating another copy of whole system and save it as a backup. When any failure happens to</w:t>
      </w:r>
      <w:r>
        <w:rPr>
          <w:color w:val="202429"/>
          <w:spacing w:val="1"/>
        </w:rPr>
        <w:t xml:space="preserve"> </w:t>
      </w:r>
      <w:r>
        <w:rPr>
          <w:color w:val="202429"/>
        </w:rPr>
        <w:t>your</w:t>
      </w:r>
      <w:r>
        <w:rPr>
          <w:color w:val="202429"/>
          <w:spacing w:val="2"/>
        </w:rPr>
        <w:t xml:space="preserve"> </w:t>
      </w:r>
      <w:r>
        <w:rPr>
          <w:color w:val="202429"/>
        </w:rPr>
        <w:t>system</w:t>
      </w:r>
      <w:r>
        <w:rPr>
          <w:color w:val="202429"/>
          <w:spacing w:val="-5"/>
        </w:rPr>
        <w:t xml:space="preserve"> </w:t>
      </w:r>
      <w:r>
        <w:rPr>
          <w:color w:val="202429"/>
        </w:rPr>
        <w:t>then</w:t>
      </w:r>
      <w:r>
        <w:rPr>
          <w:color w:val="202429"/>
          <w:spacing w:val="2"/>
        </w:rPr>
        <w:t xml:space="preserve"> </w:t>
      </w:r>
      <w:r>
        <w:rPr>
          <w:color w:val="202429"/>
        </w:rPr>
        <w:t>you</w:t>
      </w:r>
      <w:r>
        <w:rPr>
          <w:color w:val="202429"/>
          <w:spacing w:val="1"/>
        </w:rPr>
        <w:t xml:space="preserve"> </w:t>
      </w:r>
      <w:r>
        <w:rPr>
          <w:color w:val="202429"/>
        </w:rPr>
        <w:t>will</w:t>
      </w:r>
      <w:r>
        <w:rPr>
          <w:color w:val="202429"/>
          <w:spacing w:val="2"/>
        </w:rPr>
        <w:t xml:space="preserve"> </w:t>
      </w:r>
      <w:r>
        <w:rPr>
          <w:color w:val="202429"/>
        </w:rPr>
        <w:t>have</w:t>
      </w:r>
      <w:r>
        <w:rPr>
          <w:color w:val="202429"/>
          <w:spacing w:val="1"/>
        </w:rPr>
        <w:t xml:space="preserve"> </w:t>
      </w:r>
      <w:r>
        <w:rPr>
          <w:color w:val="202429"/>
        </w:rPr>
        <w:t>another</w:t>
      </w:r>
      <w:r>
        <w:rPr>
          <w:color w:val="202429"/>
          <w:spacing w:val="3"/>
        </w:rPr>
        <w:t xml:space="preserve"> </w:t>
      </w:r>
      <w:r>
        <w:rPr>
          <w:color w:val="202429"/>
        </w:rPr>
        <w:t>copy</w:t>
      </w:r>
      <w:r>
        <w:rPr>
          <w:color w:val="202429"/>
          <w:spacing w:val="-9"/>
        </w:rPr>
        <w:t xml:space="preserve"> </w:t>
      </w:r>
      <w:r>
        <w:rPr>
          <w:color w:val="202429"/>
        </w:rPr>
        <w:t>of</w:t>
      </w:r>
      <w:r>
        <w:rPr>
          <w:color w:val="202429"/>
          <w:spacing w:val="-1"/>
        </w:rPr>
        <w:t xml:space="preserve"> </w:t>
      </w:r>
      <w:r>
        <w:rPr>
          <w:color w:val="202429"/>
        </w:rPr>
        <w:t>it.</w:t>
      </w:r>
    </w:p>
    <w:p w:rsidR="001546D3" w:rsidRDefault="001546D3" w:rsidP="003068DB">
      <w:pPr>
        <w:pStyle w:val="BodyText"/>
        <w:spacing w:before="6"/>
        <w:jc w:val="both"/>
      </w:pPr>
    </w:p>
    <w:p w:rsidR="001546D3" w:rsidRDefault="00633E51" w:rsidP="003068DB">
      <w:pPr>
        <w:pStyle w:val="ListParagraph"/>
        <w:numPr>
          <w:ilvl w:val="2"/>
          <w:numId w:val="13"/>
        </w:numPr>
        <w:tabs>
          <w:tab w:val="left" w:pos="1621"/>
        </w:tabs>
        <w:spacing w:line="276" w:lineRule="auto"/>
        <w:ind w:right="1355"/>
        <w:jc w:val="both"/>
        <w:rPr>
          <w:sz w:val="24"/>
        </w:rPr>
      </w:pPr>
      <w:r>
        <w:rPr>
          <w:b/>
          <w:color w:val="202429"/>
          <w:sz w:val="24"/>
        </w:rPr>
        <w:t>Register</w:t>
      </w:r>
      <w:r w:rsidR="00577A85">
        <w:rPr>
          <w:b/>
          <w:color w:val="202429"/>
          <w:sz w:val="24"/>
        </w:rPr>
        <w:t xml:space="preserve">: </w:t>
      </w:r>
      <w:r w:rsidR="00577A85">
        <w:rPr>
          <w:color w:val="202429"/>
          <w:sz w:val="24"/>
        </w:rPr>
        <w:t>will</w:t>
      </w:r>
      <w:r w:rsidR="00577A85">
        <w:rPr>
          <w:color w:val="202429"/>
          <w:spacing w:val="-1"/>
          <w:sz w:val="24"/>
        </w:rPr>
        <w:t xml:space="preserve"> </w:t>
      </w:r>
      <w:r w:rsidR="00577A85">
        <w:rPr>
          <w:color w:val="202429"/>
          <w:sz w:val="24"/>
        </w:rPr>
        <w:t>help</w:t>
      </w:r>
      <w:r w:rsidR="00577A85">
        <w:rPr>
          <w:color w:val="202429"/>
          <w:spacing w:val="-1"/>
          <w:sz w:val="24"/>
        </w:rPr>
        <w:t xml:space="preserve"> </w:t>
      </w:r>
      <w:r w:rsidR="00577A85">
        <w:rPr>
          <w:color w:val="202429"/>
          <w:sz w:val="24"/>
        </w:rPr>
        <w:t>patient</w:t>
      </w:r>
      <w:r w:rsidR="00577A85">
        <w:rPr>
          <w:color w:val="202429"/>
          <w:spacing w:val="-2"/>
          <w:sz w:val="24"/>
        </w:rPr>
        <w:t xml:space="preserve"> </w:t>
      </w:r>
      <w:r w:rsidR="00577A85">
        <w:rPr>
          <w:color w:val="202429"/>
          <w:sz w:val="24"/>
        </w:rPr>
        <w:t>to</w:t>
      </w:r>
      <w:r w:rsidR="00577A85">
        <w:rPr>
          <w:color w:val="202429"/>
          <w:spacing w:val="-1"/>
          <w:sz w:val="24"/>
        </w:rPr>
        <w:t xml:space="preserve"> </w:t>
      </w:r>
      <w:r w:rsidR="00577A85">
        <w:rPr>
          <w:color w:val="202429"/>
          <w:sz w:val="24"/>
        </w:rPr>
        <w:t>easy</w:t>
      </w:r>
      <w:r w:rsidR="00577A85">
        <w:rPr>
          <w:color w:val="202429"/>
          <w:spacing w:val="-11"/>
          <w:sz w:val="24"/>
        </w:rPr>
        <w:t xml:space="preserve"> </w:t>
      </w:r>
      <w:r w:rsidR="00577A85">
        <w:rPr>
          <w:color w:val="202429"/>
          <w:sz w:val="24"/>
        </w:rPr>
        <w:t>register</w:t>
      </w:r>
      <w:r w:rsidR="00577A85">
        <w:rPr>
          <w:color w:val="202429"/>
          <w:spacing w:val="-1"/>
          <w:sz w:val="24"/>
        </w:rPr>
        <w:t xml:space="preserve"> </w:t>
      </w:r>
      <w:r w:rsidR="00577A85">
        <w:rPr>
          <w:color w:val="202429"/>
          <w:sz w:val="24"/>
        </w:rPr>
        <w:t>in</w:t>
      </w:r>
      <w:r w:rsidR="00577A85">
        <w:rPr>
          <w:color w:val="202429"/>
          <w:spacing w:val="-6"/>
          <w:sz w:val="24"/>
        </w:rPr>
        <w:t xml:space="preserve"> </w:t>
      </w:r>
      <w:r w:rsidR="008748BE">
        <w:rPr>
          <w:color w:val="202429"/>
          <w:sz w:val="24"/>
        </w:rPr>
        <w:t>hospital</w:t>
      </w:r>
      <w:r w:rsidR="00577A85">
        <w:rPr>
          <w:color w:val="202429"/>
          <w:sz w:val="24"/>
        </w:rPr>
        <w:t>.</w:t>
      </w:r>
      <w:r w:rsidR="00577A85">
        <w:rPr>
          <w:color w:val="202429"/>
          <w:spacing w:val="-1"/>
          <w:sz w:val="24"/>
        </w:rPr>
        <w:t xml:space="preserve"> </w:t>
      </w:r>
      <w:r w:rsidR="00577A85">
        <w:rPr>
          <w:color w:val="202429"/>
          <w:sz w:val="24"/>
        </w:rPr>
        <w:t>Also</w:t>
      </w:r>
      <w:r w:rsidR="00577A85">
        <w:rPr>
          <w:color w:val="202429"/>
          <w:spacing w:val="3"/>
          <w:sz w:val="24"/>
        </w:rPr>
        <w:t xml:space="preserve"> </w:t>
      </w:r>
      <w:r w:rsidR="00577A85">
        <w:rPr>
          <w:color w:val="202429"/>
          <w:sz w:val="24"/>
        </w:rPr>
        <w:t>it</w:t>
      </w:r>
      <w:r w:rsidR="00577A85">
        <w:rPr>
          <w:color w:val="202429"/>
          <w:spacing w:val="3"/>
          <w:sz w:val="24"/>
        </w:rPr>
        <w:t xml:space="preserve"> </w:t>
      </w:r>
      <w:r w:rsidR="00577A85">
        <w:rPr>
          <w:color w:val="202429"/>
          <w:sz w:val="24"/>
        </w:rPr>
        <w:t>will</w:t>
      </w:r>
      <w:r w:rsidR="00577A85">
        <w:rPr>
          <w:color w:val="202429"/>
          <w:spacing w:val="-5"/>
          <w:sz w:val="24"/>
        </w:rPr>
        <w:t xml:space="preserve"> </w:t>
      </w:r>
      <w:r w:rsidR="00577A85">
        <w:rPr>
          <w:color w:val="202429"/>
          <w:sz w:val="24"/>
        </w:rPr>
        <w:t>know</w:t>
      </w:r>
      <w:r w:rsidR="00577A85">
        <w:rPr>
          <w:color w:val="202429"/>
          <w:spacing w:val="-3"/>
          <w:sz w:val="24"/>
        </w:rPr>
        <w:t xml:space="preserve"> </w:t>
      </w:r>
      <w:r w:rsidR="00577A85">
        <w:rPr>
          <w:color w:val="202429"/>
          <w:sz w:val="24"/>
        </w:rPr>
        <w:t>directly</w:t>
      </w:r>
      <w:r w:rsidR="00577A85">
        <w:rPr>
          <w:color w:val="202429"/>
          <w:spacing w:val="-11"/>
          <w:sz w:val="24"/>
        </w:rPr>
        <w:t xml:space="preserve"> </w:t>
      </w:r>
      <w:r w:rsidR="00577A85">
        <w:rPr>
          <w:color w:val="202429"/>
          <w:sz w:val="24"/>
        </w:rPr>
        <w:t>the</w:t>
      </w:r>
      <w:r w:rsidR="00577A85">
        <w:rPr>
          <w:color w:val="202429"/>
          <w:spacing w:val="-57"/>
          <w:sz w:val="24"/>
        </w:rPr>
        <w:t xml:space="preserve"> </w:t>
      </w:r>
      <w:r w:rsidR="00577A85">
        <w:rPr>
          <w:color w:val="202429"/>
          <w:sz w:val="24"/>
        </w:rPr>
        <w:t>new patient</w:t>
      </w:r>
      <w:r w:rsidR="00577A85">
        <w:rPr>
          <w:color w:val="202429"/>
          <w:spacing w:val="7"/>
          <w:sz w:val="24"/>
        </w:rPr>
        <w:t xml:space="preserve"> </w:t>
      </w:r>
      <w:r w:rsidR="00577A85">
        <w:rPr>
          <w:color w:val="202429"/>
          <w:sz w:val="24"/>
        </w:rPr>
        <w:t>and</w:t>
      </w:r>
      <w:r w:rsidR="00577A85">
        <w:rPr>
          <w:color w:val="202429"/>
          <w:spacing w:val="2"/>
          <w:sz w:val="24"/>
        </w:rPr>
        <w:t xml:space="preserve"> </w:t>
      </w:r>
      <w:r w:rsidR="00577A85">
        <w:rPr>
          <w:color w:val="202429"/>
          <w:sz w:val="24"/>
        </w:rPr>
        <w:t>old</w:t>
      </w:r>
      <w:r w:rsidR="00577A85">
        <w:rPr>
          <w:color w:val="202429"/>
          <w:spacing w:val="1"/>
          <w:sz w:val="24"/>
        </w:rPr>
        <w:t xml:space="preserve"> </w:t>
      </w:r>
      <w:r w:rsidR="00577A85">
        <w:rPr>
          <w:color w:val="202429"/>
          <w:sz w:val="24"/>
        </w:rPr>
        <w:t>patient</w:t>
      </w:r>
    </w:p>
    <w:p w:rsidR="001546D3" w:rsidRDefault="00633E51" w:rsidP="003068DB">
      <w:pPr>
        <w:pStyle w:val="ListParagraph"/>
        <w:numPr>
          <w:ilvl w:val="2"/>
          <w:numId w:val="13"/>
        </w:numPr>
        <w:tabs>
          <w:tab w:val="left" w:pos="1621"/>
        </w:tabs>
        <w:spacing w:line="275" w:lineRule="exact"/>
        <w:jc w:val="both"/>
        <w:rPr>
          <w:sz w:val="24"/>
        </w:rPr>
      </w:pPr>
      <w:r>
        <w:rPr>
          <w:b/>
          <w:color w:val="202429"/>
          <w:sz w:val="24"/>
        </w:rPr>
        <w:t>Bills</w:t>
      </w:r>
      <w:r w:rsidR="00577A85">
        <w:rPr>
          <w:b/>
          <w:color w:val="202429"/>
          <w:sz w:val="24"/>
        </w:rPr>
        <w:t>:</w:t>
      </w:r>
      <w:r w:rsidR="00577A85">
        <w:rPr>
          <w:b/>
          <w:color w:val="202429"/>
          <w:spacing w:val="-1"/>
          <w:sz w:val="24"/>
        </w:rPr>
        <w:t xml:space="preserve"> </w:t>
      </w:r>
      <w:r w:rsidR="00577A85">
        <w:rPr>
          <w:color w:val="202429"/>
          <w:sz w:val="24"/>
        </w:rPr>
        <w:t>The</w:t>
      </w:r>
      <w:r w:rsidR="00577A85">
        <w:rPr>
          <w:color w:val="202429"/>
          <w:spacing w:val="-3"/>
          <w:sz w:val="24"/>
        </w:rPr>
        <w:t xml:space="preserve"> </w:t>
      </w:r>
      <w:r w:rsidR="00577A85">
        <w:rPr>
          <w:color w:val="202429"/>
          <w:sz w:val="24"/>
        </w:rPr>
        <w:t>patients</w:t>
      </w:r>
      <w:r w:rsidR="00577A85">
        <w:rPr>
          <w:color w:val="202429"/>
          <w:spacing w:val="-5"/>
          <w:sz w:val="24"/>
        </w:rPr>
        <w:t xml:space="preserve"> </w:t>
      </w:r>
      <w:r w:rsidR="00577A85">
        <w:rPr>
          <w:color w:val="202429"/>
          <w:sz w:val="24"/>
        </w:rPr>
        <w:t>can</w:t>
      </w:r>
      <w:r w:rsidR="00577A85">
        <w:rPr>
          <w:color w:val="202429"/>
          <w:spacing w:val="-7"/>
          <w:sz w:val="24"/>
        </w:rPr>
        <w:t xml:space="preserve"> </w:t>
      </w:r>
      <w:r w:rsidR="00577A85">
        <w:rPr>
          <w:color w:val="202429"/>
          <w:sz w:val="24"/>
        </w:rPr>
        <w:t>payment</w:t>
      </w:r>
      <w:r w:rsidR="00577A85">
        <w:rPr>
          <w:color w:val="202429"/>
          <w:spacing w:val="-3"/>
          <w:sz w:val="24"/>
        </w:rPr>
        <w:t xml:space="preserve"> </w:t>
      </w:r>
      <w:r w:rsidR="00577A85">
        <w:rPr>
          <w:color w:val="202429"/>
          <w:sz w:val="24"/>
        </w:rPr>
        <w:t>the</w:t>
      </w:r>
      <w:r w:rsidR="00577A85">
        <w:rPr>
          <w:color w:val="202429"/>
          <w:spacing w:val="1"/>
          <w:sz w:val="24"/>
        </w:rPr>
        <w:t xml:space="preserve"> </w:t>
      </w:r>
      <w:r w:rsidR="00577A85">
        <w:rPr>
          <w:color w:val="202429"/>
          <w:sz w:val="24"/>
        </w:rPr>
        <w:t>money.</w:t>
      </w:r>
    </w:p>
    <w:p w:rsidR="001546D3" w:rsidRDefault="00577A85" w:rsidP="003068DB">
      <w:pPr>
        <w:pStyle w:val="ListParagraph"/>
        <w:numPr>
          <w:ilvl w:val="2"/>
          <w:numId w:val="13"/>
        </w:numPr>
        <w:tabs>
          <w:tab w:val="left" w:pos="1621"/>
        </w:tabs>
        <w:spacing w:before="42"/>
        <w:jc w:val="both"/>
        <w:rPr>
          <w:sz w:val="24"/>
        </w:rPr>
      </w:pPr>
      <w:r>
        <w:rPr>
          <w:b/>
          <w:color w:val="202429"/>
          <w:sz w:val="24"/>
        </w:rPr>
        <w:t>Staff:</w:t>
      </w:r>
      <w:r>
        <w:rPr>
          <w:b/>
          <w:color w:val="202429"/>
          <w:spacing w:val="-2"/>
          <w:sz w:val="24"/>
        </w:rPr>
        <w:t xml:space="preserve"> </w:t>
      </w:r>
      <w:r>
        <w:rPr>
          <w:color w:val="202429"/>
          <w:sz w:val="24"/>
        </w:rPr>
        <w:t>will</w:t>
      </w:r>
      <w:r>
        <w:rPr>
          <w:color w:val="202429"/>
          <w:spacing w:val="-12"/>
          <w:sz w:val="24"/>
        </w:rPr>
        <w:t xml:space="preserve"> </w:t>
      </w:r>
      <w:r>
        <w:rPr>
          <w:color w:val="202429"/>
          <w:sz w:val="24"/>
        </w:rPr>
        <w:t>enter</w:t>
      </w:r>
      <w:r>
        <w:rPr>
          <w:color w:val="202429"/>
          <w:spacing w:val="-3"/>
          <w:sz w:val="24"/>
        </w:rPr>
        <w:t xml:space="preserve"> </w:t>
      </w:r>
      <w:r>
        <w:rPr>
          <w:color w:val="202429"/>
          <w:sz w:val="24"/>
        </w:rPr>
        <w:t>patient</w:t>
      </w:r>
      <w:r>
        <w:rPr>
          <w:color w:val="202429"/>
          <w:spacing w:val="1"/>
          <w:sz w:val="24"/>
        </w:rPr>
        <w:t xml:space="preserve"> </w:t>
      </w:r>
      <w:r>
        <w:rPr>
          <w:color w:val="202429"/>
          <w:sz w:val="24"/>
        </w:rPr>
        <w:t>information.</w:t>
      </w:r>
    </w:p>
    <w:p w:rsidR="001546D3" w:rsidRDefault="00577A85" w:rsidP="003068DB">
      <w:pPr>
        <w:pStyle w:val="ListParagraph"/>
        <w:numPr>
          <w:ilvl w:val="2"/>
          <w:numId w:val="13"/>
        </w:numPr>
        <w:tabs>
          <w:tab w:val="left" w:pos="1621"/>
        </w:tabs>
        <w:spacing w:before="41"/>
        <w:jc w:val="both"/>
        <w:rPr>
          <w:sz w:val="24"/>
        </w:rPr>
      </w:pPr>
      <w:r>
        <w:rPr>
          <w:b/>
          <w:color w:val="202429"/>
          <w:sz w:val="24"/>
        </w:rPr>
        <w:t xml:space="preserve">Patient: </w:t>
      </w:r>
      <w:r>
        <w:rPr>
          <w:color w:val="202429"/>
          <w:sz w:val="24"/>
        </w:rPr>
        <w:t>will</w:t>
      </w:r>
      <w:r>
        <w:rPr>
          <w:color w:val="202429"/>
          <w:spacing w:val="-6"/>
          <w:sz w:val="24"/>
        </w:rPr>
        <w:t xml:space="preserve"> </w:t>
      </w:r>
      <w:r>
        <w:rPr>
          <w:color w:val="202429"/>
          <w:sz w:val="24"/>
        </w:rPr>
        <w:t>be</w:t>
      </w:r>
      <w:r>
        <w:rPr>
          <w:color w:val="202429"/>
          <w:spacing w:val="-2"/>
          <w:sz w:val="24"/>
        </w:rPr>
        <w:t xml:space="preserve"> </w:t>
      </w:r>
      <w:r>
        <w:rPr>
          <w:color w:val="202429"/>
          <w:sz w:val="24"/>
        </w:rPr>
        <w:t>rejecter for</w:t>
      </w:r>
      <w:r>
        <w:rPr>
          <w:color w:val="202429"/>
          <w:spacing w:val="-5"/>
          <w:sz w:val="24"/>
        </w:rPr>
        <w:t xml:space="preserve"> </w:t>
      </w:r>
      <w:r>
        <w:rPr>
          <w:color w:val="202429"/>
          <w:sz w:val="24"/>
        </w:rPr>
        <w:t>the</w:t>
      </w:r>
      <w:r>
        <w:rPr>
          <w:color w:val="202429"/>
          <w:spacing w:val="-3"/>
          <w:sz w:val="24"/>
        </w:rPr>
        <w:t xml:space="preserve"> </w:t>
      </w:r>
      <w:r>
        <w:rPr>
          <w:color w:val="202429"/>
          <w:sz w:val="24"/>
        </w:rPr>
        <w:t>system.</w:t>
      </w:r>
    </w:p>
    <w:p w:rsidR="001546D3" w:rsidRDefault="00577A85" w:rsidP="003068DB">
      <w:pPr>
        <w:pStyle w:val="ListParagraph"/>
        <w:numPr>
          <w:ilvl w:val="2"/>
          <w:numId w:val="13"/>
        </w:numPr>
        <w:tabs>
          <w:tab w:val="left" w:pos="1621"/>
        </w:tabs>
        <w:spacing w:before="45"/>
        <w:jc w:val="both"/>
        <w:rPr>
          <w:sz w:val="24"/>
        </w:rPr>
      </w:pPr>
      <w:r>
        <w:rPr>
          <w:b/>
          <w:color w:val="202429"/>
          <w:sz w:val="24"/>
        </w:rPr>
        <w:t>Medicine:</w:t>
      </w:r>
      <w:r>
        <w:rPr>
          <w:b/>
          <w:color w:val="202429"/>
          <w:spacing w:val="-7"/>
          <w:sz w:val="24"/>
        </w:rPr>
        <w:t xml:space="preserve"> </w:t>
      </w:r>
      <w:r>
        <w:rPr>
          <w:color w:val="202429"/>
          <w:sz w:val="24"/>
        </w:rPr>
        <w:t>that</w:t>
      </w:r>
      <w:r>
        <w:rPr>
          <w:color w:val="202429"/>
          <w:spacing w:val="5"/>
          <w:sz w:val="24"/>
        </w:rPr>
        <w:t xml:space="preserve"> </w:t>
      </w:r>
      <w:r>
        <w:rPr>
          <w:color w:val="202429"/>
          <w:sz w:val="24"/>
        </w:rPr>
        <w:t>will</w:t>
      </w:r>
      <w:r>
        <w:rPr>
          <w:color w:val="202429"/>
          <w:spacing w:val="-4"/>
          <w:sz w:val="24"/>
        </w:rPr>
        <w:t xml:space="preserve"> </w:t>
      </w:r>
      <w:r>
        <w:rPr>
          <w:color w:val="202429"/>
          <w:sz w:val="24"/>
        </w:rPr>
        <w:t>be</w:t>
      </w:r>
      <w:r>
        <w:rPr>
          <w:color w:val="202429"/>
          <w:spacing w:val="-1"/>
          <w:sz w:val="24"/>
        </w:rPr>
        <w:t xml:space="preserve"> </w:t>
      </w:r>
      <w:r>
        <w:rPr>
          <w:color w:val="202429"/>
          <w:sz w:val="24"/>
        </w:rPr>
        <w:t>given for</w:t>
      </w:r>
      <w:r>
        <w:rPr>
          <w:color w:val="202429"/>
          <w:spacing w:val="-2"/>
          <w:sz w:val="24"/>
        </w:rPr>
        <w:t xml:space="preserve"> </w:t>
      </w:r>
      <w:r>
        <w:rPr>
          <w:color w:val="202429"/>
          <w:sz w:val="24"/>
        </w:rPr>
        <w:t>the</w:t>
      </w:r>
      <w:r>
        <w:rPr>
          <w:color w:val="202429"/>
          <w:spacing w:val="-1"/>
          <w:sz w:val="24"/>
        </w:rPr>
        <w:t xml:space="preserve"> </w:t>
      </w:r>
      <w:r>
        <w:rPr>
          <w:color w:val="202429"/>
          <w:sz w:val="24"/>
        </w:rPr>
        <w:t>patient.</w:t>
      </w:r>
    </w:p>
    <w:p w:rsidR="001546D3" w:rsidRDefault="00577A85" w:rsidP="003068DB">
      <w:pPr>
        <w:pStyle w:val="ListParagraph"/>
        <w:numPr>
          <w:ilvl w:val="2"/>
          <w:numId w:val="13"/>
        </w:numPr>
        <w:tabs>
          <w:tab w:val="left" w:pos="1621"/>
        </w:tabs>
        <w:spacing w:before="41"/>
        <w:jc w:val="both"/>
        <w:rPr>
          <w:sz w:val="24"/>
        </w:rPr>
      </w:pPr>
      <w:r>
        <w:rPr>
          <w:b/>
          <w:color w:val="202429"/>
          <w:sz w:val="24"/>
        </w:rPr>
        <w:t>Supplier:</w:t>
      </w:r>
      <w:r>
        <w:rPr>
          <w:b/>
          <w:color w:val="202429"/>
          <w:spacing w:val="-2"/>
          <w:sz w:val="24"/>
        </w:rPr>
        <w:t xml:space="preserve"> </w:t>
      </w:r>
      <w:r>
        <w:rPr>
          <w:color w:val="202429"/>
          <w:sz w:val="24"/>
        </w:rPr>
        <w:t>will</w:t>
      </w:r>
      <w:r>
        <w:rPr>
          <w:color w:val="202429"/>
          <w:spacing w:val="-7"/>
          <w:sz w:val="24"/>
        </w:rPr>
        <w:t xml:space="preserve"> </w:t>
      </w:r>
      <w:r>
        <w:rPr>
          <w:color w:val="202429"/>
          <w:sz w:val="24"/>
        </w:rPr>
        <w:t>provide</w:t>
      </w:r>
      <w:r>
        <w:rPr>
          <w:color w:val="202429"/>
          <w:spacing w:val="-5"/>
          <w:sz w:val="24"/>
        </w:rPr>
        <w:t xml:space="preserve"> </w:t>
      </w:r>
      <w:r>
        <w:rPr>
          <w:color w:val="202429"/>
          <w:sz w:val="24"/>
        </w:rPr>
        <w:t>the medicines.</w:t>
      </w:r>
    </w:p>
    <w:p w:rsidR="001546D3" w:rsidRDefault="001546D3" w:rsidP="003068DB">
      <w:pPr>
        <w:jc w:val="both"/>
        <w:rPr>
          <w:sz w:val="24"/>
        </w:rPr>
        <w:sectPr w:rsidR="001546D3"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3068DB" w:rsidP="00731D93">
      <w:pPr>
        <w:pStyle w:val="Heading4"/>
        <w:jc w:val="both"/>
      </w:pPr>
      <w:r>
        <w:rPr>
          <w:color w:val="2D74B5"/>
        </w:rPr>
        <w:lastRenderedPageBreak/>
        <w:t>1.4</w:t>
      </w:r>
      <w:del w:id="191" w:author="Manoj" w:date="2023-12-15T22:28:00Z">
        <w:r w:rsidR="00577A85" w:rsidDel="003E359A">
          <w:rPr>
            <w:color w:val="2D74B5"/>
          </w:rPr>
          <w:delText>.</w:delText>
        </w:r>
        <w:r w:rsidR="00577A85" w:rsidRPr="003068DB" w:rsidDel="003E359A">
          <w:rPr>
            <w:color w:val="943634" w:themeColor="accent2" w:themeShade="BF"/>
          </w:rPr>
          <w:delText>Operating</w:delText>
        </w:r>
      </w:del>
      <w:ins w:id="192" w:author="Manoj" w:date="2023-12-15T22:28:00Z">
        <w:r w:rsidR="003E359A">
          <w:rPr>
            <w:color w:val="2D74B5"/>
          </w:rPr>
          <w:t>.</w:t>
        </w:r>
        <w:r w:rsidR="003E359A" w:rsidRPr="003068DB">
          <w:rPr>
            <w:color w:val="943634" w:themeColor="accent2" w:themeShade="BF"/>
          </w:rPr>
          <w:t xml:space="preserve"> Operating</w:t>
        </w:r>
      </w:ins>
      <w:r w:rsidR="00577A85" w:rsidRPr="003068DB">
        <w:rPr>
          <w:color w:val="943634" w:themeColor="accent2" w:themeShade="BF"/>
          <w:spacing w:val="-5"/>
        </w:rPr>
        <w:t xml:space="preserve"> </w:t>
      </w:r>
      <w:r w:rsidR="00577A85" w:rsidRPr="003068DB">
        <w:rPr>
          <w:color w:val="943634" w:themeColor="accent2" w:themeShade="BF"/>
        </w:rPr>
        <w:t>Environment</w:t>
      </w:r>
      <w:r w:rsidR="00577A85" w:rsidRPr="003068DB">
        <w:rPr>
          <w:color w:val="943634" w:themeColor="accent2" w:themeShade="BF"/>
          <w:spacing w:val="-2"/>
        </w:rPr>
        <w:t xml:space="preserve"> </w:t>
      </w:r>
      <w:r w:rsidR="00577A85" w:rsidRPr="003068DB">
        <w:rPr>
          <w:color w:val="943634" w:themeColor="accent2" w:themeShade="BF"/>
        </w:rPr>
        <w:t>-</w:t>
      </w:r>
      <w:r w:rsidR="00577A85" w:rsidRPr="003068DB">
        <w:rPr>
          <w:color w:val="943634" w:themeColor="accent2" w:themeShade="BF"/>
          <w:spacing w:val="-6"/>
        </w:rPr>
        <w:t xml:space="preserve"> </w:t>
      </w:r>
      <w:r w:rsidR="00577A85" w:rsidRPr="003068DB">
        <w:rPr>
          <w:color w:val="943634" w:themeColor="accent2" w:themeShade="BF"/>
        </w:rPr>
        <w:t>Hardware</w:t>
      </w:r>
      <w:r w:rsidR="00577A85" w:rsidRPr="003068DB">
        <w:rPr>
          <w:color w:val="943634" w:themeColor="accent2" w:themeShade="BF"/>
          <w:spacing w:val="1"/>
        </w:rPr>
        <w:t xml:space="preserve"> </w:t>
      </w:r>
      <w:r w:rsidR="00577A85" w:rsidRPr="003068DB">
        <w:rPr>
          <w:color w:val="943634" w:themeColor="accent2" w:themeShade="BF"/>
        </w:rPr>
        <w:t>and</w:t>
      </w:r>
      <w:r w:rsidR="00577A85" w:rsidRPr="003068DB">
        <w:rPr>
          <w:color w:val="943634" w:themeColor="accent2" w:themeShade="BF"/>
          <w:spacing w:val="-6"/>
        </w:rPr>
        <w:t xml:space="preserve"> </w:t>
      </w:r>
      <w:r w:rsidR="00577A85" w:rsidRPr="003068DB">
        <w:rPr>
          <w:color w:val="943634" w:themeColor="accent2" w:themeShade="BF"/>
        </w:rPr>
        <w:t>Software</w:t>
      </w:r>
    </w:p>
    <w:p w:rsidR="001546D3" w:rsidRDefault="001546D3" w:rsidP="003068DB">
      <w:pPr>
        <w:pStyle w:val="BodyText"/>
        <w:jc w:val="both"/>
        <w:rPr>
          <w:b/>
          <w:sz w:val="30"/>
        </w:rPr>
      </w:pPr>
    </w:p>
    <w:p w:rsidR="001546D3" w:rsidRDefault="001546D3" w:rsidP="003068DB">
      <w:pPr>
        <w:pStyle w:val="BodyText"/>
        <w:spacing w:before="7"/>
        <w:jc w:val="both"/>
        <w:rPr>
          <w:b/>
          <w:sz w:val="29"/>
        </w:rPr>
      </w:pPr>
    </w:p>
    <w:p w:rsidR="001546D3" w:rsidRDefault="00577A85" w:rsidP="00731D93">
      <w:pPr>
        <w:pStyle w:val="BodyText"/>
        <w:spacing w:line="259" w:lineRule="auto"/>
        <w:ind w:right="-42" w:firstLine="720"/>
        <w:jc w:val="both"/>
      </w:pPr>
      <w:r>
        <w:rPr>
          <w:spacing w:val="-1"/>
        </w:rPr>
        <w:t>The</w:t>
      </w:r>
      <w:r>
        <w:rPr>
          <w:spacing w:val="-9"/>
        </w:rPr>
        <w:t xml:space="preserve"> </w:t>
      </w:r>
      <w:r>
        <w:rPr>
          <w:spacing w:val="-1"/>
        </w:rPr>
        <w:t>operating</w:t>
      </w:r>
      <w:r>
        <w:rPr>
          <w:spacing w:val="-3"/>
        </w:rPr>
        <w:t xml:space="preserve"> </w:t>
      </w:r>
      <w:r>
        <w:rPr>
          <w:spacing w:val="-1"/>
        </w:rPr>
        <w:t>environment</w:t>
      </w:r>
      <w:r>
        <w:rPr>
          <w:spacing w:val="2"/>
        </w:rPr>
        <w:t xml:space="preserve"> </w:t>
      </w:r>
      <w:r>
        <w:rPr>
          <w:spacing w:val="-1"/>
        </w:rPr>
        <w:t>for</w:t>
      </w:r>
      <w:r>
        <w:rPr>
          <w:spacing w:val="-5"/>
        </w:rPr>
        <w:t xml:space="preserve"> </w:t>
      </w:r>
      <w:r>
        <w:rPr>
          <w:spacing w:val="-1"/>
        </w:rPr>
        <w:t>a</w:t>
      </w:r>
      <w:r>
        <w:rPr>
          <w:spacing w:val="-9"/>
        </w:rPr>
        <w:t xml:space="preserve"> </w:t>
      </w:r>
      <w:del w:id="193" w:author="Manoj" w:date="2023-12-15T21:48:00Z">
        <w:r w:rsidDel="00A93ECB">
          <w:rPr>
            <w:spacing w:val="-1"/>
          </w:rPr>
          <w:delText>clinic</w:delText>
        </w:r>
        <w:r w:rsidDel="00A93ECB">
          <w:rPr>
            <w:spacing w:val="-4"/>
          </w:rPr>
          <w:delText xml:space="preserve"> </w:delText>
        </w:r>
        <w:r w:rsidDel="00A93ECB">
          <w:rPr>
            <w:spacing w:val="-1"/>
          </w:rPr>
          <w:delText>management</w:delText>
        </w:r>
        <w:r w:rsidDel="00A93ECB">
          <w:rPr>
            <w:spacing w:val="-2"/>
          </w:rPr>
          <w:delText xml:space="preserve"> </w:delText>
        </w:r>
        <w:r w:rsidDel="00A93ECB">
          <w:rPr>
            <w:spacing w:val="-1"/>
          </w:rPr>
          <w:delText>system</w:delText>
        </w:r>
      </w:del>
      <w:ins w:id="194" w:author="Manoj" w:date="2023-12-15T21:48:00Z">
        <w:r w:rsidR="00A93ECB">
          <w:rPr>
            <w:spacing w:val="-1"/>
          </w:rPr>
          <w:t>Hospital Management System</w:t>
        </w:r>
      </w:ins>
      <w:r>
        <w:rPr>
          <w:spacing w:val="-17"/>
        </w:rPr>
        <w:t xml:space="preserve"> </w:t>
      </w:r>
      <w:r>
        <w:t>can</w:t>
      </w:r>
      <w:r>
        <w:rPr>
          <w:spacing w:val="-8"/>
        </w:rPr>
        <w:t xml:space="preserve"> </w:t>
      </w:r>
      <w:r>
        <w:t>vary</w:t>
      </w:r>
      <w:r>
        <w:rPr>
          <w:spacing w:val="-12"/>
        </w:rPr>
        <w:t xml:space="preserve"> </w:t>
      </w:r>
      <w:r>
        <w:t>depending</w:t>
      </w:r>
      <w:r>
        <w:rPr>
          <w:spacing w:val="-7"/>
        </w:rPr>
        <w:t xml:space="preserve"> </w:t>
      </w:r>
      <w:r>
        <w:t>on</w:t>
      </w:r>
      <w:r>
        <w:rPr>
          <w:spacing w:val="-12"/>
        </w:rPr>
        <w:t xml:space="preserve"> </w:t>
      </w:r>
      <w:r>
        <w:t>the</w:t>
      </w:r>
      <w:r>
        <w:rPr>
          <w:spacing w:val="-9"/>
        </w:rPr>
        <w:t xml:space="preserve"> </w:t>
      </w:r>
      <w:r>
        <w:t>specific</w:t>
      </w:r>
      <w:r>
        <w:rPr>
          <w:spacing w:val="-57"/>
        </w:rPr>
        <w:t xml:space="preserve"> </w:t>
      </w:r>
      <w:ins w:id="195" w:author="Manoj" w:date="2023-12-15T21:49:00Z">
        <w:r w:rsidR="00A93ECB">
          <w:rPr>
            <w:spacing w:val="-57"/>
          </w:rPr>
          <w:t xml:space="preserve">      </w:t>
        </w:r>
      </w:ins>
      <w:r>
        <w:t>software and</w:t>
      </w:r>
      <w:r>
        <w:rPr>
          <w:spacing w:val="2"/>
        </w:rPr>
        <w:t xml:space="preserve"> </w:t>
      </w:r>
      <w:r>
        <w:t>hardware</w:t>
      </w:r>
      <w:r>
        <w:rPr>
          <w:spacing w:val="1"/>
        </w:rPr>
        <w:t xml:space="preserve"> </w:t>
      </w:r>
      <w:r>
        <w:t>requirements</w:t>
      </w:r>
      <w:r>
        <w:rPr>
          <w:spacing w:val="-1"/>
        </w:rPr>
        <w:t xml:space="preserve"> </w:t>
      </w:r>
      <w:r>
        <w:t>of</w:t>
      </w:r>
      <w:r>
        <w:rPr>
          <w:spacing w:val="-6"/>
        </w:rPr>
        <w:t xml:space="preserve"> </w:t>
      </w:r>
      <w:r>
        <w:t>the</w:t>
      </w:r>
      <w:r>
        <w:rPr>
          <w:spacing w:val="1"/>
        </w:rPr>
        <w:t xml:space="preserve"> </w:t>
      </w:r>
      <w:r>
        <w:t>system.</w:t>
      </w:r>
    </w:p>
    <w:p w:rsidR="001546D3" w:rsidRPr="003068DB" w:rsidRDefault="00577A85" w:rsidP="003068DB">
      <w:pPr>
        <w:pStyle w:val="Heading5"/>
        <w:spacing w:before="168"/>
        <w:jc w:val="both"/>
        <w:rPr>
          <w:color w:val="943634" w:themeColor="accent2" w:themeShade="BF"/>
          <w:sz w:val="28"/>
          <w:szCs w:val="28"/>
        </w:rPr>
      </w:pPr>
      <w:r w:rsidRPr="003068DB">
        <w:rPr>
          <w:color w:val="943634" w:themeColor="accent2" w:themeShade="BF"/>
          <w:sz w:val="28"/>
          <w:szCs w:val="28"/>
          <w:u w:val="thick" w:color="2D74B5"/>
        </w:rPr>
        <w:t>Hardware:</w:t>
      </w:r>
    </w:p>
    <w:p w:rsidR="001546D3" w:rsidRDefault="00577A85" w:rsidP="00731D93">
      <w:pPr>
        <w:pStyle w:val="ListParagraph"/>
        <w:numPr>
          <w:ilvl w:val="0"/>
          <w:numId w:val="12"/>
        </w:numPr>
        <w:tabs>
          <w:tab w:val="left" w:pos="1621"/>
        </w:tabs>
        <w:spacing w:before="176" w:line="259" w:lineRule="auto"/>
        <w:ind w:right="-42"/>
        <w:jc w:val="both"/>
        <w:rPr>
          <w:sz w:val="24"/>
        </w:rPr>
      </w:pPr>
      <w:r>
        <w:rPr>
          <w:b/>
          <w:sz w:val="24"/>
        </w:rPr>
        <w:t xml:space="preserve">Processor: </w:t>
      </w:r>
      <w:r>
        <w:rPr>
          <w:sz w:val="24"/>
        </w:rPr>
        <w:t>The desktop computer should have a modern processor that meets the</w:t>
      </w:r>
      <w:r>
        <w:rPr>
          <w:spacing w:val="1"/>
          <w:sz w:val="24"/>
        </w:rPr>
        <w:t xml:space="preserve"> </w:t>
      </w:r>
      <w:r>
        <w:rPr>
          <w:sz w:val="24"/>
        </w:rPr>
        <w:t>minimum</w:t>
      </w:r>
      <w:r>
        <w:rPr>
          <w:spacing w:val="-8"/>
          <w:sz w:val="24"/>
        </w:rPr>
        <w:t xml:space="preserve"> </w:t>
      </w:r>
      <w:r>
        <w:rPr>
          <w:sz w:val="24"/>
        </w:rPr>
        <w:t>system</w:t>
      </w:r>
      <w:r>
        <w:rPr>
          <w:spacing w:val="-8"/>
          <w:sz w:val="24"/>
        </w:rPr>
        <w:t xml:space="preserve"> </w:t>
      </w:r>
      <w:r>
        <w:rPr>
          <w:sz w:val="24"/>
        </w:rPr>
        <w:t>requirements of</w:t>
      </w:r>
      <w:r>
        <w:rPr>
          <w:spacing w:val="-7"/>
          <w:sz w:val="24"/>
        </w:rPr>
        <w:t xml:space="preserve"> </w:t>
      </w:r>
      <w:r>
        <w:rPr>
          <w:sz w:val="24"/>
        </w:rPr>
        <w:t>the</w:t>
      </w:r>
      <w:r>
        <w:rPr>
          <w:spacing w:val="1"/>
          <w:sz w:val="24"/>
        </w:rPr>
        <w:t xml:space="preserve"> </w:t>
      </w:r>
      <w:del w:id="196" w:author="Manoj" w:date="2023-12-15T21:48:00Z">
        <w:r w:rsidDel="00A93ECB">
          <w:rPr>
            <w:sz w:val="24"/>
          </w:rPr>
          <w:delText>clinic</w:delText>
        </w:r>
        <w:r w:rsidDel="00A93ECB">
          <w:rPr>
            <w:spacing w:val="5"/>
            <w:sz w:val="24"/>
          </w:rPr>
          <w:delText xml:space="preserve"> </w:delText>
        </w:r>
        <w:r w:rsidDel="00A93ECB">
          <w:rPr>
            <w:sz w:val="24"/>
          </w:rPr>
          <w:delText>management</w:delText>
        </w:r>
        <w:r w:rsidDel="00A93ECB">
          <w:rPr>
            <w:spacing w:val="6"/>
            <w:sz w:val="24"/>
          </w:rPr>
          <w:delText xml:space="preserve"> </w:delText>
        </w:r>
        <w:r w:rsidDel="00A93ECB">
          <w:rPr>
            <w:sz w:val="24"/>
          </w:rPr>
          <w:delText>system</w:delText>
        </w:r>
      </w:del>
      <w:ins w:id="197" w:author="Manoj" w:date="2023-12-15T21:48:00Z">
        <w:r w:rsidR="00A93ECB">
          <w:rPr>
            <w:sz w:val="24"/>
          </w:rPr>
          <w:t>Hospital Management System</w:t>
        </w:r>
      </w:ins>
      <w:r>
        <w:rPr>
          <w:sz w:val="24"/>
        </w:rPr>
        <w:t>.</w:t>
      </w:r>
    </w:p>
    <w:p w:rsidR="001546D3" w:rsidRDefault="00577A85" w:rsidP="003068DB">
      <w:pPr>
        <w:pStyle w:val="BodyText"/>
        <w:spacing w:line="275" w:lineRule="exact"/>
        <w:ind w:left="1621"/>
        <w:jc w:val="both"/>
      </w:pPr>
      <w:r>
        <w:t>i3</w:t>
      </w:r>
      <w:r>
        <w:rPr>
          <w:spacing w:val="-5"/>
        </w:rPr>
        <w:t xml:space="preserve"> </w:t>
      </w:r>
      <w:r>
        <w:t>Processor</w:t>
      </w:r>
      <w:r>
        <w:rPr>
          <w:spacing w:val="-7"/>
        </w:rPr>
        <w:t xml:space="preserve"> </w:t>
      </w:r>
      <w:r>
        <w:t>minimum.</w:t>
      </w:r>
    </w:p>
    <w:p w:rsidR="001546D3" w:rsidRDefault="001546D3" w:rsidP="003068DB">
      <w:pPr>
        <w:pStyle w:val="BodyText"/>
        <w:spacing w:before="8"/>
        <w:jc w:val="both"/>
        <w:rPr>
          <w:sz w:val="27"/>
        </w:rPr>
      </w:pPr>
    </w:p>
    <w:p w:rsidR="001546D3" w:rsidRDefault="00577A85" w:rsidP="003068DB">
      <w:pPr>
        <w:pStyle w:val="ListParagraph"/>
        <w:numPr>
          <w:ilvl w:val="0"/>
          <w:numId w:val="12"/>
        </w:numPr>
        <w:tabs>
          <w:tab w:val="left" w:pos="1621"/>
        </w:tabs>
        <w:spacing w:before="1" w:line="259" w:lineRule="auto"/>
        <w:ind w:right="903"/>
        <w:jc w:val="both"/>
        <w:rPr>
          <w:sz w:val="24"/>
        </w:rPr>
      </w:pPr>
      <w:r>
        <w:rPr>
          <w:b/>
          <w:sz w:val="24"/>
        </w:rPr>
        <w:t>RAM:</w:t>
      </w:r>
      <w:r>
        <w:rPr>
          <w:b/>
          <w:spacing w:val="1"/>
          <w:sz w:val="24"/>
        </w:rPr>
        <w:t xml:space="preserve"> </w:t>
      </w:r>
      <w:r>
        <w:rPr>
          <w:sz w:val="24"/>
        </w:rPr>
        <w:t>The</w:t>
      </w:r>
      <w:r>
        <w:rPr>
          <w:spacing w:val="1"/>
          <w:sz w:val="24"/>
        </w:rPr>
        <w:t xml:space="preserve"> </w:t>
      </w:r>
      <w:r>
        <w:rPr>
          <w:sz w:val="24"/>
        </w:rPr>
        <w:t>desktop</w:t>
      </w:r>
      <w:r>
        <w:rPr>
          <w:spacing w:val="1"/>
          <w:sz w:val="24"/>
        </w:rPr>
        <w:t xml:space="preserve"> </w:t>
      </w:r>
      <w:r>
        <w:rPr>
          <w:sz w:val="24"/>
        </w:rPr>
        <w:t>computer</w:t>
      </w:r>
      <w:r>
        <w:rPr>
          <w:spacing w:val="1"/>
          <w:sz w:val="24"/>
        </w:rPr>
        <w:t xml:space="preserve"> </w:t>
      </w:r>
      <w:r>
        <w:rPr>
          <w:sz w:val="24"/>
        </w:rPr>
        <w:t>should</w:t>
      </w:r>
      <w:r>
        <w:rPr>
          <w:spacing w:val="1"/>
          <w:sz w:val="24"/>
        </w:rPr>
        <w:t xml:space="preserve"> </w:t>
      </w:r>
      <w:r>
        <w:rPr>
          <w:sz w:val="24"/>
        </w:rPr>
        <w:t>have</w:t>
      </w:r>
      <w:r>
        <w:rPr>
          <w:spacing w:val="1"/>
          <w:sz w:val="24"/>
        </w:rPr>
        <w:t xml:space="preserve"> </w:t>
      </w:r>
      <w:r>
        <w:rPr>
          <w:sz w:val="24"/>
        </w:rPr>
        <w:t>sufficient</w:t>
      </w:r>
      <w:r>
        <w:rPr>
          <w:spacing w:val="1"/>
          <w:sz w:val="24"/>
        </w:rPr>
        <w:t xml:space="preserve"> </w:t>
      </w:r>
      <w:r>
        <w:rPr>
          <w:sz w:val="24"/>
        </w:rPr>
        <w:t>RAM</w:t>
      </w:r>
      <w:r>
        <w:rPr>
          <w:spacing w:val="1"/>
          <w:sz w:val="24"/>
        </w:rPr>
        <w:t xml:space="preserve"> </w:t>
      </w:r>
      <w:r>
        <w:rPr>
          <w:sz w:val="24"/>
        </w:rPr>
        <w:t>to</w:t>
      </w:r>
      <w:r>
        <w:rPr>
          <w:spacing w:val="1"/>
          <w:sz w:val="24"/>
        </w:rPr>
        <w:t xml:space="preserve"> </w:t>
      </w:r>
      <w:r>
        <w:rPr>
          <w:sz w:val="24"/>
        </w:rPr>
        <w:t>run</w:t>
      </w:r>
      <w:r>
        <w:rPr>
          <w:spacing w:val="1"/>
          <w:sz w:val="24"/>
        </w:rPr>
        <w:t xml:space="preserve"> </w:t>
      </w:r>
      <w:r>
        <w:rPr>
          <w:sz w:val="24"/>
        </w:rPr>
        <w:t>the</w:t>
      </w:r>
      <w:r>
        <w:rPr>
          <w:spacing w:val="1"/>
          <w:sz w:val="24"/>
        </w:rPr>
        <w:t xml:space="preserve"> </w:t>
      </w:r>
      <w:del w:id="198" w:author="Manoj" w:date="2023-12-15T21:48:00Z">
        <w:r w:rsidDel="00A93ECB">
          <w:rPr>
            <w:sz w:val="24"/>
          </w:rPr>
          <w:delText>clinic</w:delText>
        </w:r>
        <w:r w:rsidDel="00A93ECB">
          <w:rPr>
            <w:spacing w:val="1"/>
            <w:sz w:val="24"/>
          </w:rPr>
          <w:delText xml:space="preserve"> </w:delText>
        </w:r>
        <w:r w:rsidDel="00A93ECB">
          <w:rPr>
            <w:sz w:val="24"/>
          </w:rPr>
          <w:delText>management system</w:delText>
        </w:r>
      </w:del>
      <w:ins w:id="199" w:author="Manoj" w:date="2023-12-15T21:48:00Z">
        <w:r w:rsidR="00A93ECB">
          <w:rPr>
            <w:sz w:val="24"/>
          </w:rPr>
          <w:t>Hospital Management System</w:t>
        </w:r>
      </w:ins>
      <w:r>
        <w:rPr>
          <w:sz w:val="24"/>
        </w:rPr>
        <w:t>. The minimum RAM requirement can depend on the specific</w:t>
      </w:r>
      <w:r>
        <w:rPr>
          <w:spacing w:val="1"/>
          <w:sz w:val="24"/>
        </w:rPr>
        <w:t xml:space="preserve"> </w:t>
      </w:r>
      <w:r>
        <w:rPr>
          <w:sz w:val="24"/>
        </w:rPr>
        <w:t>requirements</w:t>
      </w:r>
      <w:r>
        <w:rPr>
          <w:spacing w:val="-6"/>
          <w:sz w:val="24"/>
        </w:rPr>
        <w:t xml:space="preserve"> </w:t>
      </w:r>
      <w:r>
        <w:rPr>
          <w:sz w:val="24"/>
        </w:rPr>
        <w:t>of</w:t>
      </w:r>
      <w:r>
        <w:rPr>
          <w:spacing w:val="-6"/>
          <w:sz w:val="24"/>
        </w:rPr>
        <w:t xml:space="preserve"> </w:t>
      </w:r>
      <w:r>
        <w:rPr>
          <w:sz w:val="24"/>
        </w:rPr>
        <w:t>the system,</w:t>
      </w:r>
      <w:r>
        <w:rPr>
          <w:spacing w:val="3"/>
          <w:sz w:val="24"/>
        </w:rPr>
        <w:t xml:space="preserve"> </w:t>
      </w:r>
      <w:r>
        <w:rPr>
          <w:sz w:val="24"/>
        </w:rPr>
        <w:t>but</w:t>
      </w:r>
      <w:r>
        <w:rPr>
          <w:spacing w:val="2"/>
          <w:sz w:val="24"/>
        </w:rPr>
        <w:t xml:space="preserve"> </w:t>
      </w:r>
      <w:r>
        <w:rPr>
          <w:sz w:val="24"/>
        </w:rPr>
        <w:t>typically</w:t>
      </w:r>
      <w:r>
        <w:rPr>
          <w:spacing w:val="-4"/>
          <w:sz w:val="24"/>
        </w:rPr>
        <w:t xml:space="preserve"> </w:t>
      </w:r>
      <w:r>
        <w:rPr>
          <w:sz w:val="24"/>
        </w:rPr>
        <w:t>ranges</w:t>
      </w:r>
      <w:r>
        <w:rPr>
          <w:spacing w:val="4"/>
          <w:sz w:val="24"/>
        </w:rPr>
        <w:t xml:space="preserve"> </w:t>
      </w:r>
      <w:r>
        <w:rPr>
          <w:sz w:val="24"/>
        </w:rPr>
        <w:t>from</w:t>
      </w:r>
      <w:r>
        <w:rPr>
          <w:spacing w:val="-8"/>
          <w:sz w:val="24"/>
        </w:rPr>
        <w:t xml:space="preserve"> </w:t>
      </w:r>
      <w:r>
        <w:rPr>
          <w:sz w:val="24"/>
        </w:rPr>
        <w:t>2GB to</w:t>
      </w:r>
      <w:r>
        <w:rPr>
          <w:spacing w:val="6"/>
          <w:sz w:val="24"/>
        </w:rPr>
        <w:t xml:space="preserve"> </w:t>
      </w:r>
      <w:r>
        <w:rPr>
          <w:sz w:val="24"/>
        </w:rPr>
        <w:t>8GB.</w:t>
      </w:r>
    </w:p>
    <w:p w:rsidR="001546D3" w:rsidRDefault="001546D3" w:rsidP="003068DB">
      <w:pPr>
        <w:pStyle w:val="BodyText"/>
        <w:spacing w:before="10"/>
        <w:jc w:val="both"/>
        <w:rPr>
          <w:sz w:val="27"/>
        </w:rPr>
      </w:pPr>
    </w:p>
    <w:p w:rsidR="001546D3" w:rsidRDefault="00577A85" w:rsidP="003068DB">
      <w:pPr>
        <w:pStyle w:val="ListParagraph"/>
        <w:numPr>
          <w:ilvl w:val="0"/>
          <w:numId w:val="12"/>
        </w:numPr>
        <w:tabs>
          <w:tab w:val="left" w:pos="1621"/>
        </w:tabs>
        <w:spacing w:line="259" w:lineRule="auto"/>
        <w:ind w:right="899"/>
        <w:jc w:val="both"/>
        <w:rPr>
          <w:sz w:val="24"/>
        </w:rPr>
      </w:pPr>
      <w:r>
        <w:rPr>
          <w:b/>
          <w:sz w:val="24"/>
        </w:rPr>
        <w:t xml:space="preserve">Hard Disk: </w:t>
      </w:r>
      <w:r>
        <w:rPr>
          <w:sz w:val="24"/>
        </w:rPr>
        <w:t>The desktop computer should have enough hard disk space to install and</w:t>
      </w:r>
      <w:r>
        <w:rPr>
          <w:spacing w:val="1"/>
          <w:sz w:val="24"/>
        </w:rPr>
        <w:t xml:space="preserve"> </w:t>
      </w:r>
      <w:r>
        <w:rPr>
          <w:sz w:val="24"/>
        </w:rPr>
        <w:t>run</w:t>
      </w:r>
      <w:r>
        <w:rPr>
          <w:spacing w:val="-14"/>
          <w:sz w:val="24"/>
        </w:rPr>
        <w:t xml:space="preserve"> </w:t>
      </w:r>
      <w:r>
        <w:rPr>
          <w:sz w:val="24"/>
        </w:rPr>
        <w:t>the</w:t>
      </w:r>
      <w:r>
        <w:rPr>
          <w:spacing w:val="-10"/>
          <w:sz w:val="24"/>
        </w:rPr>
        <w:t xml:space="preserve"> </w:t>
      </w:r>
      <w:del w:id="200" w:author="Manoj" w:date="2023-12-15T21:48:00Z">
        <w:r w:rsidDel="00A93ECB">
          <w:rPr>
            <w:sz w:val="24"/>
          </w:rPr>
          <w:delText>clinic</w:delText>
        </w:r>
        <w:r w:rsidDel="00A93ECB">
          <w:rPr>
            <w:spacing w:val="-5"/>
            <w:sz w:val="24"/>
          </w:rPr>
          <w:delText xml:space="preserve"> </w:delText>
        </w:r>
        <w:r w:rsidDel="00A93ECB">
          <w:rPr>
            <w:sz w:val="24"/>
          </w:rPr>
          <w:delText>management</w:delText>
        </w:r>
        <w:r w:rsidDel="00A93ECB">
          <w:rPr>
            <w:spacing w:val="-5"/>
            <w:sz w:val="24"/>
          </w:rPr>
          <w:delText xml:space="preserve"> </w:delText>
        </w:r>
        <w:r w:rsidDel="00A93ECB">
          <w:rPr>
            <w:sz w:val="24"/>
          </w:rPr>
          <w:delText>system</w:delText>
        </w:r>
      </w:del>
      <w:ins w:id="201" w:author="Manoj" w:date="2023-12-15T21:48:00Z">
        <w:r w:rsidR="00A93ECB">
          <w:rPr>
            <w:sz w:val="24"/>
          </w:rPr>
          <w:t>Hospital Management System</w:t>
        </w:r>
      </w:ins>
      <w:r>
        <w:rPr>
          <w:sz w:val="24"/>
        </w:rPr>
        <w:t>.</w:t>
      </w:r>
      <w:r>
        <w:rPr>
          <w:spacing w:val="-7"/>
          <w:sz w:val="24"/>
        </w:rPr>
        <w:t xml:space="preserve"> </w:t>
      </w:r>
      <w:r>
        <w:rPr>
          <w:sz w:val="24"/>
        </w:rPr>
        <w:t>The</w:t>
      </w:r>
      <w:r>
        <w:rPr>
          <w:spacing w:val="-6"/>
          <w:sz w:val="24"/>
        </w:rPr>
        <w:t xml:space="preserve"> </w:t>
      </w:r>
      <w:r>
        <w:rPr>
          <w:sz w:val="24"/>
        </w:rPr>
        <w:t>minimum</w:t>
      </w:r>
      <w:r>
        <w:rPr>
          <w:spacing w:val="-12"/>
          <w:sz w:val="24"/>
        </w:rPr>
        <w:t xml:space="preserve"> </w:t>
      </w:r>
      <w:r>
        <w:rPr>
          <w:sz w:val="24"/>
        </w:rPr>
        <w:t>hard</w:t>
      </w:r>
      <w:r>
        <w:rPr>
          <w:spacing w:val="-9"/>
          <w:sz w:val="24"/>
        </w:rPr>
        <w:t xml:space="preserve"> </w:t>
      </w:r>
      <w:r>
        <w:rPr>
          <w:sz w:val="24"/>
        </w:rPr>
        <w:t>disk</w:t>
      </w:r>
      <w:r>
        <w:rPr>
          <w:spacing w:val="-9"/>
          <w:sz w:val="24"/>
        </w:rPr>
        <w:t xml:space="preserve"> </w:t>
      </w:r>
      <w:r>
        <w:rPr>
          <w:sz w:val="24"/>
        </w:rPr>
        <w:t>requirement</w:t>
      </w:r>
      <w:r>
        <w:rPr>
          <w:spacing w:val="-5"/>
          <w:sz w:val="24"/>
        </w:rPr>
        <w:t xml:space="preserve"> </w:t>
      </w:r>
      <w:r>
        <w:rPr>
          <w:sz w:val="24"/>
        </w:rPr>
        <w:t>can</w:t>
      </w:r>
      <w:r>
        <w:rPr>
          <w:spacing w:val="-13"/>
          <w:sz w:val="24"/>
        </w:rPr>
        <w:t xml:space="preserve"> </w:t>
      </w:r>
      <w:r>
        <w:rPr>
          <w:sz w:val="24"/>
        </w:rPr>
        <w:t>depend</w:t>
      </w:r>
      <w:r>
        <w:rPr>
          <w:spacing w:val="-9"/>
          <w:sz w:val="24"/>
        </w:rPr>
        <w:t xml:space="preserve"> </w:t>
      </w:r>
      <w:r>
        <w:rPr>
          <w:sz w:val="24"/>
        </w:rPr>
        <w:t>on</w:t>
      </w:r>
      <w:r>
        <w:rPr>
          <w:spacing w:val="-58"/>
          <w:sz w:val="24"/>
        </w:rPr>
        <w:t xml:space="preserve"> </w:t>
      </w:r>
      <w:r>
        <w:rPr>
          <w:sz w:val="24"/>
        </w:rPr>
        <w:t>the</w:t>
      </w:r>
      <w:r>
        <w:rPr>
          <w:spacing w:val="-1"/>
          <w:sz w:val="24"/>
        </w:rPr>
        <w:t xml:space="preserve"> </w:t>
      </w:r>
      <w:r>
        <w:rPr>
          <w:sz w:val="24"/>
        </w:rPr>
        <w:t>specific</w:t>
      </w:r>
      <w:r>
        <w:rPr>
          <w:spacing w:val="-1"/>
          <w:sz w:val="24"/>
        </w:rPr>
        <w:t xml:space="preserve"> </w:t>
      </w:r>
      <w:r>
        <w:rPr>
          <w:sz w:val="24"/>
        </w:rPr>
        <w:t>requirements</w:t>
      </w:r>
      <w:r>
        <w:rPr>
          <w:spacing w:val="-1"/>
          <w:sz w:val="24"/>
        </w:rPr>
        <w:t xml:space="preserve"> </w:t>
      </w:r>
      <w:r>
        <w:rPr>
          <w:sz w:val="24"/>
        </w:rPr>
        <w:t>of</w:t>
      </w:r>
      <w:r>
        <w:rPr>
          <w:spacing w:val="-7"/>
          <w:sz w:val="24"/>
        </w:rPr>
        <w:t xml:space="preserve"> </w:t>
      </w:r>
      <w:r>
        <w:rPr>
          <w:sz w:val="24"/>
        </w:rPr>
        <w:t>the</w:t>
      </w:r>
      <w:r>
        <w:rPr>
          <w:spacing w:val="-1"/>
          <w:sz w:val="24"/>
        </w:rPr>
        <w:t xml:space="preserve"> </w:t>
      </w:r>
      <w:r>
        <w:rPr>
          <w:sz w:val="24"/>
        </w:rPr>
        <w:t>system,</w:t>
      </w:r>
      <w:r>
        <w:rPr>
          <w:spacing w:val="2"/>
          <w:sz w:val="24"/>
        </w:rPr>
        <w:t xml:space="preserve"> </w:t>
      </w:r>
      <w:r>
        <w:rPr>
          <w:sz w:val="24"/>
        </w:rPr>
        <w:t>but</w:t>
      </w:r>
      <w:r>
        <w:rPr>
          <w:spacing w:val="1"/>
          <w:sz w:val="24"/>
        </w:rPr>
        <w:t xml:space="preserve"> </w:t>
      </w:r>
      <w:r>
        <w:rPr>
          <w:sz w:val="24"/>
        </w:rPr>
        <w:t>typically</w:t>
      </w:r>
      <w:r>
        <w:rPr>
          <w:spacing w:val="-10"/>
          <w:sz w:val="24"/>
        </w:rPr>
        <w:t xml:space="preserve"> </w:t>
      </w:r>
      <w:r>
        <w:rPr>
          <w:sz w:val="24"/>
        </w:rPr>
        <w:t>ranges</w:t>
      </w:r>
      <w:r>
        <w:rPr>
          <w:spacing w:val="3"/>
          <w:sz w:val="24"/>
        </w:rPr>
        <w:t xml:space="preserve"> </w:t>
      </w:r>
      <w:r>
        <w:rPr>
          <w:sz w:val="24"/>
        </w:rPr>
        <w:t>from</w:t>
      </w:r>
      <w:r>
        <w:rPr>
          <w:spacing w:val="-8"/>
          <w:sz w:val="24"/>
        </w:rPr>
        <w:t xml:space="preserve"> </w:t>
      </w:r>
      <w:r>
        <w:rPr>
          <w:sz w:val="24"/>
        </w:rPr>
        <w:t>500MB</w:t>
      </w:r>
      <w:r>
        <w:rPr>
          <w:spacing w:val="-2"/>
          <w:sz w:val="24"/>
        </w:rPr>
        <w:t xml:space="preserve"> </w:t>
      </w:r>
      <w:r>
        <w:rPr>
          <w:sz w:val="24"/>
        </w:rPr>
        <w:t>to</w:t>
      </w:r>
      <w:r>
        <w:rPr>
          <w:spacing w:val="5"/>
          <w:sz w:val="24"/>
        </w:rPr>
        <w:t xml:space="preserve"> </w:t>
      </w:r>
      <w:r>
        <w:rPr>
          <w:sz w:val="24"/>
        </w:rPr>
        <w:t>2GB.</w:t>
      </w:r>
    </w:p>
    <w:p w:rsidR="001546D3" w:rsidRDefault="001546D3" w:rsidP="003068DB">
      <w:pPr>
        <w:pStyle w:val="BodyText"/>
        <w:spacing w:before="3"/>
        <w:jc w:val="both"/>
        <w:rPr>
          <w:sz w:val="28"/>
        </w:rPr>
      </w:pPr>
    </w:p>
    <w:p w:rsidR="001546D3" w:rsidRDefault="00577A85" w:rsidP="003068DB">
      <w:pPr>
        <w:pStyle w:val="ListParagraph"/>
        <w:numPr>
          <w:ilvl w:val="0"/>
          <w:numId w:val="12"/>
        </w:numPr>
        <w:tabs>
          <w:tab w:val="left" w:pos="1621"/>
        </w:tabs>
        <w:spacing w:before="1" w:line="259" w:lineRule="auto"/>
        <w:ind w:right="910"/>
        <w:jc w:val="both"/>
        <w:rPr>
          <w:sz w:val="24"/>
        </w:rPr>
      </w:pPr>
      <w:r>
        <w:rPr>
          <w:b/>
          <w:sz w:val="24"/>
        </w:rPr>
        <w:t xml:space="preserve">Display: </w:t>
      </w:r>
      <w:r>
        <w:rPr>
          <w:sz w:val="24"/>
        </w:rPr>
        <w:t>The desktop computer should have a display with sufficient resolution and</w:t>
      </w:r>
      <w:r>
        <w:rPr>
          <w:spacing w:val="1"/>
          <w:sz w:val="24"/>
        </w:rPr>
        <w:t xml:space="preserve"> </w:t>
      </w:r>
      <w:r>
        <w:rPr>
          <w:sz w:val="24"/>
        </w:rPr>
        <w:t>size</w:t>
      </w:r>
      <w:r>
        <w:rPr>
          <w:spacing w:val="-1"/>
          <w:sz w:val="24"/>
        </w:rPr>
        <w:t xml:space="preserve"> </w:t>
      </w:r>
      <w:r>
        <w:rPr>
          <w:sz w:val="24"/>
        </w:rPr>
        <w:t>to</w:t>
      </w:r>
      <w:r>
        <w:rPr>
          <w:spacing w:val="6"/>
          <w:sz w:val="24"/>
        </w:rPr>
        <w:t xml:space="preserve"> </w:t>
      </w:r>
      <w:r>
        <w:rPr>
          <w:sz w:val="24"/>
        </w:rPr>
        <w:t xml:space="preserve">view the </w:t>
      </w:r>
      <w:del w:id="202" w:author="Manoj" w:date="2023-12-15T21:48:00Z">
        <w:r w:rsidDel="00A93ECB">
          <w:rPr>
            <w:sz w:val="24"/>
          </w:rPr>
          <w:delText>clinic</w:delText>
        </w:r>
        <w:r w:rsidDel="00A93ECB">
          <w:rPr>
            <w:spacing w:val="5"/>
            <w:sz w:val="24"/>
          </w:rPr>
          <w:delText xml:space="preserve"> </w:delText>
        </w:r>
        <w:r w:rsidDel="00A93ECB">
          <w:rPr>
            <w:sz w:val="24"/>
          </w:rPr>
          <w:delText>management</w:delText>
        </w:r>
        <w:r w:rsidDel="00A93ECB">
          <w:rPr>
            <w:spacing w:val="5"/>
            <w:sz w:val="24"/>
          </w:rPr>
          <w:delText xml:space="preserve"> </w:delText>
        </w:r>
        <w:r w:rsidDel="00A93ECB">
          <w:rPr>
            <w:sz w:val="24"/>
          </w:rPr>
          <w:delText>system</w:delText>
        </w:r>
      </w:del>
      <w:ins w:id="203" w:author="Manoj" w:date="2023-12-15T21:48:00Z">
        <w:r w:rsidR="00A93ECB">
          <w:rPr>
            <w:sz w:val="24"/>
          </w:rPr>
          <w:t>Hospital Management System</w:t>
        </w:r>
      </w:ins>
      <w:r>
        <w:rPr>
          <w:spacing w:val="-4"/>
          <w:sz w:val="24"/>
        </w:rPr>
        <w:t xml:space="preserve"> </w:t>
      </w:r>
      <w:r>
        <w:rPr>
          <w:sz w:val="24"/>
        </w:rPr>
        <w:t>interface clearly.</w:t>
      </w: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1546D3" w:rsidRPr="003068DB" w:rsidRDefault="00577A85" w:rsidP="003068DB">
      <w:pPr>
        <w:pStyle w:val="Heading5"/>
        <w:spacing w:before="167"/>
        <w:jc w:val="both"/>
        <w:rPr>
          <w:color w:val="943634" w:themeColor="accent2" w:themeShade="BF"/>
          <w:sz w:val="28"/>
          <w:szCs w:val="28"/>
        </w:rPr>
      </w:pPr>
      <w:r w:rsidRPr="003068DB">
        <w:rPr>
          <w:color w:val="943634" w:themeColor="accent2" w:themeShade="BF"/>
          <w:sz w:val="28"/>
          <w:szCs w:val="28"/>
          <w:u w:val="thick" w:color="2D74B5"/>
        </w:rPr>
        <w:lastRenderedPageBreak/>
        <w:t>Software:</w:t>
      </w:r>
    </w:p>
    <w:p w:rsidR="001546D3" w:rsidRDefault="00577A85" w:rsidP="003068DB">
      <w:pPr>
        <w:pStyle w:val="ListParagraph"/>
        <w:numPr>
          <w:ilvl w:val="0"/>
          <w:numId w:val="11"/>
        </w:numPr>
        <w:tabs>
          <w:tab w:val="left" w:pos="1621"/>
        </w:tabs>
        <w:spacing w:before="176" w:line="259" w:lineRule="auto"/>
        <w:ind w:right="898"/>
        <w:jc w:val="both"/>
        <w:rPr>
          <w:sz w:val="24"/>
        </w:rPr>
      </w:pPr>
      <w:r>
        <w:rPr>
          <w:b/>
          <w:sz w:val="24"/>
        </w:rPr>
        <w:t xml:space="preserve">Operating System: </w:t>
      </w:r>
      <w:r>
        <w:rPr>
          <w:sz w:val="24"/>
        </w:rPr>
        <w:t xml:space="preserve">The </w:t>
      </w:r>
      <w:del w:id="204" w:author="Manoj" w:date="2023-12-15T21:48:00Z">
        <w:r w:rsidDel="00A93ECB">
          <w:rPr>
            <w:sz w:val="24"/>
          </w:rPr>
          <w:delText>clinic management system</w:delText>
        </w:r>
      </w:del>
      <w:ins w:id="205" w:author="Manoj" w:date="2023-12-15T21:48:00Z">
        <w:r w:rsidR="00A93ECB">
          <w:rPr>
            <w:sz w:val="24"/>
          </w:rPr>
          <w:t>Hospital Management System</w:t>
        </w:r>
      </w:ins>
      <w:r>
        <w:rPr>
          <w:sz w:val="24"/>
        </w:rPr>
        <w:t xml:space="preserve"> can be designed to work with</w:t>
      </w:r>
      <w:r>
        <w:rPr>
          <w:spacing w:val="1"/>
          <w:sz w:val="24"/>
        </w:rPr>
        <w:t xml:space="preserve"> </w:t>
      </w:r>
      <w:r>
        <w:rPr>
          <w:sz w:val="24"/>
        </w:rPr>
        <w:t>various operating systems, such as Windows, MacOS, or Linux. The system should be</w:t>
      </w:r>
      <w:r>
        <w:rPr>
          <w:spacing w:val="-57"/>
          <w:sz w:val="24"/>
        </w:rPr>
        <w:t xml:space="preserve"> </w:t>
      </w:r>
      <w:r>
        <w:rPr>
          <w:sz w:val="24"/>
        </w:rPr>
        <w:t>compatible</w:t>
      </w:r>
      <w:r>
        <w:rPr>
          <w:spacing w:val="-2"/>
          <w:sz w:val="24"/>
        </w:rPr>
        <w:t xml:space="preserve"> </w:t>
      </w:r>
      <w:r>
        <w:rPr>
          <w:sz w:val="24"/>
        </w:rPr>
        <w:t>with</w:t>
      </w:r>
      <w:r>
        <w:rPr>
          <w:spacing w:val="-5"/>
          <w:sz w:val="24"/>
        </w:rPr>
        <w:t xml:space="preserve"> </w:t>
      </w:r>
      <w:r>
        <w:rPr>
          <w:sz w:val="24"/>
        </w:rPr>
        <w:t>the</w:t>
      </w:r>
      <w:r>
        <w:rPr>
          <w:spacing w:val="-2"/>
          <w:sz w:val="24"/>
        </w:rPr>
        <w:t xml:space="preserve"> </w:t>
      </w:r>
      <w:r>
        <w:rPr>
          <w:sz w:val="24"/>
        </w:rPr>
        <w:t>specific</w:t>
      </w:r>
      <w:r>
        <w:rPr>
          <w:spacing w:val="-1"/>
          <w:sz w:val="24"/>
        </w:rPr>
        <w:t xml:space="preserve"> </w:t>
      </w:r>
      <w:r>
        <w:rPr>
          <w:sz w:val="24"/>
        </w:rPr>
        <w:t>version</w:t>
      </w:r>
      <w:r>
        <w:rPr>
          <w:spacing w:val="-5"/>
          <w:sz w:val="24"/>
        </w:rPr>
        <w:t xml:space="preserve"> </w:t>
      </w:r>
      <w:r>
        <w:rPr>
          <w:sz w:val="24"/>
        </w:rPr>
        <w:t>of</w:t>
      </w:r>
      <w:r>
        <w:rPr>
          <w:spacing w:val="-9"/>
          <w:sz w:val="24"/>
        </w:rPr>
        <w:t xml:space="preserve"> </w:t>
      </w:r>
      <w:r>
        <w:rPr>
          <w:sz w:val="24"/>
        </w:rPr>
        <w:t>the</w:t>
      </w:r>
      <w:r>
        <w:rPr>
          <w:spacing w:val="-6"/>
          <w:sz w:val="24"/>
        </w:rPr>
        <w:t xml:space="preserve"> </w:t>
      </w:r>
      <w:r>
        <w:rPr>
          <w:sz w:val="24"/>
        </w:rPr>
        <w:t>operating system</w:t>
      </w:r>
      <w:r>
        <w:rPr>
          <w:spacing w:val="-9"/>
          <w:sz w:val="24"/>
        </w:rPr>
        <w:t xml:space="preserve"> </w:t>
      </w:r>
      <w:r>
        <w:rPr>
          <w:sz w:val="24"/>
        </w:rPr>
        <w:t>that</w:t>
      </w:r>
      <w:r>
        <w:rPr>
          <w:spacing w:val="-5"/>
          <w:sz w:val="24"/>
        </w:rPr>
        <w:t xml:space="preserve"> </w:t>
      </w:r>
      <w:r>
        <w:rPr>
          <w:sz w:val="24"/>
        </w:rPr>
        <w:t>the</w:t>
      </w:r>
      <w:r>
        <w:rPr>
          <w:spacing w:val="-1"/>
          <w:sz w:val="24"/>
        </w:rPr>
        <w:t xml:space="preserve"> </w:t>
      </w:r>
      <w:r>
        <w:rPr>
          <w:sz w:val="24"/>
        </w:rPr>
        <w:t>desktop</w:t>
      </w:r>
      <w:r>
        <w:rPr>
          <w:spacing w:val="-5"/>
          <w:sz w:val="24"/>
        </w:rPr>
        <w:t xml:space="preserve"> </w:t>
      </w:r>
      <w:r>
        <w:rPr>
          <w:sz w:val="24"/>
        </w:rPr>
        <w:t>computer</w:t>
      </w:r>
      <w:r>
        <w:rPr>
          <w:spacing w:val="-58"/>
          <w:sz w:val="24"/>
        </w:rPr>
        <w:t xml:space="preserve"> </w:t>
      </w:r>
      <w:r>
        <w:rPr>
          <w:sz w:val="24"/>
        </w:rPr>
        <w:t>is</w:t>
      </w:r>
      <w:r>
        <w:rPr>
          <w:spacing w:val="-1"/>
          <w:sz w:val="24"/>
        </w:rPr>
        <w:t xml:space="preserve"> </w:t>
      </w:r>
      <w:r>
        <w:rPr>
          <w:sz w:val="24"/>
        </w:rPr>
        <w:t>running.</w:t>
      </w:r>
    </w:p>
    <w:p w:rsidR="001546D3" w:rsidRDefault="001546D3" w:rsidP="003068DB">
      <w:pPr>
        <w:pStyle w:val="BodyText"/>
        <w:spacing w:before="8"/>
        <w:jc w:val="both"/>
        <w:rPr>
          <w:sz w:val="25"/>
        </w:rPr>
      </w:pPr>
    </w:p>
    <w:p w:rsidR="001546D3" w:rsidRDefault="00577A85" w:rsidP="003068DB">
      <w:pPr>
        <w:pStyle w:val="ListParagraph"/>
        <w:numPr>
          <w:ilvl w:val="0"/>
          <w:numId w:val="11"/>
        </w:numPr>
        <w:tabs>
          <w:tab w:val="left" w:pos="1621"/>
        </w:tabs>
        <w:spacing w:before="1" w:line="259" w:lineRule="auto"/>
        <w:ind w:right="906"/>
        <w:jc w:val="both"/>
        <w:rPr>
          <w:sz w:val="24"/>
        </w:rPr>
      </w:pPr>
      <w:r>
        <w:rPr>
          <w:b/>
          <w:sz w:val="24"/>
        </w:rPr>
        <w:t xml:space="preserve">Database Management System: </w:t>
      </w:r>
      <w:r>
        <w:rPr>
          <w:sz w:val="24"/>
        </w:rPr>
        <w:t xml:space="preserve">The </w:t>
      </w:r>
      <w:del w:id="206" w:author="Manoj" w:date="2023-12-15T21:48:00Z">
        <w:r w:rsidDel="00A93ECB">
          <w:rPr>
            <w:sz w:val="24"/>
          </w:rPr>
          <w:delText>clinic management system</w:delText>
        </w:r>
      </w:del>
      <w:ins w:id="207" w:author="Manoj" w:date="2023-12-15T21:48:00Z">
        <w:r w:rsidR="00A93ECB">
          <w:rPr>
            <w:sz w:val="24"/>
          </w:rPr>
          <w:t>Hospital Management System</w:t>
        </w:r>
      </w:ins>
      <w:r>
        <w:rPr>
          <w:sz w:val="24"/>
        </w:rPr>
        <w:t xml:space="preserve"> typically requires a</w:t>
      </w:r>
      <w:r>
        <w:rPr>
          <w:spacing w:val="1"/>
          <w:sz w:val="24"/>
        </w:rPr>
        <w:t xml:space="preserve"> </w:t>
      </w:r>
      <w:r>
        <w:rPr>
          <w:sz w:val="24"/>
        </w:rPr>
        <w:t>database</w:t>
      </w:r>
      <w:r>
        <w:rPr>
          <w:spacing w:val="1"/>
          <w:sz w:val="24"/>
        </w:rPr>
        <w:t xml:space="preserve"> </w:t>
      </w:r>
      <w:r>
        <w:rPr>
          <w:sz w:val="24"/>
        </w:rPr>
        <w:t>management</w:t>
      </w:r>
      <w:r>
        <w:rPr>
          <w:spacing w:val="1"/>
          <w:sz w:val="24"/>
        </w:rPr>
        <w:t xml:space="preserve"> </w:t>
      </w:r>
      <w:r>
        <w:rPr>
          <w:sz w:val="24"/>
        </w:rPr>
        <w:t>system</w:t>
      </w:r>
      <w:r>
        <w:rPr>
          <w:spacing w:val="1"/>
          <w:sz w:val="24"/>
        </w:rPr>
        <w:t xml:space="preserve"> </w:t>
      </w:r>
      <w:r>
        <w:rPr>
          <w:sz w:val="24"/>
        </w:rPr>
        <w:t>for</w:t>
      </w:r>
      <w:r>
        <w:rPr>
          <w:spacing w:val="1"/>
          <w:sz w:val="24"/>
        </w:rPr>
        <w:t xml:space="preserve"> </w:t>
      </w:r>
      <w:r>
        <w:rPr>
          <w:sz w:val="24"/>
        </w:rPr>
        <w:t>storing</w:t>
      </w:r>
      <w:r>
        <w:rPr>
          <w:spacing w:val="1"/>
          <w:sz w:val="24"/>
        </w:rPr>
        <w:t xml:space="preserve"> </w:t>
      </w:r>
      <w:r>
        <w:rPr>
          <w:sz w:val="24"/>
        </w:rPr>
        <w:t>and</w:t>
      </w:r>
      <w:r>
        <w:rPr>
          <w:spacing w:val="1"/>
          <w:sz w:val="24"/>
        </w:rPr>
        <w:t xml:space="preserve"> </w:t>
      </w:r>
      <w:r>
        <w:rPr>
          <w:sz w:val="24"/>
        </w:rPr>
        <w:t>managing</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The</w:t>
      </w:r>
      <w:r>
        <w:rPr>
          <w:spacing w:val="1"/>
          <w:sz w:val="24"/>
        </w:rPr>
        <w:t xml:space="preserve"> </w:t>
      </w:r>
      <w:r>
        <w:rPr>
          <w:sz w:val="24"/>
        </w:rPr>
        <w:t>database</w:t>
      </w:r>
      <w:r>
        <w:rPr>
          <w:spacing w:val="1"/>
          <w:sz w:val="24"/>
        </w:rPr>
        <w:t xml:space="preserve"> </w:t>
      </w:r>
      <w:r>
        <w:rPr>
          <w:sz w:val="24"/>
        </w:rPr>
        <w:t>management</w:t>
      </w:r>
      <w:r>
        <w:rPr>
          <w:spacing w:val="6"/>
          <w:sz w:val="24"/>
        </w:rPr>
        <w:t xml:space="preserve"> </w:t>
      </w:r>
      <w:r>
        <w:rPr>
          <w:sz w:val="24"/>
        </w:rPr>
        <w:t>system</w:t>
      </w:r>
      <w:r>
        <w:rPr>
          <w:spacing w:val="-8"/>
          <w:sz w:val="24"/>
        </w:rPr>
        <w:t xml:space="preserve"> </w:t>
      </w:r>
      <w:r>
        <w:rPr>
          <w:sz w:val="24"/>
        </w:rPr>
        <w:t>used</w:t>
      </w:r>
      <w:r>
        <w:rPr>
          <w:spacing w:val="5"/>
          <w:sz w:val="24"/>
        </w:rPr>
        <w:t xml:space="preserve"> </w:t>
      </w:r>
      <w:r>
        <w:rPr>
          <w:sz w:val="24"/>
        </w:rPr>
        <w:t>is</w:t>
      </w:r>
      <w:r>
        <w:rPr>
          <w:spacing w:val="-1"/>
          <w:sz w:val="24"/>
        </w:rPr>
        <w:t xml:space="preserve"> </w:t>
      </w:r>
      <w:r>
        <w:rPr>
          <w:sz w:val="24"/>
        </w:rPr>
        <w:t>MySQL.</w:t>
      </w:r>
      <w:r>
        <w:rPr>
          <w:spacing w:val="3"/>
          <w:sz w:val="24"/>
        </w:rPr>
        <w:t xml:space="preserve"> </w:t>
      </w:r>
      <w:r>
        <w:rPr>
          <w:sz w:val="24"/>
        </w:rPr>
        <w:t>Using</w:t>
      </w:r>
      <w:r>
        <w:rPr>
          <w:spacing w:val="1"/>
          <w:sz w:val="24"/>
        </w:rPr>
        <w:t xml:space="preserve"> </w:t>
      </w:r>
      <w:r>
        <w:rPr>
          <w:sz w:val="24"/>
        </w:rPr>
        <w:t>MySQL</w:t>
      </w:r>
      <w:r>
        <w:rPr>
          <w:spacing w:val="-2"/>
          <w:sz w:val="24"/>
        </w:rPr>
        <w:t xml:space="preserve"> </w:t>
      </w:r>
      <w:r>
        <w:rPr>
          <w:sz w:val="24"/>
        </w:rPr>
        <w:t>workbench.</w:t>
      </w:r>
    </w:p>
    <w:p w:rsidR="001546D3" w:rsidRDefault="001546D3" w:rsidP="003068DB">
      <w:pPr>
        <w:pStyle w:val="BodyText"/>
        <w:spacing w:before="9"/>
        <w:jc w:val="both"/>
        <w:rPr>
          <w:sz w:val="25"/>
        </w:rPr>
      </w:pPr>
    </w:p>
    <w:p w:rsidR="001546D3" w:rsidRDefault="00577A85" w:rsidP="003068DB">
      <w:pPr>
        <w:pStyle w:val="ListParagraph"/>
        <w:numPr>
          <w:ilvl w:val="0"/>
          <w:numId w:val="11"/>
        </w:numPr>
        <w:tabs>
          <w:tab w:val="left" w:pos="1621"/>
        </w:tabs>
        <w:spacing w:line="259" w:lineRule="auto"/>
        <w:ind w:right="903"/>
        <w:jc w:val="both"/>
        <w:rPr>
          <w:sz w:val="24"/>
        </w:rPr>
      </w:pPr>
      <w:r>
        <w:rPr>
          <w:b/>
          <w:sz w:val="24"/>
        </w:rPr>
        <w:t xml:space="preserve">Programming Language and Framework: </w:t>
      </w:r>
      <w:r>
        <w:rPr>
          <w:sz w:val="24"/>
        </w:rPr>
        <w:t xml:space="preserve">The </w:t>
      </w:r>
      <w:del w:id="208" w:author="Manoj" w:date="2023-12-15T21:48:00Z">
        <w:r w:rsidDel="00A93ECB">
          <w:rPr>
            <w:sz w:val="24"/>
          </w:rPr>
          <w:delText>clinic management system</w:delText>
        </w:r>
      </w:del>
      <w:ins w:id="209" w:author="Manoj" w:date="2023-12-15T21:48:00Z">
        <w:r w:rsidR="00A93ECB">
          <w:rPr>
            <w:sz w:val="24"/>
          </w:rPr>
          <w:t>Hospital Management System</w:t>
        </w:r>
      </w:ins>
      <w:r>
        <w:rPr>
          <w:sz w:val="24"/>
        </w:rPr>
        <w:t xml:space="preserve"> can be</w:t>
      </w:r>
      <w:r>
        <w:rPr>
          <w:spacing w:val="1"/>
          <w:sz w:val="24"/>
        </w:rPr>
        <w:t xml:space="preserve"> </w:t>
      </w:r>
      <w:r>
        <w:rPr>
          <w:sz w:val="24"/>
        </w:rPr>
        <w:t>developed</w:t>
      </w:r>
      <w:r>
        <w:rPr>
          <w:spacing w:val="1"/>
          <w:sz w:val="24"/>
        </w:rPr>
        <w:t xml:space="preserve"> </w:t>
      </w:r>
      <w:r>
        <w:rPr>
          <w:sz w:val="24"/>
        </w:rPr>
        <w:t>using</w:t>
      </w:r>
      <w:r>
        <w:rPr>
          <w:spacing w:val="2"/>
          <w:sz w:val="24"/>
        </w:rPr>
        <w:t xml:space="preserve"> </w:t>
      </w:r>
      <w:r>
        <w:rPr>
          <w:sz w:val="24"/>
        </w:rPr>
        <w:t>a programming</w:t>
      </w:r>
      <w:r>
        <w:rPr>
          <w:spacing w:val="6"/>
          <w:sz w:val="24"/>
        </w:rPr>
        <w:t xml:space="preserve"> </w:t>
      </w:r>
      <w:r>
        <w:rPr>
          <w:sz w:val="24"/>
        </w:rPr>
        <w:t>language Java.</w:t>
      </w:r>
    </w:p>
    <w:p w:rsidR="001546D3" w:rsidRDefault="001546D3" w:rsidP="003068DB">
      <w:pPr>
        <w:pStyle w:val="BodyText"/>
        <w:spacing w:before="9"/>
        <w:jc w:val="both"/>
        <w:rPr>
          <w:sz w:val="25"/>
        </w:rPr>
      </w:pPr>
    </w:p>
    <w:p w:rsidR="001546D3" w:rsidRDefault="00577A85" w:rsidP="003068DB">
      <w:pPr>
        <w:pStyle w:val="ListParagraph"/>
        <w:numPr>
          <w:ilvl w:val="0"/>
          <w:numId w:val="11"/>
        </w:numPr>
        <w:tabs>
          <w:tab w:val="left" w:pos="1621"/>
        </w:tabs>
        <w:spacing w:before="1" w:line="259" w:lineRule="auto"/>
        <w:ind w:right="902"/>
        <w:jc w:val="both"/>
        <w:rPr>
          <w:sz w:val="24"/>
        </w:rPr>
      </w:pPr>
      <w:r>
        <w:rPr>
          <w:b/>
          <w:sz w:val="24"/>
        </w:rPr>
        <w:t>Other</w:t>
      </w:r>
      <w:r>
        <w:rPr>
          <w:b/>
          <w:spacing w:val="1"/>
          <w:sz w:val="24"/>
        </w:rPr>
        <w:t xml:space="preserve"> </w:t>
      </w:r>
      <w:r>
        <w:rPr>
          <w:b/>
          <w:sz w:val="24"/>
        </w:rPr>
        <w:t>Software:</w:t>
      </w:r>
      <w:r>
        <w:rPr>
          <w:b/>
          <w:spacing w:val="1"/>
          <w:sz w:val="24"/>
        </w:rPr>
        <w:t xml:space="preserve"> </w:t>
      </w:r>
      <w:r>
        <w:rPr>
          <w:sz w:val="24"/>
        </w:rPr>
        <w:t>The</w:t>
      </w:r>
      <w:r>
        <w:rPr>
          <w:spacing w:val="1"/>
          <w:sz w:val="24"/>
        </w:rPr>
        <w:t xml:space="preserve"> </w:t>
      </w:r>
      <w:del w:id="210" w:author="Manoj" w:date="2023-12-15T21:48:00Z">
        <w:r w:rsidDel="00A93ECB">
          <w:rPr>
            <w:sz w:val="24"/>
          </w:rPr>
          <w:delText>clinic</w:delText>
        </w:r>
        <w:r w:rsidDel="00A93ECB">
          <w:rPr>
            <w:spacing w:val="1"/>
            <w:sz w:val="24"/>
          </w:rPr>
          <w:delText xml:space="preserve"> </w:delText>
        </w:r>
        <w:r w:rsidDel="00A93ECB">
          <w:rPr>
            <w:sz w:val="24"/>
          </w:rPr>
          <w:delText>management</w:delText>
        </w:r>
        <w:r w:rsidDel="00A93ECB">
          <w:rPr>
            <w:spacing w:val="1"/>
            <w:sz w:val="24"/>
          </w:rPr>
          <w:delText xml:space="preserve"> </w:delText>
        </w:r>
        <w:r w:rsidDel="00A93ECB">
          <w:rPr>
            <w:sz w:val="24"/>
          </w:rPr>
          <w:delText>system</w:delText>
        </w:r>
      </w:del>
      <w:ins w:id="211" w:author="Manoj" w:date="2023-12-15T21:48:00Z">
        <w:r w:rsidR="00A93ECB">
          <w:rPr>
            <w:sz w:val="24"/>
          </w:rPr>
          <w:t>Hospital Management System</w:t>
        </w:r>
      </w:ins>
      <w:r>
        <w:rPr>
          <w:spacing w:val="1"/>
          <w:sz w:val="24"/>
        </w:rPr>
        <w:t xml:space="preserve"> </w:t>
      </w:r>
      <w:r>
        <w:rPr>
          <w:sz w:val="24"/>
        </w:rPr>
        <w:t>requires</w:t>
      </w:r>
      <w:r>
        <w:rPr>
          <w:spacing w:val="1"/>
          <w:sz w:val="24"/>
        </w:rPr>
        <w:t xml:space="preserve"> </w:t>
      </w:r>
      <w:r>
        <w:rPr>
          <w:sz w:val="24"/>
        </w:rPr>
        <w:t>additional</w:t>
      </w:r>
      <w:r>
        <w:rPr>
          <w:spacing w:val="1"/>
          <w:sz w:val="24"/>
        </w:rPr>
        <w:t xml:space="preserve"> </w:t>
      </w:r>
      <w:r>
        <w:rPr>
          <w:sz w:val="24"/>
        </w:rPr>
        <w:t>software</w:t>
      </w:r>
      <w:r>
        <w:rPr>
          <w:spacing w:val="1"/>
          <w:sz w:val="24"/>
        </w:rPr>
        <w:t xml:space="preserve"> </w:t>
      </w:r>
      <w:r>
        <w:rPr>
          <w:sz w:val="24"/>
        </w:rPr>
        <w:t>components</w:t>
      </w:r>
      <w:r>
        <w:rPr>
          <w:spacing w:val="-1"/>
          <w:sz w:val="24"/>
        </w:rPr>
        <w:t xml:space="preserve"> </w:t>
      </w:r>
      <w:r>
        <w:rPr>
          <w:sz w:val="24"/>
        </w:rPr>
        <w:t>Apache</w:t>
      </w:r>
      <w:r>
        <w:rPr>
          <w:spacing w:val="-1"/>
          <w:sz w:val="24"/>
        </w:rPr>
        <w:t xml:space="preserve"> </w:t>
      </w:r>
      <w:r>
        <w:rPr>
          <w:sz w:val="24"/>
        </w:rPr>
        <w:t>NetBeans</w:t>
      </w:r>
      <w:r>
        <w:rPr>
          <w:spacing w:val="-1"/>
          <w:sz w:val="24"/>
        </w:rPr>
        <w:t xml:space="preserve"> </w:t>
      </w:r>
      <w:r>
        <w:rPr>
          <w:sz w:val="24"/>
        </w:rPr>
        <w:t>IDE</w:t>
      </w:r>
      <w:r>
        <w:rPr>
          <w:spacing w:val="2"/>
          <w:sz w:val="24"/>
        </w:rPr>
        <w:t xml:space="preserve"> </w:t>
      </w:r>
      <w:r>
        <w:rPr>
          <w:sz w:val="24"/>
        </w:rPr>
        <w:t>and</w:t>
      </w:r>
      <w:r>
        <w:rPr>
          <w:spacing w:val="1"/>
          <w:sz w:val="24"/>
        </w:rPr>
        <w:t xml:space="preserve"> </w:t>
      </w:r>
      <w:r>
        <w:rPr>
          <w:sz w:val="24"/>
        </w:rPr>
        <w:t>Windows</w:t>
      </w:r>
      <w:r>
        <w:rPr>
          <w:spacing w:val="-1"/>
          <w:sz w:val="24"/>
        </w:rPr>
        <w:t xml:space="preserve"> </w:t>
      </w:r>
      <w:r>
        <w:rPr>
          <w:sz w:val="24"/>
        </w:rPr>
        <w:t>11</w:t>
      </w:r>
      <w:r>
        <w:rPr>
          <w:spacing w:val="1"/>
          <w:sz w:val="24"/>
        </w:rPr>
        <w:t xml:space="preserve"> </w:t>
      </w:r>
      <w:r>
        <w:rPr>
          <w:sz w:val="24"/>
        </w:rPr>
        <w:t>Operating</w:t>
      </w:r>
      <w:r>
        <w:rPr>
          <w:spacing w:val="1"/>
          <w:sz w:val="24"/>
        </w:rPr>
        <w:t xml:space="preserve"> </w:t>
      </w:r>
      <w:r>
        <w:rPr>
          <w:sz w:val="24"/>
        </w:rPr>
        <w:t>System.</w:t>
      </w:r>
    </w:p>
    <w:p w:rsidR="001546D3" w:rsidRDefault="001546D3" w:rsidP="003068DB">
      <w:pPr>
        <w:pStyle w:val="BodyText"/>
        <w:jc w:val="both"/>
        <w:rPr>
          <w:sz w:val="26"/>
        </w:rPr>
      </w:pPr>
    </w:p>
    <w:p w:rsidR="001546D3" w:rsidRDefault="00577A85" w:rsidP="003068DB">
      <w:pPr>
        <w:pStyle w:val="BodyText"/>
        <w:spacing w:before="160" w:line="259" w:lineRule="auto"/>
        <w:ind w:left="900" w:right="902"/>
        <w:jc w:val="both"/>
      </w:pPr>
      <w:r>
        <w:t xml:space="preserve">Overall, the hardware and software requirements for a desktop-based </w:t>
      </w:r>
      <w:del w:id="212" w:author="Manoj" w:date="2023-12-15T21:48:00Z">
        <w:r w:rsidDel="00A93ECB">
          <w:delText>clinic management</w:delText>
        </w:r>
        <w:r w:rsidDel="00A93ECB">
          <w:rPr>
            <w:spacing w:val="1"/>
          </w:rPr>
          <w:delText xml:space="preserve"> </w:delText>
        </w:r>
        <w:r w:rsidDel="00A93ECB">
          <w:delText>system</w:delText>
        </w:r>
      </w:del>
      <w:ins w:id="213" w:author="Manoj" w:date="2023-12-15T21:48:00Z">
        <w:r w:rsidR="00A93ECB">
          <w:t>Hospital Management System</w:t>
        </w:r>
      </w:ins>
      <w:r>
        <w:t xml:space="preserve"> can vary depending on the specific needs and requirements of the application. The</w:t>
      </w:r>
      <w:r>
        <w:rPr>
          <w:spacing w:val="1"/>
        </w:rPr>
        <w:t xml:space="preserve"> </w:t>
      </w:r>
      <w:r>
        <w:t>system should be designed and developed to be compatible with the existing hardware and</w:t>
      </w:r>
      <w:r>
        <w:rPr>
          <w:spacing w:val="1"/>
        </w:rPr>
        <w:t xml:space="preserve"> </w:t>
      </w:r>
      <w:r>
        <w:t>software infrastructure of the school, while also meeting the functional and performance</w:t>
      </w:r>
      <w:r>
        <w:rPr>
          <w:spacing w:val="1"/>
        </w:rPr>
        <w:t xml:space="preserve"> </w:t>
      </w:r>
      <w:r>
        <w:t>requirements</w:t>
      </w:r>
      <w:r>
        <w:rPr>
          <w:spacing w:val="-5"/>
        </w:rPr>
        <w:t xml:space="preserve"> </w:t>
      </w:r>
      <w:r>
        <w:t>of</w:t>
      </w:r>
      <w:r>
        <w:rPr>
          <w:spacing w:val="-6"/>
        </w:rPr>
        <w:t xml:space="preserve"> </w:t>
      </w:r>
      <w:r>
        <w:t>the</w:t>
      </w:r>
      <w:r>
        <w:rPr>
          <w:spacing w:val="1"/>
        </w:rPr>
        <w:t xml:space="preserve"> </w:t>
      </w:r>
      <w:r>
        <w:t>system</w:t>
      </w:r>
    </w:p>
    <w:p w:rsidR="001546D3" w:rsidRDefault="001546D3" w:rsidP="003068DB">
      <w:pPr>
        <w:spacing w:line="259" w:lineRule="auto"/>
        <w:jc w:val="both"/>
      </w:pPr>
    </w:p>
    <w:p w:rsidR="003068DB" w:rsidRDefault="003068DB" w:rsidP="003068DB">
      <w:pPr>
        <w:spacing w:line="259" w:lineRule="auto"/>
        <w:jc w:val="both"/>
      </w:pPr>
    </w:p>
    <w:p w:rsidR="003068DB" w:rsidRDefault="003068DB" w:rsidP="003068DB">
      <w:pPr>
        <w:spacing w:line="259" w:lineRule="auto"/>
        <w:jc w:val="both"/>
      </w:pPr>
    </w:p>
    <w:p w:rsidR="003068DB" w:rsidRDefault="003068DB" w:rsidP="003068DB">
      <w:pPr>
        <w:spacing w:line="259" w:lineRule="auto"/>
        <w:jc w:val="both"/>
      </w:pPr>
    </w:p>
    <w:p w:rsidR="003068DB" w:rsidRDefault="003068DB" w:rsidP="003068DB">
      <w:pPr>
        <w:spacing w:line="259" w:lineRule="auto"/>
        <w:jc w:val="both"/>
      </w:pPr>
    </w:p>
    <w:p w:rsidR="003068DB" w:rsidRDefault="003068DB" w:rsidP="003068DB">
      <w:pPr>
        <w:spacing w:line="259" w:lineRule="auto"/>
        <w:jc w:val="both"/>
      </w:pPr>
    </w:p>
    <w:p w:rsidR="00731D93" w:rsidRDefault="003068DB" w:rsidP="003068DB">
      <w:pPr>
        <w:jc w:val="both"/>
        <w:textAlignment w:val="baseline"/>
        <w:outlineLvl w:val="0"/>
        <w:rPr>
          <w:b/>
          <w:bCs/>
          <w:color w:val="000000"/>
          <w:sz w:val="28"/>
          <w:szCs w:val="28"/>
          <w:shd w:val="clear" w:color="auto" w:fill="FFFFFF"/>
        </w:rPr>
      </w:pPr>
      <w:r>
        <w:rPr>
          <w:b/>
          <w:bCs/>
          <w:color w:val="000000"/>
          <w:sz w:val="28"/>
          <w:szCs w:val="28"/>
          <w:shd w:val="clear" w:color="auto" w:fill="FFFFFF"/>
        </w:rPr>
        <w:t xml:space="preserve">                  </w:t>
      </w: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3068DB" w:rsidRDefault="003068DB" w:rsidP="003068DB">
      <w:pPr>
        <w:jc w:val="both"/>
        <w:textAlignment w:val="baseline"/>
        <w:outlineLvl w:val="0"/>
        <w:rPr>
          <w:b/>
          <w:bCs/>
          <w:color w:val="C00000"/>
          <w:sz w:val="28"/>
          <w:szCs w:val="28"/>
          <w:shd w:val="clear" w:color="auto" w:fill="FFFFFF"/>
        </w:rPr>
      </w:pPr>
      <w:r w:rsidRPr="00DC418D">
        <w:rPr>
          <w:b/>
          <w:bCs/>
          <w:color w:val="000000"/>
          <w:sz w:val="28"/>
          <w:szCs w:val="28"/>
          <w:shd w:val="clear" w:color="auto" w:fill="FFFFFF"/>
        </w:rPr>
        <w:lastRenderedPageBreak/>
        <w:t>1.5</w:t>
      </w:r>
      <w:r>
        <w:rPr>
          <w:b/>
          <w:bCs/>
          <w:color w:val="000000"/>
          <w:sz w:val="28"/>
          <w:szCs w:val="28"/>
          <w:shd w:val="clear" w:color="auto" w:fill="FFFFFF"/>
        </w:rPr>
        <w:t>.</w:t>
      </w:r>
      <w:r w:rsidRPr="00DC418D">
        <w:rPr>
          <w:b/>
          <w:bCs/>
          <w:color w:val="000000"/>
          <w:sz w:val="28"/>
          <w:szCs w:val="28"/>
          <w:shd w:val="clear" w:color="auto" w:fill="FFFFFF"/>
        </w:rPr>
        <w:t xml:space="preserve"> </w:t>
      </w:r>
      <w:r w:rsidRPr="00DC418D">
        <w:rPr>
          <w:b/>
          <w:bCs/>
          <w:color w:val="C00000"/>
          <w:sz w:val="28"/>
          <w:szCs w:val="28"/>
          <w:shd w:val="clear" w:color="auto" w:fill="FFFFFF"/>
        </w:rPr>
        <w:t>Brief Description of Technology Used.</w:t>
      </w: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Pr="00DC418D" w:rsidRDefault="00923E40" w:rsidP="003068DB">
      <w:pPr>
        <w:jc w:val="both"/>
        <w:textAlignment w:val="baseline"/>
        <w:outlineLvl w:val="0"/>
        <w:rPr>
          <w:b/>
          <w:bCs/>
          <w:color w:val="000000"/>
          <w:sz w:val="28"/>
          <w:szCs w:val="28"/>
          <w:shd w:val="clear" w:color="auto" w:fill="FFFFFF"/>
        </w:rPr>
      </w:pPr>
    </w:p>
    <w:p w:rsidR="00731D93" w:rsidRDefault="00731D93" w:rsidP="00731D93">
      <w:pPr>
        <w:jc w:val="both"/>
        <w:textAlignment w:val="baseline"/>
        <w:outlineLvl w:val="0"/>
        <w:rPr>
          <w:color w:val="000000"/>
          <w:sz w:val="24"/>
          <w:szCs w:val="24"/>
          <w:shd w:val="clear" w:color="auto" w:fill="FFFFFF"/>
        </w:rPr>
      </w:pPr>
    </w:p>
    <w:p w:rsidR="003068DB" w:rsidRPr="00DC418D" w:rsidRDefault="003068DB" w:rsidP="00731D93">
      <w:pPr>
        <w:ind w:firstLine="720"/>
        <w:jc w:val="both"/>
        <w:textAlignment w:val="baseline"/>
        <w:outlineLvl w:val="0"/>
        <w:rPr>
          <w:b/>
          <w:bCs/>
          <w:color w:val="000000"/>
          <w:sz w:val="28"/>
          <w:szCs w:val="28"/>
          <w:shd w:val="clear" w:color="auto" w:fill="FFFFFF"/>
        </w:rPr>
      </w:pPr>
      <w:r w:rsidRPr="00DC418D">
        <w:rPr>
          <w:b/>
          <w:bCs/>
          <w:color w:val="000000"/>
          <w:sz w:val="28"/>
          <w:szCs w:val="28"/>
          <w:shd w:val="clear" w:color="auto" w:fill="FFFFFF"/>
        </w:rPr>
        <w:t>1.5.1 Operating System</w:t>
      </w:r>
    </w:p>
    <w:p w:rsidR="00731D93" w:rsidRDefault="00731D93" w:rsidP="00731D93">
      <w:pPr>
        <w:ind w:firstLine="720"/>
        <w:jc w:val="both"/>
        <w:textAlignment w:val="baseline"/>
        <w:outlineLvl w:val="0"/>
        <w:rPr>
          <w:color w:val="202122"/>
          <w:sz w:val="24"/>
          <w:szCs w:val="24"/>
          <w:shd w:val="clear" w:color="auto" w:fill="FFFFFF"/>
        </w:rPr>
      </w:pPr>
    </w:p>
    <w:p w:rsidR="003068DB" w:rsidRPr="00440D09" w:rsidRDefault="003068DB" w:rsidP="00731D93">
      <w:pPr>
        <w:ind w:firstLine="720"/>
        <w:jc w:val="both"/>
        <w:textAlignment w:val="baseline"/>
        <w:outlineLvl w:val="0"/>
        <w:rPr>
          <w:color w:val="202122"/>
          <w:sz w:val="24"/>
          <w:szCs w:val="24"/>
          <w:shd w:val="clear" w:color="auto" w:fill="FFFFFF"/>
          <w:rPrChange w:id="214" w:author="Manoj" w:date="2023-12-15T21:50:00Z">
            <w:rPr>
              <w:b/>
              <w:bCs/>
              <w:color w:val="202122"/>
              <w:sz w:val="24"/>
              <w:szCs w:val="24"/>
              <w:shd w:val="clear" w:color="auto" w:fill="FFFFFF"/>
            </w:rPr>
          </w:rPrChange>
        </w:rPr>
      </w:pPr>
      <w:r w:rsidRPr="00440D09">
        <w:rPr>
          <w:color w:val="202122"/>
          <w:sz w:val="24"/>
          <w:szCs w:val="24"/>
          <w:shd w:val="clear" w:color="auto" w:fill="FFFFFF"/>
          <w:rPrChange w:id="215" w:author="Manoj" w:date="2023-12-15T21:50:00Z">
            <w:rPr>
              <w:b/>
              <w:bCs/>
              <w:color w:val="202122"/>
              <w:sz w:val="24"/>
              <w:szCs w:val="24"/>
              <w:shd w:val="clear" w:color="auto" w:fill="FFFFFF"/>
            </w:rPr>
          </w:rPrChange>
        </w:rPr>
        <w:t>Project is developed in Windows 10 operation system platform. This is very simple                           operation system to operate computer system. Its graphical user interface is very powerful.</w:t>
      </w:r>
      <w:r w:rsidR="00777979">
        <w:rPr>
          <w:color w:val="202122"/>
          <w:sz w:val="24"/>
          <w:szCs w:val="24"/>
          <w:shd w:val="clear" w:color="auto" w:fill="FFFFFF"/>
        </w:rPr>
        <w:t xml:space="preserve"> This operating system is easily available to any person in market. GUI of this system is very powerful and this is also multitasking operating system, we can run multiple task at a time, so we chose this system.</w:t>
      </w:r>
    </w:p>
    <w:p w:rsidR="003068DB" w:rsidRDefault="003068DB" w:rsidP="003068DB">
      <w:pPr>
        <w:jc w:val="both"/>
        <w:textAlignment w:val="baseline"/>
        <w:outlineLvl w:val="0"/>
        <w:rPr>
          <w:color w:val="202122"/>
          <w:sz w:val="24"/>
          <w:szCs w:val="24"/>
          <w:shd w:val="clear" w:color="auto" w:fill="FFFFFF"/>
        </w:rPr>
      </w:pPr>
      <w:r w:rsidRPr="00440D09">
        <w:rPr>
          <w:color w:val="202122"/>
          <w:sz w:val="24"/>
          <w:szCs w:val="24"/>
          <w:shd w:val="clear" w:color="auto" w:fill="FFFFFF"/>
          <w:rPrChange w:id="216" w:author="Manoj" w:date="2023-12-15T21:50:00Z">
            <w:rPr>
              <w:b/>
              <w:bCs/>
              <w:color w:val="202122"/>
              <w:sz w:val="24"/>
              <w:szCs w:val="24"/>
              <w:shd w:val="clear" w:color="auto" w:fill="FFFFFF"/>
            </w:rPr>
          </w:rPrChange>
        </w:rPr>
        <w:tab/>
      </w: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Pr="00440D09" w:rsidRDefault="00777979" w:rsidP="003068DB">
      <w:pPr>
        <w:jc w:val="both"/>
        <w:textAlignment w:val="baseline"/>
        <w:outlineLvl w:val="0"/>
        <w:rPr>
          <w:color w:val="202122"/>
          <w:sz w:val="28"/>
          <w:szCs w:val="28"/>
          <w:shd w:val="clear" w:color="auto" w:fill="FFFFFF"/>
          <w:rPrChange w:id="217" w:author="Manoj" w:date="2023-12-15T21:50:00Z">
            <w:rPr>
              <w:b/>
              <w:bCs/>
              <w:color w:val="202122"/>
              <w:sz w:val="28"/>
              <w:szCs w:val="28"/>
              <w:shd w:val="clear" w:color="auto" w:fill="FFFFFF"/>
            </w:rPr>
          </w:rPrChange>
        </w:rPr>
      </w:pPr>
    </w:p>
    <w:p w:rsidR="003068DB" w:rsidRPr="00DC418D" w:rsidRDefault="003068DB" w:rsidP="00731D93">
      <w:pPr>
        <w:ind w:firstLine="720"/>
        <w:jc w:val="both"/>
        <w:textAlignment w:val="baseline"/>
        <w:outlineLvl w:val="0"/>
        <w:rPr>
          <w:b/>
          <w:bCs/>
          <w:color w:val="202122"/>
          <w:sz w:val="28"/>
          <w:szCs w:val="28"/>
          <w:shd w:val="clear" w:color="auto" w:fill="FFFFFF"/>
        </w:rPr>
      </w:pPr>
      <w:r w:rsidRPr="00DC418D">
        <w:rPr>
          <w:b/>
          <w:bCs/>
          <w:color w:val="202122"/>
          <w:sz w:val="28"/>
          <w:szCs w:val="28"/>
          <w:shd w:val="clear" w:color="auto" w:fill="FFFFFF"/>
        </w:rPr>
        <w:t>1.5.2 Technology</w:t>
      </w:r>
    </w:p>
    <w:p w:rsidR="00731D93" w:rsidRDefault="00731D93" w:rsidP="00731D93">
      <w:pPr>
        <w:ind w:firstLine="720"/>
        <w:jc w:val="both"/>
        <w:textAlignment w:val="baseline"/>
        <w:outlineLvl w:val="0"/>
        <w:rPr>
          <w:color w:val="202122"/>
          <w:sz w:val="24"/>
          <w:szCs w:val="24"/>
          <w:shd w:val="clear" w:color="auto" w:fill="FFFFFF"/>
        </w:rPr>
      </w:pPr>
    </w:p>
    <w:p w:rsidR="003068DB" w:rsidRPr="00440D09" w:rsidRDefault="003068DB" w:rsidP="00731D93">
      <w:pPr>
        <w:ind w:firstLine="720"/>
        <w:jc w:val="both"/>
        <w:textAlignment w:val="baseline"/>
        <w:outlineLvl w:val="0"/>
        <w:rPr>
          <w:color w:val="202122"/>
          <w:sz w:val="24"/>
          <w:szCs w:val="24"/>
          <w:shd w:val="clear" w:color="auto" w:fill="FFFFFF"/>
          <w:rPrChange w:id="218" w:author="Manoj" w:date="2023-12-15T21:50:00Z">
            <w:rPr>
              <w:b/>
              <w:bCs/>
              <w:color w:val="202122"/>
              <w:sz w:val="24"/>
              <w:szCs w:val="24"/>
              <w:shd w:val="clear" w:color="auto" w:fill="FFFFFF"/>
            </w:rPr>
          </w:rPrChange>
        </w:rPr>
      </w:pPr>
      <w:r w:rsidRPr="00440D09">
        <w:rPr>
          <w:color w:val="202122"/>
          <w:sz w:val="24"/>
          <w:szCs w:val="24"/>
          <w:shd w:val="clear" w:color="auto" w:fill="FFFFFF"/>
          <w:rPrChange w:id="219" w:author="Manoj" w:date="2023-12-15T21:50:00Z">
            <w:rPr>
              <w:b/>
              <w:bCs/>
              <w:color w:val="202122"/>
              <w:sz w:val="24"/>
              <w:szCs w:val="24"/>
              <w:shd w:val="clear" w:color="auto" w:fill="FFFFFF"/>
            </w:rPr>
          </w:rPrChange>
        </w:rPr>
        <w:t>I used MySQL RDMBS database tool to store data. It is open source database. We don’t        need to pay any cost of amount to use it so that.</w:t>
      </w:r>
      <w:r w:rsidR="00777979">
        <w:rPr>
          <w:color w:val="202122"/>
          <w:sz w:val="24"/>
          <w:szCs w:val="24"/>
          <w:shd w:val="clear" w:color="auto" w:fill="FFFFFF"/>
        </w:rPr>
        <w:t xml:space="preserve"> MySQL Database is very powerful and fast RDBS database system to store and retrieve data from database tables. It also support all the functionality of SQl. It is freely available into market, no need to pay any amount to use MySQL Database system, so we choose this product.</w:t>
      </w:r>
    </w:p>
    <w:p w:rsidR="003068DB" w:rsidRPr="00DC418D" w:rsidRDefault="003068DB" w:rsidP="003068DB">
      <w:pPr>
        <w:jc w:val="both"/>
        <w:textAlignment w:val="baseline"/>
        <w:outlineLvl w:val="0"/>
        <w:rPr>
          <w:b/>
          <w:bCs/>
          <w:color w:val="202122"/>
          <w:sz w:val="24"/>
          <w:szCs w:val="24"/>
          <w:shd w:val="clear" w:color="auto" w:fill="FFFFFF"/>
        </w:rPr>
      </w:pPr>
    </w:p>
    <w:p w:rsidR="003068DB" w:rsidRDefault="003068DB" w:rsidP="003068DB">
      <w:pPr>
        <w:spacing w:line="259" w:lineRule="auto"/>
        <w:jc w:val="both"/>
        <w:sectPr w:rsidR="003068DB"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577A85" w:rsidP="003068DB">
      <w:pPr>
        <w:pStyle w:val="Heading2"/>
        <w:numPr>
          <w:ilvl w:val="0"/>
          <w:numId w:val="10"/>
        </w:numPr>
        <w:tabs>
          <w:tab w:val="left" w:pos="1265"/>
        </w:tabs>
        <w:ind w:hanging="365"/>
        <w:jc w:val="both"/>
        <w:rPr>
          <w:color w:val="FF0000"/>
          <w:sz w:val="32"/>
          <w:szCs w:val="32"/>
        </w:rPr>
      </w:pPr>
      <w:bookmarkStart w:id="220" w:name="2._Proposed_System"/>
      <w:bookmarkEnd w:id="220"/>
      <w:r w:rsidRPr="003068DB">
        <w:rPr>
          <w:color w:val="FF0000"/>
          <w:sz w:val="32"/>
          <w:szCs w:val="32"/>
        </w:rPr>
        <w:lastRenderedPageBreak/>
        <w:t>Proposed</w:t>
      </w:r>
      <w:r w:rsidRPr="003068DB">
        <w:rPr>
          <w:color w:val="FF0000"/>
          <w:spacing w:val="-7"/>
          <w:sz w:val="32"/>
          <w:szCs w:val="32"/>
        </w:rPr>
        <w:t xml:space="preserve"> </w:t>
      </w:r>
      <w:r w:rsidRPr="003068DB">
        <w:rPr>
          <w:color w:val="FF0000"/>
          <w:sz w:val="32"/>
          <w:szCs w:val="32"/>
        </w:rPr>
        <w:t>System</w:t>
      </w:r>
    </w:p>
    <w:p w:rsidR="00E918CB" w:rsidRPr="003068DB" w:rsidRDefault="00E918CB" w:rsidP="00E918CB">
      <w:pPr>
        <w:pStyle w:val="Heading2"/>
        <w:tabs>
          <w:tab w:val="left" w:pos="1265"/>
        </w:tabs>
        <w:ind w:left="899"/>
        <w:jc w:val="both"/>
        <w:rPr>
          <w:color w:val="FF0000"/>
          <w:sz w:val="32"/>
          <w:szCs w:val="32"/>
        </w:rPr>
      </w:pPr>
    </w:p>
    <w:p w:rsidR="001546D3" w:rsidRPr="003068DB" w:rsidRDefault="00577A85" w:rsidP="00E918CB">
      <w:pPr>
        <w:pStyle w:val="Heading6"/>
        <w:numPr>
          <w:ilvl w:val="1"/>
          <w:numId w:val="10"/>
        </w:numPr>
        <w:tabs>
          <w:tab w:val="left" w:pos="1199"/>
        </w:tabs>
        <w:spacing w:before="69"/>
        <w:jc w:val="both"/>
        <w:rPr>
          <w:color w:val="C00000"/>
          <w:sz w:val="28"/>
          <w:szCs w:val="28"/>
        </w:rPr>
      </w:pPr>
      <w:bookmarkStart w:id="221" w:name="2.1Feasibility_Study"/>
      <w:bookmarkEnd w:id="221"/>
      <w:r w:rsidRPr="003068DB">
        <w:rPr>
          <w:color w:val="C00000"/>
          <w:sz w:val="28"/>
          <w:szCs w:val="28"/>
        </w:rPr>
        <w:t>Feasibility</w:t>
      </w:r>
      <w:r w:rsidRPr="003068DB">
        <w:rPr>
          <w:color w:val="C00000"/>
          <w:spacing w:val="-7"/>
          <w:sz w:val="28"/>
          <w:szCs w:val="28"/>
        </w:rPr>
        <w:t xml:space="preserve"> </w:t>
      </w:r>
      <w:r w:rsidRPr="003068DB">
        <w:rPr>
          <w:color w:val="C00000"/>
          <w:sz w:val="28"/>
          <w:szCs w:val="28"/>
        </w:rPr>
        <w:t>Study</w:t>
      </w:r>
    </w:p>
    <w:p w:rsidR="001546D3" w:rsidRDefault="00577A85" w:rsidP="00E918CB">
      <w:pPr>
        <w:pStyle w:val="BodyText"/>
        <w:tabs>
          <w:tab w:val="left" w:pos="7938"/>
        </w:tabs>
        <w:spacing w:before="194" w:line="278" w:lineRule="auto"/>
        <w:ind w:firstLine="1276"/>
        <w:jc w:val="both"/>
      </w:pPr>
      <w:r>
        <w:t>The feasibility study is major factor, which contributes to the analysis and</w:t>
      </w:r>
      <w:r>
        <w:rPr>
          <w:spacing w:val="1"/>
        </w:rPr>
        <w:t xml:space="preserve"> </w:t>
      </w:r>
      <w:r>
        <w:t>development of the system. The decision of the system analyst whether to design a</w:t>
      </w:r>
      <w:r>
        <w:rPr>
          <w:spacing w:val="1"/>
        </w:rPr>
        <w:t xml:space="preserve"> </w:t>
      </w:r>
      <w:r>
        <w:t>particular</w:t>
      </w:r>
      <w:r>
        <w:rPr>
          <w:spacing w:val="2"/>
        </w:rPr>
        <w:t xml:space="preserve"> </w:t>
      </w:r>
      <w:r>
        <w:t>system</w:t>
      </w:r>
      <w:r>
        <w:rPr>
          <w:spacing w:val="-7"/>
        </w:rPr>
        <w:t xml:space="preserve"> </w:t>
      </w:r>
      <w:r>
        <w:t>or</w:t>
      </w:r>
      <w:r>
        <w:rPr>
          <w:spacing w:val="2"/>
        </w:rPr>
        <w:t xml:space="preserve"> </w:t>
      </w:r>
      <w:r>
        <w:t>not</w:t>
      </w:r>
      <w:r>
        <w:rPr>
          <w:spacing w:val="2"/>
        </w:rPr>
        <w:t xml:space="preserve"> </w:t>
      </w:r>
      <w:r>
        <w:t>depends</w:t>
      </w:r>
      <w:r>
        <w:rPr>
          <w:spacing w:val="-1"/>
        </w:rPr>
        <w:t xml:space="preserve"> </w:t>
      </w:r>
      <w:r>
        <w:t>on</w:t>
      </w:r>
      <w:r>
        <w:rPr>
          <w:spacing w:val="2"/>
        </w:rPr>
        <w:t xml:space="preserve"> </w:t>
      </w:r>
      <w:r>
        <w:t>its</w:t>
      </w:r>
      <w:r>
        <w:rPr>
          <w:spacing w:val="-1"/>
        </w:rPr>
        <w:t xml:space="preserve"> </w:t>
      </w:r>
      <w:r>
        <w:t>feasibility</w:t>
      </w:r>
      <w:r>
        <w:rPr>
          <w:spacing w:val="-3"/>
        </w:rPr>
        <w:t xml:space="preserve"> </w:t>
      </w:r>
      <w:r>
        <w:t>study.</w:t>
      </w:r>
    </w:p>
    <w:p w:rsidR="001546D3" w:rsidRDefault="001546D3" w:rsidP="003068DB">
      <w:pPr>
        <w:pStyle w:val="BodyText"/>
        <w:jc w:val="both"/>
        <w:rPr>
          <w:sz w:val="26"/>
        </w:rPr>
      </w:pPr>
    </w:p>
    <w:p w:rsidR="001546D3" w:rsidRDefault="001546D3" w:rsidP="003068DB">
      <w:pPr>
        <w:pStyle w:val="BodyText"/>
        <w:spacing w:before="6"/>
        <w:jc w:val="both"/>
        <w:rPr>
          <w:sz w:val="29"/>
        </w:rPr>
      </w:pPr>
    </w:p>
    <w:p w:rsidR="001546D3" w:rsidRDefault="00577A85" w:rsidP="00E918CB">
      <w:pPr>
        <w:pStyle w:val="Heading6"/>
        <w:numPr>
          <w:ilvl w:val="2"/>
          <w:numId w:val="10"/>
        </w:numPr>
        <w:tabs>
          <w:tab w:val="left" w:pos="2763"/>
          <w:tab w:val="left" w:pos="2764"/>
        </w:tabs>
        <w:jc w:val="both"/>
      </w:pPr>
      <w:bookmarkStart w:id="222" w:name="2.1.1_Operational_Feasibility"/>
      <w:bookmarkEnd w:id="222"/>
      <w:r>
        <w:rPr>
          <w:color w:val="2D74B5"/>
        </w:rPr>
        <w:t>Operational</w:t>
      </w:r>
      <w:r>
        <w:rPr>
          <w:color w:val="2D74B5"/>
          <w:spacing w:val="-13"/>
        </w:rPr>
        <w:t xml:space="preserve"> </w:t>
      </w:r>
      <w:r>
        <w:rPr>
          <w:color w:val="2D74B5"/>
        </w:rPr>
        <w:t>Feasibility</w:t>
      </w:r>
    </w:p>
    <w:p w:rsidR="001546D3" w:rsidRDefault="00577A85" w:rsidP="00E918CB">
      <w:pPr>
        <w:pStyle w:val="BodyText"/>
        <w:spacing w:before="17" w:line="259" w:lineRule="auto"/>
        <w:ind w:right="-42" w:firstLine="1276"/>
        <w:jc w:val="both"/>
      </w:pPr>
      <w:r>
        <w:t>Evaluate the operational feasibility of the system by considering how it</w:t>
      </w:r>
      <w:r>
        <w:rPr>
          <w:spacing w:val="-57"/>
        </w:rPr>
        <w:t xml:space="preserve"> </w:t>
      </w:r>
      <w:r>
        <w:t>will integrate with existing business processes, any potential changes in</w:t>
      </w:r>
      <w:r>
        <w:rPr>
          <w:spacing w:val="1"/>
        </w:rPr>
        <w:t xml:space="preserve"> </w:t>
      </w:r>
      <w:r>
        <w:t>workflows,</w:t>
      </w:r>
      <w:r>
        <w:rPr>
          <w:spacing w:val="3"/>
        </w:rPr>
        <w:t xml:space="preserve"> </w:t>
      </w:r>
      <w:r>
        <w:t>and</w:t>
      </w:r>
      <w:r w:rsidR="00E918CB">
        <w:t xml:space="preserve"> </w:t>
      </w:r>
      <w:del w:id="223" w:author="Manoj" w:date="2023-12-15T22:28:00Z">
        <w:r w:rsidDel="00731264">
          <w:delText>any</w:delText>
        </w:r>
      </w:del>
      <w:ins w:id="224" w:author="Manoj" w:date="2023-12-15T22:28:00Z">
        <w:r w:rsidR="00731264">
          <w:t>Any</w:t>
        </w:r>
      </w:ins>
      <w:r>
        <w:rPr>
          <w:spacing w:val="-6"/>
        </w:rPr>
        <w:t xml:space="preserve"> </w:t>
      </w:r>
      <w:r>
        <w:t>potential</w:t>
      </w:r>
      <w:r>
        <w:rPr>
          <w:spacing w:val="-10"/>
        </w:rPr>
        <w:t xml:space="preserve"> </w:t>
      </w:r>
      <w:r>
        <w:t>training</w:t>
      </w:r>
      <w:r>
        <w:rPr>
          <w:spacing w:val="-1"/>
        </w:rPr>
        <w:t xml:space="preserve"> </w:t>
      </w:r>
      <w:r>
        <w:t>needs</w:t>
      </w:r>
      <w:r>
        <w:rPr>
          <w:spacing w:val="1"/>
        </w:rPr>
        <w:t xml:space="preserve"> </w:t>
      </w:r>
      <w:r>
        <w:t>for employees</w:t>
      </w:r>
      <w:r>
        <w:rPr>
          <w:spacing w:val="-3"/>
        </w:rPr>
        <w:t xml:space="preserve"> </w:t>
      </w:r>
      <w:r>
        <w:t>or</w:t>
      </w:r>
      <w:r>
        <w:rPr>
          <w:spacing w:val="-1"/>
        </w:rPr>
        <w:t xml:space="preserve"> </w:t>
      </w:r>
      <w:r>
        <w:t>users.</w:t>
      </w:r>
    </w:p>
    <w:p w:rsidR="001546D3" w:rsidRDefault="001546D3" w:rsidP="003068DB">
      <w:pPr>
        <w:pStyle w:val="BodyText"/>
        <w:jc w:val="both"/>
        <w:rPr>
          <w:sz w:val="31"/>
        </w:rPr>
      </w:pPr>
    </w:p>
    <w:p w:rsidR="001546D3" w:rsidRDefault="00577A85" w:rsidP="003068DB">
      <w:pPr>
        <w:pStyle w:val="Heading6"/>
        <w:numPr>
          <w:ilvl w:val="2"/>
          <w:numId w:val="10"/>
        </w:numPr>
        <w:tabs>
          <w:tab w:val="left" w:pos="2768"/>
          <w:tab w:val="left" w:pos="2769"/>
        </w:tabs>
        <w:spacing w:before="1"/>
        <w:ind w:left="2768" w:hanging="716"/>
        <w:jc w:val="both"/>
      </w:pPr>
      <w:bookmarkStart w:id="225" w:name="2.1.2_Technical_Feasibility"/>
      <w:bookmarkEnd w:id="225"/>
      <w:r>
        <w:rPr>
          <w:color w:val="2D74B5"/>
        </w:rPr>
        <w:t>Technical</w:t>
      </w:r>
      <w:r>
        <w:rPr>
          <w:color w:val="2D74B5"/>
          <w:spacing w:val="-13"/>
        </w:rPr>
        <w:t xml:space="preserve"> </w:t>
      </w:r>
      <w:r>
        <w:rPr>
          <w:color w:val="2D74B5"/>
        </w:rPr>
        <w:t>Feasibility</w:t>
      </w:r>
    </w:p>
    <w:p w:rsidR="001546D3" w:rsidRDefault="00577A85" w:rsidP="00E918CB">
      <w:pPr>
        <w:pStyle w:val="BodyText"/>
        <w:spacing w:before="16" w:line="259" w:lineRule="auto"/>
        <w:ind w:firstLine="1276"/>
        <w:jc w:val="both"/>
      </w:pPr>
      <w:r>
        <w:t>Assess</w:t>
      </w:r>
      <w:r>
        <w:rPr>
          <w:spacing w:val="-2"/>
        </w:rPr>
        <w:t xml:space="preserve"> </w:t>
      </w:r>
      <w:r>
        <w:t>the</w:t>
      </w:r>
      <w:r>
        <w:rPr>
          <w:spacing w:val="-2"/>
        </w:rPr>
        <w:t xml:space="preserve"> </w:t>
      </w:r>
      <w:r>
        <w:t>technical</w:t>
      </w:r>
      <w:r>
        <w:rPr>
          <w:spacing w:val="-4"/>
        </w:rPr>
        <w:t xml:space="preserve"> </w:t>
      </w:r>
      <w:r>
        <w:t>feasibility</w:t>
      </w:r>
      <w:r>
        <w:rPr>
          <w:spacing w:val="-5"/>
        </w:rPr>
        <w:t xml:space="preserve"> </w:t>
      </w:r>
      <w:r>
        <w:t>of</w:t>
      </w:r>
      <w:r>
        <w:rPr>
          <w:spacing w:val="-8"/>
        </w:rPr>
        <w:t xml:space="preserve"> </w:t>
      </w:r>
      <w:r>
        <w:t>the</w:t>
      </w:r>
      <w:r>
        <w:rPr>
          <w:spacing w:val="-1"/>
        </w:rPr>
        <w:t xml:space="preserve"> </w:t>
      </w:r>
      <w:r>
        <w:t>system</w:t>
      </w:r>
      <w:r>
        <w:rPr>
          <w:spacing w:val="-5"/>
        </w:rPr>
        <w:t xml:space="preserve"> </w:t>
      </w:r>
      <w:r>
        <w:t>by</w:t>
      </w:r>
      <w:r>
        <w:rPr>
          <w:spacing w:val="-10"/>
        </w:rPr>
        <w:t xml:space="preserve"> </w:t>
      </w:r>
      <w:r>
        <w:t>evaluating the</w:t>
      </w:r>
      <w:r>
        <w:rPr>
          <w:spacing w:val="-1"/>
        </w:rPr>
        <w:t xml:space="preserve"> </w:t>
      </w:r>
      <w:r>
        <w:t>hardware,</w:t>
      </w:r>
      <w:r>
        <w:rPr>
          <w:spacing w:val="-57"/>
        </w:rPr>
        <w:t xml:space="preserve"> </w:t>
      </w:r>
      <w:r>
        <w:t>software, and network requirements, as well as any potential technological</w:t>
      </w:r>
      <w:r>
        <w:rPr>
          <w:spacing w:val="1"/>
        </w:rPr>
        <w:t xml:space="preserve"> </w:t>
      </w:r>
      <w:r>
        <w:t>limitations</w:t>
      </w:r>
      <w:r>
        <w:rPr>
          <w:spacing w:val="-1"/>
        </w:rPr>
        <w:t xml:space="preserve"> </w:t>
      </w:r>
      <w:r>
        <w:t>or</w:t>
      </w:r>
      <w:r>
        <w:rPr>
          <w:spacing w:val="-1"/>
        </w:rPr>
        <w:t xml:space="preserve"> </w:t>
      </w:r>
      <w:r>
        <w:t>constraints.</w:t>
      </w:r>
    </w:p>
    <w:p w:rsidR="001546D3" w:rsidRDefault="001546D3" w:rsidP="003068DB">
      <w:pPr>
        <w:pStyle w:val="BodyText"/>
        <w:spacing w:before="2"/>
        <w:jc w:val="both"/>
        <w:rPr>
          <w:sz w:val="29"/>
        </w:rPr>
      </w:pPr>
    </w:p>
    <w:p w:rsidR="001546D3" w:rsidRDefault="00577A85" w:rsidP="003068DB">
      <w:pPr>
        <w:pStyle w:val="Heading6"/>
        <w:numPr>
          <w:ilvl w:val="2"/>
          <w:numId w:val="10"/>
        </w:numPr>
        <w:tabs>
          <w:tab w:val="left" w:pos="2764"/>
        </w:tabs>
        <w:ind w:hanging="711"/>
        <w:jc w:val="both"/>
      </w:pPr>
      <w:bookmarkStart w:id="226" w:name="2.1.3_Economical_Feasibility"/>
      <w:bookmarkEnd w:id="226"/>
      <w:r>
        <w:rPr>
          <w:color w:val="2D74B5"/>
        </w:rPr>
        <w:t>Economical</w:t>
      </w:r>
      <w:r>
        <w:rPr>
          <w:color w:val="2D74B5"/>
          <w:spacing w:val="-12"/>
        </w:rPr>
        <w:t xml:space="preserve"> </w:t>
      </w:r>
      <w:r>
        <w:rPr>
          <w:color w:val="2D74B5"/>
        </w:rPr>
        <w:t>Feasibility</w:t>
      </w:r>
    </w:p>
    <w:p w:rsidR="001546D3" w:rsidRDefault="00577A85" w:rsidP="00E918CB">
      <w:pPr>
        <w:pStyle w:val="BodyText"/>
        <w:spacing w:before="17" w:line="259" w:lineRule="auto"/>
        <w:ind w:firstLine="710"/>
        <w:jc w:val="both"/>
      </w:pPr>
      <w:r>
        <w:t>Evaluate the economic feasibility of the system by analyzing the costs of</w:t>
      </w:r>
      <w:r>
        <w:rPr>
          <w:spacing w:val="1"/>
        </w:rPr>
        <w:t xml:space="preserve"> </w:t>
      </w:r>
      <w:r>
        <w:t>development, implementation, and maintenance. Consider the revenue potential,</w:t>
      </w:r>
      <w:r>
        <w:rPr>
          <w:spacing w:val="1"/>
        </w:rPr>
        <w:t xml:space="preserve"> </w:t>
      </w:r>
      <w:r>
        <w:t>potential</w:t>
      </w:r>
      <w:r>
        <w:rPr>
          <w:spacing w:val="-10"/>
        </w:rPr>
        <w:t xml:space="preserve"> </w:t>
      </w:r>
      <w:r>
        <w:t>return</w:t>
      </w:r>
      <w:r>
        <w:rPr>
          <w:spacing w:val="-5"/>
        </w:rPr>
        <w:t xml:space="preserve"> </w:t>
      </w:r>
      <w:r>
        <w:t>on investment,</w:t>
      </w:r>
      <w:r>
        <w:rPr>
          <w:spacing w:val="1"/>
        </w:rPr>
        <w:t xml:space="preserve"> </w:t>
      </w:r>
      <w:r>
        <w:t>and</w:t>
      </w:r>
      <w:r>
        <w:rPr>
          <w:spacing w:val="-1"/>
        </w:rPr>
        <w:t xml:space="preserve"> </w:t>
      </w:r>
      <w:r>
        <w:t>any</w:t>
      </w:r>
      <w:r>
        <w:rPr>
          <w:spacing w:val="-5"/>
        </w:rPr>
        <w:t xml:space="preserve"> </w:t>
      </w:r>
      <w:r>
        <w:t>potential</w:t>
      </w:r>
      <w:r>
        <w:rPr>
          <w:spacing w:val="-9"/>
        </w:rPr>
        <w:t xml:space="preserve"> </w:t>
      </w:r>
      <w:r>
        <w:t>risks</w:t>
      </w:r>
      <w:r>
        <w:rPr>
          <w:spacing w:val="-2"/>
        </w:rPr>
        <w:t xml:space="preserve"> </w:t>
      </w:r>
      <w:r>
        <w:t>associated</w:t>
      </w:r>
      <w:r>
        <w:rPr>
          <w:spacing w:val="-1"/>
        </w:rPr>
        <w:t xml:space="preserve"> </w:t>
      </w:r>
      <w:r>
        <w:t>with</w:t>
      </w:r>
      <w:r>
        <w:rPr>
          <w:spacing w:val="-5"/>
        </w:rPr>
        <w:t xml:space="preserve"> </w:t>
      </w:r>
      <w:r>
        <w:t>the</w:t>
      </w:r>
      <w:r>
        <w:rPr>
          <w:spacing w:val="-2"/>
        </w:rPr>
        <w:t xml:space="preserve"> </w:t>
      </w:r>
      <w:r>
        <w:t>system.</w:t>
      </w:r>
    </w:p>
    <w:p w:rsidR="001546D3" w:rsidRDefault="001546D3" w:rsidP="003068DB">
      <w:pPr>
        <w:pStyle w:val="BodyText"/>
        <w:spacing w:before="1"/>
        <w:jc w:val="both"/>
        <w:rPr>
          <w:sz w:val="29"/>
        </w:rPr>
      </w:pPr>
    </w:p>
    <w:p w:rsidR="001546D3" w:rsidRDefault="00577A85" w:rsidP="003068DB">
      <w:pPr>
        <w:pStyle w:val="Heading6"/>
        <w:numPr>
          <w:ilvl w:val="2"/>
          <w:numId w:val="10"/>
        </w:numPr>
        <w:tabs>
          <w:tab w:val="left" w:pos="2764"/>
        </w:tabs>
        <w:ind w:hanging="711"/>
        <w:jc w:val="both"/>
      </w:pPr>
      <w:bookmarkStart w:id="227" w:name="2.1.4_Behavioral_Feasibility"/>
      <w:bookmarkEnd w:id="227"/>
      <w:r>
        <w:rPr>
          <w:color w:val="2D74B5"/>
        </w:rPr>
        <w:t>Behavioral</w:t>
      </w:r>
      <w:r>
        <w:rPr>
          <w:color w:val="2D74B5"/>
          <w:spacing w:val="-14"/>
        </w:rPr>
        <w:t xml:space="preserve"> </w:t>
      </w:r>
      <w:r>
        <w:rPr>
          <w:color w:val="2D74B5"/>
        </w:rPr>
        <w:t>Feasibility</w:t>
      </w:r>
    </w:p>
    <w:p w:rsidR="001546D3" w:rsidRDefault="00577A85" w:rsidP="00E918CB">
      <w:pPr>
        <w:pStyle w:val="BodyText"/>
        <w:spacing w:before="113"/>
        <w:jc w:val="both"/>
      </w:pPr>
      <w:r>
        <w:t>This</w:t>
      </w:r>
      <w:r>
        <w:rPr>
          <w:spacing w:val="-3"/>
        </w:rPr>
        <w:t xml:space="preserve"> </w:t>
      </w:r>
      <w:r>
        <w:t>includes</w:t>
      </w:r>
      <w:r>
        <w:rPr>
          <w:spacing w:val="-6"/>
        </w:rPr>
        <w:t xml:space="preserve"> </w:t>
      </w:r>
      <w:r>
        <w:t>the following</w:t>
      </w:r>
      <w:r>
        <w:rPr>
          <w:spacing w:val="-5"/>
        </w:rPr>
        <w:t xml:space="preserve"> </w:t>
      </w:r>
      <w:r>
        <w:t>questions:</w:t>
      </w:r>
    </w:p>
    <w:p w:rsidR="001546D3" w:rsidRDefault="00577A85" w:rsidP="003068DB">
      <w:pPr>
        <w:pStyle w:val="ListParagraph"/>
        <w:numPr>
          <w:ilvl w:val="3"/>
          <w:numId w:val="10"/>
        </w:numPr>
        <w:tabs>
          <w:tab w:val="left" w:pos="3134"/>
        </w:tabs>
        <w:spacing w:before="219"/>
        <w:ind w:hanging="361"/>
        <w:jc w:val="both"/>
        <w:rPr>
          <w:sz w:val="24"/>
        </w:rPr>
      </w:pPr>
      <w:r>
        <w:rPr>
          <w:sz w:val="24"/>
        </w:rPr>
        <w:t>Is</w:t>
      </w:r>
      <w:r>
        <w:rPr>
          <w:spacing w:val="-9"/>
          <w:sz w:val="24"/>
        </w:rPr>
        <w:t xml:space="preserve"> </w:t>
      </w:r>
      <w:r>
        <w:rPr>
          <w:sz w:val="24"/>
        </w:rPr>
        <w:t>there</w:t>
      </w:r>
      <w:r>
        <w:rPr>
          <w:spacing w:val="-2"/>
          <w:sz w:val="24"/>
        </w:rPr>
        <w:t xml:space="preserve"> </w:t>
      </w:r>
      <w:r>
        <w:rPr>
          <w:sz w:val="24"/>
        </w:rPr>
        <w:t>sufficient</w:t>
      </w:r>
      <w:r>
        <w:rPr>
          <w:spacing w:val="2"/>
          <w:sz w:val="24"/>
        </w:rPr>
        <w:t xml:space="preserve"> </w:t>
      </w:r>
      <w:r>
        <w:rPr>
          <w:sz w:val="24"/>
        </w:rPr>
        <w:t>support</w:t>
      </w:r>
      <w:r>
        <w:rPr>
          <w:spacing w:val="3"/>
          <w:sz w:val="24"/>
        </w:rPr>
        <w:t xml:space="preserve"> </w:t>
      </w:r>
      <w:r>
        <w:rPr>
          <w:sz w:val="24"/>
        </w:rPr>
        <w:t>for</w:t>
      </w:r>
      <w:r>
        <w:rPr>
          <w:spacing w:val="-4"/>
          <w:sz w:val="24"/>
        </w:rPr>
        <w:t xml:space="preserve"> </w:t>
      </w:r>
      <w:r>
        <w:rPr>
          <w:sz w:val="24"/>
        </w:rPr>
        <w:t>the</w:t>
      </w:r>
      <w:r>
        <w:rPr>
          <w:spacing w:val="-3"/>
          <w:sz w:val="24"/>
        </w:rPr>
        <w:t xml:space="preserve"> </w:t>
      </w:r>
      <w:r>
        <w:rPr>
          <w:sz w:val="24"/>
        </w:rPr>
        <w:t>users?</w:t>
      </w:r>
    </w:p>
    <w:p w:rsidR="001546D3" w:rsidRDefault="00577A85" w:rsidP="003068DB">
      <w:pPr>
        <w:pStyle w:val="ListParagraph"/>
        <w:numPr>
          <w:ilvl w:val="3"/>
          <w:numId w:val="10"/>
        </w:numPr>
        <w:tabs>
          <w:tab w:val="left" w:pos="3134"/>
        </w:tabs>
        <w:spacing w:before="30"/>
        <w:ind w:hanging="361"/>
        <w:jc w:val="both"/>
        <w:rPr>
          <w:sz w:val="24"/>
        </w:rPr>
      </w:pPr>
      <w:r>
        <w:rPr>
          <w:sz w:val="24"/>
        </w:rPr>
        <w:t>Will</w:t>
      </w:r>
      <w:r>
        <w:rPr>
          <w:spacing w:val="-9"/>
          <w:sz w:val="24"/>
        </w:rPr>
        <w:t xml:space="preserve"> </w:t>
      </w:r>
      <w:r>
        <w:rPr>
          <w:sz w:val="24"/>
        </w:rPr>
        <w:t>the proposed system</w:t>
      </w:r>
      <w:r>
        <w:rPr>
          <w:spacing w:val="-8"/>
          <w:sz w:val="24"/>
        </w:rPr>
        <w:t xml:space="preserve"> </w:t>
      </w:r>
      <w:r>
        <w:rPr>
          <w:sz w:val="24"/>
        </w:rPr>
        <w:t>cause</w:t>
      </w:r>
      <w:r>
        <w:rPr>
          <w:spacing w:val="4"/>
          <w:sz w:val="24"/>
        </w:rPr>
        <w:t xml:space="preserve"> </w:t>
      </w:r>
      <w:r>
        <w:rPr>
          <w:sz w:val="24"/>
        </w:rPr>
        <w:t>harm?</w:t>
      </w:r>
    </w:p>
    <w:p w:rsidR="001546D3" w:rsidRDefault="00577A85" w:rsidP="00E918CB">
      <w:pPr>
        <w:pStyle w:val="BodyText"/>
        <w:spacing w:before="204" w:line="280" w:lineRule="auto"/>
        <w:jc w:val="both"/>
      </w:pPr>
      <w:r>
        <w:rPr>
          <w:spacing w:val="-1"/>
        </w:rPr>
        <w:t>The</w:t>
      </w:r>
      <w:r>
        <w:rPr>
          <w:spacing w:val="-13"/>
        </w:rPr>
        <w:t xml:space="preserve"> </w:t>
      </w:r>
      <w:r>
        <w:rPr>
          <w:spacing w:val="-1"/>
        </w:rPr>
        <w:t>project</w:t>
      </w:r>
      <w:r>
        <w:rPr>
          <w:spacing w:val="-7"/>
        </w:rPr>
        <w:t xml:space="preserve"> </w:t>
      </w:r>
      <w:r>
        <w:rPr>
          <w:spacing w:val="-1"/>
        </w:rPr>
        <w:t>would</w:t>
      </w:r>
      <w:r>
        <w:rPr>
          <w:spacing w:val="-7"/>
        </w:rPr>
        <w:t xml:space="preserve"> </w:t>
      </w:r>
      <w:r>
        <w:rPr>
          <w:spacing w:val="-1"/>
        </w:rPr>
        <w:t>be</w:t>
      </w:r>
      <w:r>
        <w:rPr>
          <w:spacing w:val="-13"/>
        </w:rPr>
        <w:t xml:space="preserve"> </w:t>
      </w:r>
      <w:r>
        <w:rPr>
          <w:spacing w:val="-1"/>
        </w:rPr>
        <w:t>beneficial</w:t>
      </w:r>
      <w:r>
        <w:rPr>
          <w:spacing w:val="-11"/>
        </w:rPr>
        <w:t xml:space="preserve"> </w:t>
      </w:r>
      <w:r>
        <w:rPr>
          <w:spacing w:val="-1"/>
        </w:rPr>
        <w:t>because</w:t>
      </w:r>
      <w:r>
        <w:rPr>
          <w:spacing w:val="-9"/>
        </w:rPr>
        <w:t xml:space="preserve"> </w:t>
      </w:r>
      <w:r>
        <w:rPr>
          <w:spacing w:val="-1"/>
        </w:rPr>
        <w:t>it</w:t>
      </w:r>
      <w:r>
        <w:rPr>
          <w:spacing w:val="-6"/>
        </w:rPr>
        <w:t xml:space="preserve"> </w:t>
      </w:r>
      <w:r>
        <w:rPr>
          <w:spacing w:val="-1"/>
        </w:rPr>
        <w:t>satisfies</w:t>
      </w:r>
      <w:r>
        <w:rPr>
          <w:spacing w:val="-15"/>
        </w:rPr>
        <w:t xml:space="preserve"> </w:t>
      </w:r>
      <w:r>
        <w:rPr>
          <w:spacing w:val="-1"/>
        </w:rPr>
        <w:t>the</w:t>
      </w:r>
      <w:r>
        <w:rPr>
          <w:spacing w:val="-12"/>
        </w:rPr>
        <w:t xml:space="preserve"> </w:t>
      </w:r>
      <w:r>
        <w:rPr>
          <w:spacing w:val="-1"/>
        </w:rPr>
        <w:t>objectives</w:t>
      </w:r>
      <w:r>
        <w:rPr>
          <w:spacing w:val="-15"/>
        </w:rPr>
        <w:t xml:space="preserve"> </w:t>
      </w:r>
      <w:r>
        <w:t>when</w:t>
      </w:r>
      <w:r>
        <w:rPr>
          <w:spacing w:val="-58"/>
        </w:rPr>
        <w:t xml:space="preserve"> </w:t>
      </w:r>
      <w:r>
        <w:t>developed</w:t>
      </w:r>
      <w:r>
        <w:rPr>
          <w:spacing w:val="1"/>
        </w:rPr>
        <w:t xml:space="preserve"> </w:t>
      </w:r>
      <w:r>
        <w:t>and</w:t>
      </w:r>
      <w:r>
        <w:rPr>
          <w:spacing w:val="1"/>
        </w:rPr>
        <w:t xml:space="preserve"> </w:t>
      </w:r>
      <w:r>
        <w:t>installed.</w:t>
      </w:r>
      <w:r>
        <w:rPr>
          <w:spacing w:val="1"/>
        </w:rPr>
        <w:t xml:space="preserve"> </w:t>
      </w:r>
      <w:r>
        <w:t>All</w:t>
      </w:r>
      <w:r>
        <w:rPr>
          <w:spacing w:val="1"/>
        </w:rPr>
        <w:t xml:space="preserve"> </w:t>
      </w:r>
      <w:r w:rsidR="003068DB">
        <w:t>behavioral</w:t>
      </w:r>
      <w:r>
        <w:rPr>
          <w:spacing w:val="1"/>
        </w:rPr>
        <w:t xml:space="preserve"> </w:t>
      </w:r>
      <w:r>
        <w:t>aspects</w:t>
      </w:r>
      <w:r>
        <w:rPr>
          <w:spacing w:val="1"/>
        </w:rPr>
        <w:t xml:space="preserve"> </w:t>
      </w:r>
      <w:r>
        <w:t>are</w:t>
      </w:r>
      <w:r>
        <w:rPr>
          <w:spacing w:val="1"/>
        </w:rPr>
        <w:t xml:space="preserve"> </w:t>
      </w:r>
      <w:r>
        <w:t>considered</w:t>
      </w:r>
      <w:r>
        <w:rPr>
          <w:spacing w:val="1"/>
        </w:rPr>
        <w:t xml:space="preserve"> </w:t>
      </w:r>
      <w:r>
        <w:t>carefully</w:t>
      </w:r>
      <w:r>
        <w:rPr>
          <w:spacing w:val="-11"/>
        </w:rPr>
        <w:t xml:space="preserve"> </w:t>
      </w:r>
      <w:r>
        <w:t>and conclude</w:t>
      </w:r>
      <w:r>
        <w:rPr>
          <w:spacing w:val="-1"/>
        </w:rPr>
        <w:t xml:space="preserve"> </w:t>
      </w:r>
      <w:r>
        <w:t>that</w:t>
      </w:r>
      <w:r>
        <w:rPr>
          <w:spacing w:val="-1"/>
        </w:rPr>
        <w:t xml:space="preserve"> </w:t>
      </w:r>
      <w:r>
        <w:t>the</w:t>
      </w:r>
      <w:r>
        <w:rPr>
          <w:spacing w:val="-1"/>
        </w:rPr>
        <w:t xml:space="preserve"> </w:t>
      </w:r>
      <w:r>
        <w:t>project</w:t>
      </w:r>
      <w:r>
        <w:rPr>
          <w:spacing w:val="4"/>
        </w:rPr>
        <w:t xml:space="preserve"> </w:t>
      </w:r>
      <w:r>
        <w:t>is</w:t>
      </w:r>
      <w:r>
        <w:rPr>
          <w:spacing w:val="1"/>
        </w:rPr>
        <w:t xml:space="preserve"> </w:t>
      </w:r>
      <w:r w:rsidR="003068DB">
        <w:t>behaviorally</w:t>
      </w:r>
      <w:r>
        <w:rPr>
          <w:spacing w:val="-5"/>
        </w:rPr>
        <w:t xml:space="preserve"> </w:t>
      </w:r>
      <w:r>
        <w:t>feasible.</w:t>
      </w:r>
    </w:p>
    <w:p w:rsidR="001546D3" w:rsidRDefault="001546D3" w:rsidP="003068DB">
      <w:pPr>
        <w:spacing w:line="280" w:lineRule="auto"/>
        <w:jc w:val="both"/>
        <w:sectPr w:rsidR="001546D3"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577A85" w:rsidP="003068DB">
      <w:pPr>
        <w:pStyle w:val="ListParagraph"/>
        <w:numPr>
          <w:ilvl w:val="1"/>
          <w:numId w:val="9"/>
        </w:numPr>
        <w:tabs>
          <w:tab w:val="left" w:pos="1396"/>
        </w:tabs>
        <w:spacing w:before="185"/>
        <w:ind w:hanging="496"/>
        <w:jc w:val="both"/>
        <w:rPr>
          <w:b/>
          <w:sz w:val="28"/>
        </w:rPr>
      </w:pPr>
      <w:bookmarkStart w:id="228" w:name="2.2._Objective_of_Proposed_System"/>
      <w:bookmarkEnd w:id="228"/>
      <w:r w:rsidRPr="003068DB">
        <w:rPr>
          <w:b/>
          <w:color w:val="C00000"/>
          <w:sz w:val="28"/>
        </w:rPr>
        <w:lastRenderedPageBreak/>
        <w:t>Objective</w:t>
      </w:r>
      <w:r w:rsidRPr="003068DB">
        <w:rPr>
          <w:b/>
          <w:color w:val="C00000"/>
          <w:spacing w:val="-8"/>
          <w:sz w:val="28"/>
        </w:rPr>
        <w:t xml:space="preserve"> </w:t>
      </w:r>
      <w:r w:rsidRPr="003068DB">
        <w:rPr>
          <w:b/>
          <w:color w:val="C00000"/>
          <w:sz w:val="28"/>
        </w:rPr>
        <w:t>of</w:t>
      </w:r>
      <w:r w:rsidRPr="003068DB">
        <w:rPr>
          <w:b/>
          <w:color w:val="C00000"/>
          <w:spacing w:val="-5"/>
          <w:sz w:val="28"/>
        </w:rPr>
        <w:t xml:space="preserve"> </w:t>
      </w:r>
      <w:r w:rsidRPr="003068DB">
        <w:rPr>
          <w:b/>
          <w:color w:val="C00000"/>
          <w:sz w:val="28"/>
        </w:rPr>
        <w:t>Proposed</w:t>
      </w:r>
      <w:r w:rsidRPr="003068DB">
        <w:rPr>
          <w:b/>
          <w:color w:val="C00000"/>
          <w:spacing w:val="-9"/>
          <w:sz w:val="28"/>
        </w:rPr>
        <w:t xml:space="preserve"> </w:t>
      </w:r>
      <w:r w:rsidRPr="003068DB">
        <w:rPr>
          <w:b/>
          <w:color w:val="C00000"/>
          <w:sz w:val="28"/>
        </w:rPr>
        <w:t>System</w:t>
      </w:r>
    </w:p>
    <w:p w:rsidR="001546D3" w:rsidRDefault="001546D3" w:rsidP="003068DB">
      <w:pPr>
        <w:pStyle w:val="BodyText"/>
        <w:jc w:val="both"/>
        <w:rPr>
          <w:b/>
          <w:sz w:val="30"/>
        </w:rPr>
      </w:pPr>
    </w:p>
    <w:p w:rsidR="001546D3" w:rsidRDefault="001546D3" w:rsidP="003068DB">
      <w:pPr>
        <w:pStyle w:val="BodyText"/>
        <w:spacing w:before="8"/>
        <w:jc w:val="both"/>
        <w:rPr>
          <w:b/>
          <w:sz w:val="26"/>
        </w:rPr>
      </w:pPr>
    </w:p>
    <w:p w:rsidR="001546D3" w:rsidRDefault="00577A85" w:rsidP="003068DB">
      <w:pPr>
        <w:pStyle w:val="ListParagraph"/>
        <w:numPr>
          <w:ilvl w:val="2"/>
          <w:numId w:val="9"/>
        </w:numPr>
        <w:tabs>
          <w:tab w:val="left" w:pos="1530"/>
        </w:tabs>
        <w:spacing w:line="259" w:lineRule="auto"/>
        <w:ind w:right="1153"/>
        <w:jc w:val="both"/>
        <w:rPr>
          <w:sz w:val="24"/>
        </w:rPr>
      </w:pPr>
      <w:r>
        <w:rPr>
          <w:sz w:val="24"/>
        </w:rPr>
        <w:t xml:space="preserve">The project </w:t>
      </w:r>
      <w:r w:rsidR="008748BE">
        <w:rPr>
          <w:sz w:val="24"/>
        </w:rPr>
        <w:t>hospital</w:t>
      </w:r>
      <w:r>
        <w:rPr>
          <w:sz w:val="24"/>
        </w:rPr>
        <w:t xml:space="preserve"> management is software developed to simplify the communication</w:t>
      </w:r>
      <w:r>
        <w:rPr>
          <w:spacing w:val="-57"/>
          <w:sz w:val="24"/>
        </w:rPr>
        <w:t xml:space="preserve"> </w:t>
      </w:r>
      <w:r>
        <w:rPr>
          <w:sz w:val="24"/>
        </w:rPr>
        <w:t>process</w:t>
      </w:r>
      <w:r>
        <w:rPr>
          <w:spacing w:val="-1"/>
          <w:sz w:val="24"/>
        </w:rPr>
        <w:t xml:space="preserve"> </w:t>
      </w:r>
      <w:r>
        <w:rPr>
          <w:sz w:val="24"/>
        </w:rPr>
        <w:t>between</w:t>
      </w:r>
      <w:r>
        <w:rPr>
          <w:spacing w:val="-3"/>
          <w:sz w:val="24"/>
        </w:rPr>
        <w:t xml:space="preserve"> </w:t>
      </w:r>
      <w:r>
        <w:rPr>
          <w:sz w:val="24"/>
        </w:rPr>
        <w:t>the</w:t>
      </w:r>
      <w:r>
        <w:rPr>
          <w:spacing w:val="1"/>
          <w:sz w:val="24"/>
        </w:rPr>
        <w:t xml:space="preserve"> </w:t>
      </w:r>
      <w:r>
        <w:rPr>
          <w:sz w:val="24"/>
        </w:rPr>
        <w:t>doctor</w:t>
      </w:r>
      <w:r>
        <w:rPr>
          <w:spacing w:val="-1"/>
          <w:sz w:val="24"/>
        </w:rPr>
        <w:t xml:space="preserve"> </w:t>
      </w:r>
      <w:r>
        <w:rPr>
          <w:sz w:val="24"/>
        </w:rPr>
        <w:t>and</w:t>
      </w:r>
      <w:r>
        <w:rPr>
          <w:spacing w:val="2"/>
          <w:sz w:val="24"/>
        </w:rPr>
        <w:t xml:space="preserve"> </w:t>
      </w:r>
      <w:r>
        <w:rPr>
          <w:sz w:val="24"/>
        </w:rPr>
        <w:t>the receptionist.</w:t>
      </w:r>
    </w:p>
    <w:p w:rsidR="001546D3" w:rsidRDefault="00577A85" w:rsidP="003068DB">
      <w:pPr>
        <w:pStyle w:val="ListParagraph"/>
        <w:numPr>
          <w:ilvl w:val="2"/>
          <w:numId w:val="9"/>
        </w:numPr>
        <w:tabs>
          <w:tab w:val="left" w:pos="1530"/>
        </w:tabs>
        <w:spacing w:before="158" w:line="259" w:lineRule="auto"/>
        <w:ind w:right="2107"/>
        <w:jc w:val="both"/>
        <w:rPr>
          <w:sz w:val="24"/>
        </w:rPr>
      </w:pPr>
      <w:r>
        <w:rPr>
          <w:sz w:val="24"/>
        </w:rPr>
        <w:t>The</w:t>
      </w:r>
      <w:r>
        <w:rPr>
          <w:spacing w:val="-2"/>
          <w:sz w:val="24"/>
        </w:rPr>
        <w:t xml:space="preserve"> </w:t>
      </w:r>
      <w:r>
        <w:rPr>
          <w:sz w:val="24"/>
        </w:rPr>
        <w:t>software</w:t>
      </w:r>
      <w:r>
        <w:rPr>
          <w:spacing w:val="-1"/>
          <w:sz w:val="24"/>
        </w:rPr>
        <w:t xml:space="preserve"> </w:t>
      </w:r>
      <w:r>
        <w:rPr>
          <w:sz w:val="24"/>
        </w:rPr>
        <w:t>would</w:t>
      </w:r>
      <w:r>
        <w:rPr>
          <w:spacing w:val="-1"/>
          <w:sz w:val="24"/>
        </w:rPr>
        <w:t xml:space="preserve"> </w:t>
      </w:r>
      <w:r>
        <w:rPr>
          <w:sz w:val="24"/>
        </w:rPr>
        <w:t>be</w:t>
      </w:r>
      <w:r>
        <w:rPr>
          <w:spacing w:val="-1"/>
          <w:sz w:val="24"/>
        </w:rPr>
        <w:t xml:space="preserve"> </w:t>
      </w:r>
      <w:r>
        <w:rPr>
          <w:sz w:val="24"/>
        </w:rPr>
        <w:t>operated</w:t>
      </w:r>
      <w:r>
        <w:rPr>
          <w:spacing w:val="-1"/>
          <w:sz w:val="24"/>
        </w:rPr>
        <w:t xml:space="preserve"> </w:t>
      </w:r>
      <w:r>
        <w:rPr>
          <w:sz w:val="24"/>
        </w:rPr>
        <w:t>by</w:t>
      </w:r>
      <w:r>
        <w:rPr>
          <w:spacing w:val="-10"/>
          <w:sz w:val="24"/>
        </w:rPr>
        <w:t xml:space="preserve"> </w:t>
      </w:r>
      <w:r>
        <w:rPr>
          <w:sz w:val="24"/>
        </w:rPr>
        <w:t>two</w:t>
      </w:r>
      <w:r>
        <w:rPr>
          <w:spacing w:val="3"/>
          <w:sz w:val="24"/>
        </w:rPr>
        <w:t xml:space="preserve"> </w:t>
      </w:r>
      <w:r>
        <w:rPr>
          <w:sz w:val="24"/>
        </w:rPr>
        <w:t>users</w:t>
      </w:r>
      <w:r>
        <w:rPr>
          <w:spacing w:val="-7"/>
          <w:sz w:val="24"/>
        </w:rPr>
        <w:t xml:space="preserve"> </w:t>
      </w:r>
      <w:r>
        <w:rPr>
          <w:sz w:val="24"/>
        </w:rPr>
        <w:t>one</w:t>
      </w:r>
      <w:r>
        <w:rPr>
          <w:spacing w:val="-1"/>
          <w:sz w:val="24"/>
        </w:rPr>
        <w:t xml:space="preserve"> </w:t>
      </w:r>
      <w:r>
        <w:rPr>
          <w:sz w:val="24"/>
        </w:rPr>
        <w:t>is</w:t>
      </w:r>
      <w:r>
        <w:rPr>
          <w:spacing w:val="-3"/>
          <w:sz w:val="24"/>
        </w:rPr>
        <w:t xml:space="preserve"> </w:t>
      </w:r>
      <w:r>
        <w:rPr>
          <w:sz w:val="24"/>
        </w:rPr>
        <w:t>doctor</w:t>
      </w:r>
      <w:r>
        <w:rPr>
          <w:spacing w:val="-3"/>
          <w:sz w:val="24"/>
        </w:rPr>
        <w:t xml:space="preserve"> </w:t>
      </w:r>
      <w:r>
        <w:rPr>
          <w:sz w:val="24"/>
        </w:rPr>
        <w:t>and</w:t>
      </w:r>
      <w:r>
        <w:rPr>
          <w:spacing w:val="-1"/>
          <w:sz w:val="24"/>
        </w:rPr>
        <w:t xml:space="preserve"> </w:t>
      </w:r>
      <w:r>
        <w:rPr>
          <w:sz w:val="24"/>
        </w:rPr>
        <w:t>the</w:t>
      </w:r>
      <w:r>
        <w:rPr>
          <w:spacing w:val="-6"/>
          <w:sz w:val="24"/>
        </w:rPr>
        <w:t xml:space="preserve"> </w:t>
      </w:r>
      <w:r>
        <w:rPr>
          <w:sz w:val="24"/>
        </w:rPr>
        <w:t>other</w:t>
      </w:r>
      <w:r>
        <w:rPr>
          <w:spacing w:val="5"/>
          <w:sz w:val="24"/>
        </w:rPr>
        <w:t xml:space="preserve"> </w:t>
      </w:r>
      <w:r>
        <w:rPr>
          <w:sz w:val="24"/>
        </w:rPr>
        <w:t>is</w:t>
      </w:r>
      <w:r>
        <w:rPr>
          <w:spacing w:val="-57"/>
          <w:sz w:val="24"/>
        </w:rPr>
        <w:t xml:space="preserve"> </w:t>
      </w:r>
      <w:r>
        <w:rPr>
          <w:sz w:val="24"/>
        </w:rPr>
        <w:t>receptionist.</w:t>
      </w:r>
    </w:p>
    <w:p w:rsidR="001546D3" w:rsidRDefault="00577A85" w:rsidP="003068DB">
      <w:pPr>
        <w:pStyle w:val="ListParagraph"/>
        <w:numPr>
          <w:ilvl w:val="2"/>
          <w:numId w:val="9"/>
        </w:numPr>
        <w:tabs>
          <w:tab w:val="left" w:pos="1530"/>
        </w:tabs>
        <w:spacing w:before="162" w:line="259" w:lineRule="auto"/>
        <w:ind w:right="1119"/>
        <w:jc w:val="both"/>
        <w:rPr>
          <w:sz w:val="24"/>
        </w:rPr>
      </w:pPr>
      <w:r>
        <w:rPr>
          <w:sz w:val="24"/>
        </w:rPr>
        <w:t>Receptionist would be responsible for assigning token numbers to the patient visiting</w:t>
      </w:r>
      <w:r>
        <w:rPr>
          <w:spacing w:val="-57"/>
          <w:sz w:val="24"/>
        </w:rPr>
        <w:t xml:space="preserve"> </w:t>
      </w:r>
      <w:r>
        <w:rPr>
          <w:sz w:val="24"/>
        </w:rPr>
        <w:t xml:space="preserve">the </w:t>
      </w:r>
      <w:r w:rsidR="008748BE">
        <w:rPr>
          <w:sz w:val="24"/>
        </w:rPr>
        <w:t>hospital</w:t>
      </w:r>
      <w:r>
        <w:rPr>
          <w:sz w:val="24"/>
        </w:rPr>
        <w:t xml:space="preserve"> and save it in the database along with their details. These token numbers</w:t>
      </w:r>
      <w:r>
        <w:rPr>
          <w:spacing w:val="1"/>
          <w:sz w:val="24"/>
        </w:rPr>
        <w:t xml:space="preserve"> </w:t>
      </w:r>
      <w:r>
        <w:rPr>
          <w:sz w:val="24"/>
        </w:rPr>
        <w:t>along with respective patient details are sent to doctor. The doctor can thus view</w:t>
      </w:r>
      <w:r>
        <w:rPr>
          <w:spacing w:val="1"/>
          <w:sz w:val="24"/>
        </w:rPr>
        <w:t xml:space="preserve"> </w:t>
      </w:r>
      <w:r>
        <w:rPr>
          <w:sz w:val="24"/>
        </w:rPr>
        <w:t>patient details and after checking up the patient, the recommended medicines for the</w:t>
      </w:r>
      <w:r>
        <w:rPr>
          <w:spacing w:val="1"/>
          <w:sz w:val="24"/>
        </w:rPr>
        <w:t xml:space="preserve"> </w:t>
      </w:r>
      <w:r>
        <w:rPr>
          <w:sz w:val="24"/>
        </w:rPr>
        <w:t>particular</w:t>
      </w:r>
      <w:r>
        <w:rPr>
          <w:spacing w:val="-1"/>
          <w:sz w:val="24"/>
        </w:rPr>
        <w:t xml:space="preserve"> </w:t>
      </w:r>
      <w:r>
        <w:rPr>
          <w:sz w:val="24"/>
        </w:rPr>
        <w:t>patient</w:t>
      </w:r>
      <w:r>
        <w:rPr>
          <w:spacing w:val="4"/>
          <w:sz w:val="24"/>
        </w:rPr>
        <w:t xml:space="preserve"> </w:t>
      </w:r>
      <w:r>
        <w:rPr>
          <w:sz w:val="24"/>
        </w:rPr>
        <w:t>are</w:t>
      </w:r>
      <w:r>
        <w:rPr>
          <w:spacing w:val="-3"/>
          <w:sz w:val="24"/>
        </w:rPr>
        <w:t xml:space="preserve"> </w:t>
      </w:r>
      <w:r>
        <w:rPr>
          <w:sz w:val="24"/>
        </w:rPr>
        <w:t>fed</w:t>
      </w:r>
      <w:r>
        <w:rPr>
          <w:spacing w:val="3"/>
          <w:sz w:val="24"/>
        </w:rPr>
        <w:t xml:space="preserve"> </w:t>
      </w:r>
      <w:r>
        <w:rPr>
          <w:sz w:val="24"/>
        </w:rPr>
        <w:t>into</w:t>
      </w:r>
      <w:r>
        <w:rPr>
          <w:spacing w:val="-1"/>
          <w:sz w:val="24"/>
        </w:rPr>
        <w:t xml:space="preserve"> </w:t>
      </w:r>
      <w:r>
        <w:rPr>
          <w:sz w:val="24"/>
        </w:rPr>
        <w:t>the</w:t>
      </w:r>
      <w:r>
        <w:rPr>
          <w:spacing w:val="-3"/>
          <w:sz w:val="24"/>
        </w:rPr>
        <w:t xml:space="preserve"> </w:t>
      </w:r>
      <w:r>
        <w:rPr>
          <w:sz w:val="24"/>
        </w:rPr>
        <w:t>database</w:t>
      </w:r>
      <w:r>
        <w:rPr>
          <w:spacing w:val="3"/>
          <w:sz w:val="24"/>
        </w:rPr>
        <w:t xml:space="preserve"> </w:t>
      </w:r>
      <w:r>
        <w:rPr>
          <w:sz w:val="24"/>
        </w:rPr>
        <w:t>by</w:t>
      </w:r>
      <w:r>
        <w:rPr>
          <w:spacing w:val="-11"/>
          <w:sz w:val="24"/>
        </w:rPr>
        <w:t xml:space="preserve"> </w:t>
      </w:r>
      <w:r>
        <w:rPr>
          <w:sz w:val="24"/>
        </w:rPr>
        <w:t>the</w:t>
      </w:r>
      <w:r>
        <w:rPr>
          <w:spacing w:val="-2"/>
          <w:sz w:val="24"/>
        </w:rPr>
        <w:t xml:space="preserve"> </w:t>
      </w:r>
      <w:r>
        <w:rPr>
          <w:sz w:val="24"/>
        </w:rPr>
        <w:t>doctor</w:t>
      </w:r>
      <w:r>
        <w:rPr>
          <w:spacing w:val="-4"/>
          <w:sz w:val="24"/>
        </w:rPr>
        <w:t xml:space="preserve"> </w:t>
      </w:r>
      <w:r>
        <w:rPr>
          <w:sz w:val="24"/>
        </w:rPr>
        <w:t>and</w:t>
      </w:r>
      <w:r>
        <w:rPr>
          <w:spacing w:val="-2"/>
          <w:sz w:val="24"/>
        </w:rPr>
        <w:t xml:space="preserve"> </w:t>
      </w:r>
      <w:r>
        <w:rPr>
          <w:sz w:val="24"/>
        </w:rPr>
        <w:t>are</w:t>
      </w:r>
      <w:r>
        <w:rPr>
          <w:spacing w:val="-2"/>
          <w:sz w:val="24"/>
        </w:rPr>
        <w:t xml:space="preserve"> </w:t>
      </w:r>
      <w:r>
        <w:rPr>
          <w:sz w:val="24"/>
        </w:rPr>
        <w:t>sent</w:t>
      </w:r>
      <w:r>
        <w:rPr>
          <w:spacing w:val="-1"/>
          <w:sz w:val="24"/>
        </w:rPr>
        <w:t xml:space="preserve"> </w:t>
      </w:r>
      <w:r>
        <w:rPr>
          <w:sz w:val="24"/>
        </w:rPr>
        <w:t>to</w:t>
      </w:r>
      <w:r>
        <w:rPr>
          <w:spacing w:val="-2"/>
          <w:sz w:val="24"/>
        </w:rPr>
        <w:t xml:space="preserve"> </w:t>
      </w:r>
      <w:r>
        <w:rPr>
          <w:sz w:val="24"/>
        </w:rPr>
        <w:t>receptionist.</w:t>
      </w:r>
    </w:p>
    <w:p w:rsidR="001546D3" w:rsidRDefault="00577A85" w:rsidP="003068DB">
      <w:pPr>
        <w:pStyle w:val="ListParagraph"/>
        <w:numPr>
          <w:ilvl w:val="2"/>
          <w:numId w:val="9"/>
        </w:numPr>
        <w:tabs>
          <w:tab w:val="left" w:pos="1530"/>
        </w:tabs>
        <w:spacing w:before="157" w:line="259" w:lineRule="auto"/>
        <w:ind w:right="1157"/>
        <w:jc w:val="both"/>
        <w:rPr>
          <w:sz w:val="24"/>
        </w:rPr>
      </w:pPr>
      <w:r>
        <w:rPr>
          <w:sz w:val="24"/>
        </w:rPr>
        <w:t>The receptionist can then generate bill and feed into the database. The system also</w:t>
      </w:r>
      <w:r>
        <w:rPr>
          <w:spacing w:val="1"/>
          <w:sz w:val="24"/>
        </w:rPr>
        <w:t xml:space="preserve"> </w:t>
      </w:r>
      <w:r>
        <w:rPr>
          <w:sz w:val="24"/>
        </w:rPr>
        <w:t>maintains patient’s history so that doctor or receptionist can view them anytime. The</w:t>
      </w:r>
      <w:r>
        <w:rPr>
          <w:spacing w:val="-57"/>
          <w:sz w:val="24"/>
        </w:rPr>
        <w:t xml:space="preserve"> </w:t>
      </w:r>
      <w:r>
        <w:rPr>
          <w:sz w:val="24"/>
        </w:rPr>
        <w:t>system can thus reduce complexity in maintaining patient’s records. The project is</w:t>
      </w:r>
      <w:r>
        <w:rPr>
          <w:spacing w:val="1"/>
          <w:sz w:val="24"/>
        </w:rPr>
        <w:t xml:space="preserve"> </w:t>
      </w:r>
      <w:r>
        <w:rPr>
          <w:sz w:val="24"/>
        </w:rPr>
        <w:t xml:space="preserve">developed on </w:t>
      </w:r>
      <w:del w:id="229" w:author="Manoj" w:date="2023-12-15T22:29:00Z">
        <w:r w:rsidR="003068DB" w:rsidDel="00731264">
          <w:rPr>
            <w:sz w:val="24"/>
          </w:rPr>
          <w:delText>Net</w:delText>
        </w:r>
      </w:del>
      <w:del w:id="230" w:author="Manoj" w:date="2023-12-15T21:51:00Z">
        <w:r w:rsidR="003068DB" w:rsidDel="00E777B9">
          <w:rPr>
            <w:sz w:val="24"/>
          </w:rPr>
          <w:delText>b</w:delText>
        </w:r>
      </w:del>
      <w:del w:id="231" w:author="Manoj" w:date="2023-12-15T22:29:00Z">
        <w:r w:rsidR="003068DB" w:rsidDel="00731264">
          <w:rPr>
            <w:sz w:val="24"/>
          </w:rPr>
          <w:delText>eans</w:delText>
        </w:r>
      </w:del>
      <w:ins w:id="232" w:author="Manoj" w:date="2023-12-15T22:29:00Z">
        <w:r w:rsidR="00731264">
          <w:rPr>
            <w:sz w:val="24"/>
          </w:rPr>
          <w:t>Net Beans</w:t>
        </w:r>
      </w:ins>
      <w:r>
        <w:rPr>
          <w:sz w:val="24"/>
        </w:rPr>
        <w:t xml:space="preserve"> platform and is </w:t>
      </w:r>
      <w:r w:rsidR="003068DB">
        <w:rPr>
          <w:sz w:val="24"/>
        </w:rPr>
        <w:t>supported by a SQL</w:t>
      </w:r>
      <w:r>
        <w:rPr>
          <w:sz w:val="24"/>
        </w:rPr>
        <w:t xml:space="preserve"> database to store user</w:t>
      </w:r>
      <w:r>
        <w:rPr>
          <w:spacing w:val="1"/>
          <w:sz w:val="24"/>
        </w:rPr>
        <w:t xml:space="preserve"> </w:t>
      </w:r>
      <w:r>
        <w:rPr>
          <w:sz w:val="24"/>
        </w:rPr>
        <w:t>specific details</w:t>
      </w:r>
    </w:p>
    <w:p w:rsidR="001546D3" w:rsidRDefault="00577A85" w:rsidP="003068DB">
      <w:pPr>
        <w:pStyle w:val="BodyText"/>
        <w:spacing w:before="161"/>
        <w:ind w:left="900"/>
        <w:jc w:val="both"/>
      </w:pPr>
      <w:r>
        <w:t>The</w:t>
      </w:r>
      <w:r>
        <w:rPr>
          <w:spacing w:val="-2"/>
        </w:rPr>
        <w:t xml:space="preserve"> </w:t>
      </w:r>
      <w:r>
        <w:t>aim</w:t>
      </w:r>
      <w:r>
        <w:rPr>
          <w:spacing w:val="-5"/>
        </w:rPr>
        <w:t xml:space="preserve"> </w:t>
      </w:r>
      <w:r>
        <w:t>of</w:t>
      </w:r>
      <w:r>
        <w:rPr>
          <w:spacing w:val="-8"/>
        </w:rPr>
        <w:t xml:space="preserve"> </w:t>
      </w:r>
      <w:r>
        <w:t>the</w:t>
      </w:r>
      <w:r>
        <w:rPr>
          <w:spacing w:val="-2"/>
        </w:rPr>
        <w:t xml:space="preserve"> </w:t>
      </w:r>
      <w:r>
        <w:t>proposed system</w:t>
      </w:r>
      <w:r>
        <w:rPr>
          <w:spacing w:val="-6"/>
        </w:rPr>
        <w:t xml:space="preserve"> </w:t>
      </w:r>
      <w:r>
        <w:t>is</w:t>
      </w:r>
      <w:r>
        <w:rPr>
          <w:spacing w:val="-2"/>
        </w:rPr>
        <w:t xml:space="preserve"> </w:t>
      </w:r>
      <w:r>
        <w:t>to</w:t>
      </w:r>
      <w:r>
        <w:rPr>
          <w:spacing w:val="4"/>
        </w:rPr>
        <w:t xml:space="preserve"> </w:t>
      </w:r>
      <w:r>
        <w:t>develop a</w:t>
      </w:r>
      <w:r>
        <w:rPr>
          <w:spacing w:val="-1"/>
        </w:rPr>
        <w:t xml:space="preserve"> </w:t>
      </w:r>
      <w:r>
        <w:t>system</w:t>
      </w:r>
      <w:r>
        <w:rPr>
          <w:spacing w:val="-10"/>
        </w:rPr>
        <w:t xml:space="preserve"> </w:t>
      </w:r>
      <w:r>
        <w:t>of</w:t>
      </w:r>
      <w:r>
        <w:rPr>
          <w:spacing w:val="-3"/>
        </w:rPr>
        <w:t xml:space="preserve"> </w:t>
      </w:r>
      <w:r>
        <w:t>improved</w:t>
      </w:r>
      <w:r>
        <w:rPr>
          <w:spacing w:val="3"/>
        </w:rPr>
        <w:t xml:space="preserve"> </w:t>
      </w:r>
      <w:r>
        <w:t>facilities.</w:t>
      </w:r>
    </w:p>
    <w:p w:rsidR="001546D3" w:rsidRDefault="001546D3" w:rsidP="003068DB">
      <w:pPr>
        <w:pStyle w:val="BodyText"/>
        <w:spacing w:before="6"/>
        <w:jc w:val="both"/>
        <w:rPr>
          <w:sz w:val="31"/>
        </w:rPr>
      </w:pPr>
    </w:p>
    <w:p w:rsidR="001546D3" w:rsidRDefault="00577A85" w:rsidP="003068DB">
      <w:pPr>
        <w:pStyle w:val="ListParagraph"/>
        <w:numPr>
          <w:ilvl w:val="3"/>
          <w:numId w:val="9"/>
        </w:numPr>
        <w:tabs>
          <w:tab w:val="left" w:pos="1847"/>
        </w:tabs>
        <w:ind w:hanging="150"/>
        <w:jc w:val="both"/>
        <w:rPr>
          <w:sz w:val="24"/>
        </w:rPr>
      </w:pPr>
      <w:r>
        <w:rPr>
          <w:sz w:val="24"/>
        </w:rPr>
        <w:t>Security</w:t>
      </w:r>
      <w:r>
        <w:rPr>
          <w:spacing w:val="-6"/>
          <w:sz w:val="24"/>
        </w:rPr>
        <w:t xml:space="preserve"> </w:t>
      </w:r>
      <w:r>
        <w:rPr>
          <w:sz w:val="24"/>
        </w:rPr>
        <w:t>of</w:t>
      </w:r>
      <w:r>
        <w:rPr>
          <w:spacing w:val="-3"/>
          <w:sz w:val="24"/>
        </w:rPr>
        <w:t xml:space="preserve"> </w:t>
      </w:r>
      <w:r>
        <w:rPr>
          <w:sz w:val="24"/>
        </w:rPr>
        <w:t>data.</w:t>
      </w:r>
    </w:p>
    <w:p w:rsidR="001546D3" w:rsidRDefault="00577A85" w:rsidP="003068DB">
      <w:pPr>
        <w:pStyle w:val="ListParagraph"/>
        <w:numPr>
          <w:ilvl w:val="3"/>
          <w:numId w:val="9"/>
        </w:numPr>
        <w:tabs>
          <w:tab w:val="left" w:pos="1847"/>
        </w:tabs>
        <w:spacing w:before="152"/>
        <w:ind w:hanging="150"/>
        <w:jc w:val="both"/>
        <w:rPr>
          <w:sz w:val="24"/>
        </w:rPr>
      </w:pPr>
      <w:r>
        <w:rPr>
          <w:sz w:val="24"/>
        </w:rPr>
        <w:t>Ensure</w:t>
      </w:r>
      <w:r>
        <w:rPr>
          <w:spacing w:val="-3"/>
          <w:sz w:val="24"/>
        </w:rPr>
        <w:t xml:space="preserve"> </w:t>
      </w:r>
      <w:r>
        <w:rPr>
          <w:sz w:val="24"/>
        </w:rPr>
        <w:t>data</w:t>
      </w:r>
      <w:r>
        <w:rPr>
          <w:spacing w:val="-3"/>
          <w:sz w:val="24"/>
        </w:rPr>
        <w:t xml:space="preserve"> </w:t>
      </w:r>
      <w:r>
        <w:rPr>
          <w:sz w:val="24"/>
        </w:rPr>
        <w:t>accuracy.</w:t>
      </w:r>
    </w:p>
    <w:p w:rsidR="001546D3" w:rsidRDefault="00577A85" w:rsidP="003068DB">
      <w:pPr>
        <w:pStyle w:val="ListParagraph"/>
        <w:numPr>
          <w:ilvl w:val="3"/>
          <w:numId w:val="9"/>
        </w:numPr>
        <w:tabs>
          <w:tab w:val="left" w:pos="1847"/>
        </w:tabs>
        <w:spacing w:before="156"/>
        <w:ind w:hanging="150"/>
        <w:jc w:val="both"/>
        <w:rPr>
          <w:sz w:val="24"/>
        </w:rPr>
      </w:pPr>
      <w:r>
        <w:rPr>
          <w:sz w:val="24"/>
        </w:rPr>
        <w:t>Greater</w:t>
      </w:r>
      <w:r>
        <w:rPr>
          <w:spacing w:val="-7"/>
          <w:sz w:val="24"/>
        </w:rPr>
        <w:t xml:space="preserve"> </w:t>
      </w:r>
      <w:r>
        <w:rPr>
          <w:sz w:val="24"/>
        </w:rPr>
        <w:t>efficiency.</w:t>
      </w:r>
    </w:p>
    <w:p w:rsidR="001546D3" w:rsidRDefault="00577A85" w:rsidP="003068DB">
      <w:pPr>
        <w:pStyle w:val="ListParagraph"/>
        <w:numPr>
          <w:ilvl w:val="3"/>
          <w:numId w:val="9"/>
        </w:numPr>
        <w:tabs>
          <w:tab w:val="left" w:pos="1847"/>
        </w:tabs>
        <w:spacing w:before="156"/>
        <w:ind w:hanging="150"/>
        <w:jc w:val="both"/>
        <w:rPr>
          <w:sz w:val="24"/>
        </w:rPr>
      </w:pPr>
      <w:r>
        <w:rPr>
          <w:sz w:val="24"/>
        </w:rPr>
        <w:t>Better</w:t>
      </w:r>
      <w:r>
        <w:rPr>
          <w:spacing w:val="-3"/>
          <w:sz w:val="24"/>
        </w:rPr>
        <w:t xml:space="preserve"> </w:t>
      </w:r>
      <w:r>
        <w:rPr>
          <w:sz w:val="24"/>
        </w:rPr>
        <w:t>services.</w:t>
      </w:r>
    </w:p>
    <w:p w:rsidR="001546D3" w:rsidRDefault="00577A85" w:rsidP="003068DB">
      <w:pPr>
        <w:pStyle w:val="ListParagraph"/>
        <w:numPr>
          <w:ilvl w:val="3"/>
          <w:numId w:val="9"/>
        </w:numPr>
        <w:tabs>
          <w:tab w:val="left" w:pos="1847"/>
        </w:tabs>
        <w:spacing w:before="156"/>
        <w:ind w:hanging="150"/>
        <w:jc w:val="both"/>
        <w:rPr>
          <w:sz w:val="24"/>
        </w:rPr>
      </w:pPr>
      <w:r>
        <w:rPr>
          <w:sz w:val="24"/>
        </w:rPr>
        <w:t>User</w:t>
      </w:r>
      <w:r>
        <w:rPr>
          <w:spacing w:val="-1"/>
          <w:sz w:val="24"/>
        </w:rPr>
        <w:t xml:space="preserve"> </w:t>
      </w:r>
      <w:r>
        <w:rPr>
          <w:sz w:val="24"/>
        </w:rPr>
        <w:t>friendliness</w:t>
      </w:r>
      <w:r>
        <w:rPr>
          <w:spacing w:val="-7"/>
          <w:sz w:val="24"/>
        </w:rPr>
        <w:t xml:space="preserve"> </w:t>
      </w:r>
      <w:r>
        <w:rPr>
          <w:sz w:val="24"/>
        </w:rPr>
        <w:t>and</w:t>
      </w:r>
      <w:r>
        <w:rPr>
          <w:spacing w:val="-2"/>
          <w:sz w:val="24"/>
        </w:rPr>
        <w:t xml:space="preserve"> </w:t>
      </w:r>
      <w:r>
        <w:rPr>
          <w:sz w:val="24"/>
        </w:rPr>
        <w:t>interactive.</w:t>
      </w:r>
    </w:p>
    <w:p w:rsidR="001546D3" w:rsidRDefault="00577A85" w:rsidP="003068DB">
      <w:pPr>
        <w:pStyle w:val="ListParagraph"/>
        <w:numPr>
          <w:ilvl w:val="3"/>
          <w:numId w:val="9"/>
        </w:numPr>
        <w:tabs>
          <w:tab w:val="left" w:pos="1847"/>
        </w:tabs>
        <w:spacing w:before="156"/>
        <w:ind w:hanging="150"/>
        <w:jc w:val="both"/>
        <w:rPr>
          <w:sz w:val="24"/>
        </w:rPr>
      </w:pPr>
      <w:r>
        <w:rPr>
          <w:sz w:val="24"/>
        </w:rPr>
        <w:t>Minimum</w:t>
      </w:r>
      <w:r>
        <w:rPr>
          <w:spacing w:val="-11"/>
          <w:sz w:val="24"/>
        </w:rPr>
        <w:t xml:space="preserve"> </w:t>
      </w:r>
      <w:r>
        <w:rPr>
          <w:sz w:val="24"/>
        </w:rPr>
        <w:t>time</w:t>
      </w:r>
      <w:r>
        <w:rPr>
          <w:spacing w:val="-4"/>
          <w:sz w:val="24"/>
        </w:rPr>
        <w:t xml:space="preserve"> </w:t>
      </w:r>
      <w:r>
        <w:rPr>
          <w:sz w:val="24"/>
        </w:rPr>
        <w:t>required</w:t>
      </w:r>
      <w:r>
        <w:rPr>
          <w:spacing w:val="1"/>
          <w:sz w:val="24"/>
        </w:rPr>
        <w:t xml:space="preserve"> </w:t>
      </w:r>
      <w:r>
        <w:rPr>
          <w:sz w:val="24"/>
        </w:rPr>
        <w:t>for</w:t>
      </w:r>
      <w:r>
        <w:rPr>
          <w:spacing w:val="-2"/>
          <w:sz w:val="24"/>
        </w:rPr>
        <w:t xml:space="preserve"> </w:t>
      </w:r>
      <w:r>
        <w:rPr>
          <w:sz w:val="24"/>
        </w:rPr>
        <w:t>searching</w:t>
      </w: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Pr="00E918CB" w:rsidRDefault="00E918CB" w:rsidP="00E918CB">
      <w:pPr>
        <w:tabs>
          <w:tab w:val="left" w:pos="1847"/>
        </w:tabs>
        <w:spacing w:before="156"/>
        <w:jc w:val="both"/>
        <w:rPr>
          <w:sz w:val="24"/>
        </w:rPr>
      </w:pPr>
    </w:p>
    <w:p w:rsidR="001546D3" w:rsidRPr="00E918CB" w:rsidRDefault="00577A85" w:rsidP="00E918CB">
      <w:pPr>
        <w:pStyle w:val="ListParagraph"/>
        <w:numPr>
          <w:ilvl w:val="1"/>
          <w:numId w:val="8"/>
        </w:numPr>
        <w:tabs>
          <w:tab w:val="left" w:pos="1175"/>
        </w:tabs>
        <w:spacing w:before="161"/>
        <w:ind w:left="280"/>
        <w:jc w:val="both"/>
        <w:rPr>
          <w:b/>
          <w:sz w:val="28"/>
          <w:szCs w:val="28"/>
        </w:rPr>
      </w:pPr>
      <w:r w:rsidRPr="00E918CB">
        <w:rPr>
          <w:b/>
          <w:color w:val="2D74B5"/>
          <w:sz w:val="28"/>
          <w:szCs w:val="28"/>
        </w:rPr>
        <w:lastRenderedPageBreak/>
        <w:t>Users</w:t>
      </w:r>
      <w:r w:rsidRPr="00E918CB">
        <w:rPr>
          <w:b/>
          <w:color w:val="2D74B5"/>
          <w:spacing w:val="1"/>
          <w:sz w:val="28"/>
          <w:szCs w:val="28"/>
        </w:rPr>
        <w:t xml:space="preserve"> </w:t>
      </w:r>
      <w:r w:rsidRPr="00E918CB">
        <w:rPr>
          <w:b/>
          <w:color w:val="2D74B5"/>
          <w:sz w:val="28"/>
          <w:szCs w:val="28"/>
        </w:rPr>
        <w:t>of</w:t>
      </w:r>
      <w:r w:rsidRPr="00E918CB">
        <w:rPr>
          <w:b/>
          <w:color w:val="2D74B5"/>
          <w:spacing w:val="-4"/>
          <w:sz w:val="28"/>
          <w:szCs w:val="28"/>
        </w:rPr>
        <w:t xml:space="preserve"> </w:t>
      </w:r>
      <w:r w:rsidRPr="00E918CB">
        <w:rPr>
          <w:b/>
          <w:color w:val="2D74B5"/>
          <w:sz w:val="28"/>
          <w:szCs w:val="28"/>
        </w:rPr>
        <w:t>System</w:t>
      </w:r>
    </w:p>
    <w:p w:rsidR="001546D3" w:rsidRDefault="001546D3" w:rsidP="003068DB">
      <w:pPr>
        <w:pStyle w:val="BodyText"/>
        <w:spacing w:before="9"/>
        <w:jc w:val="both"/>
        <w:rPr>
          <w:b/>
          <w:sz w:val="26"/>
        </w:rPr>
      </w:pPr>
    </w:p>
    <w:p w:rsidR="001546D3" w:rsidRDefault="00577A85" w:rsidP="003068DB">
      <w:pPr>
        <w:pStyle w:val="ListParagraph"/>
        <w:numPr>
          <w:ilvl w:val="2"/>
          <w:numId w:val="8"/>
        </w:numPr>
        <w:tabs>
          <w:tab w:val="left" w:pos="1621"/>
        </w:tabs>
        <w:spacing w:before="1"/>
        <w:jc w:val="both"/>
      </w:pPr>
      <w:r>
        <w:t>DOCTORS</w:t>
      </w:r>
    </w:p>
    <w:p w:rsidR="001546D3" w:rsidRDefault="00777979" w:rsidP="003068DB">
      <w:pPr>
        <w:pStyle w:val="ListParagraph"/>
        <w:numPr>
          <w:ilvl w:val="2"/>
          <w:numId w:val="8"/>
        </w:numPr>
        <w:tabs>
          <w:tab w:val="left" w:pos="1621"/>
        </w:tabs>
        <w:spacing w:before="11"/>
        <w:jc w:val="both"/>
      </w:pPr>
      <w:r>
        <w:t>STAFFS</w:t>
      </w:r>
      <w:r w:rsidR="00F7404F">
        <w:t xml:space="preserve"> </w:t>
      </w:r>
    </w:p>
    <w:p w:rsidR="00F7404F" w:rsidRDefault="00F7404F" w:rsidP="003068DB">
      <w:pPr>
        <w:pStyle w:val="ListParagraph"/>
        <w:numPr>
          <w:ilvl w:val="2"/>
          <w:numId w:val="8"/>
        </w:numPr>
        <w:tabs>
          <w:tab w:val="left" w:pos="1621"/>
        </w:tabs>
        <w:spacing w:before="11"/>
        <w:jc w:val="both"/>
      </w:pPr>
      <w:r>
        <w:t>ADMIN</w:t>
      </w:r>
    </w:p>
    <w:p w:rsidR="00F7404F" w:rsidRDefault="00F7404F" w:rsidP="00F7404F">
      <w:pPr>
        <w:tabs>
          <w:tab w:val="left" w:pos="1621"/>
        </w:tabs>
        <w:spacing w:before="11"/>
        <w:jc w:val="both"/>
      </w:pPr>
      <w:r>
        <w:t>2.3.1. Doctors : Doctors have only permission for give the prescription to patient. Doctor can change password of himself for login, also doctors can be view patient history.</w:t>
      </w:r>
    </w:p>
    <w:p w:rsidR="00F7404F" w:rsidRDefault="00F7404F" w:rsidP="00F7404F">
      <w:pPr>
        <w:tabs>
          <w:tab w:val="left" w:pos="1621"/>
        </w:tabs>
        <w:spacing w:before="11"/>
        <w:jc w:val="both"/>
      </w:pPr>
    </w:p>
    <w:p w:rsidR="00F7404F" w:rsidRDefault="00F7404F" w:rsidP="00F7404F">
      <w:pPr>
        <w:tabs>
          <w:tab w:val="left" w:pos="1621"/>
        </w:tabs>
        <w:spacing w:before="11"/>
        <w:jc w:val="both"/>
      </w:pPr>
    </w:p>
    <w:p w:rsidR="00F7404F" w:rsidRDefault="00F7404F" w:rsidP="00F7404F">
      <w:pPr>
        <w:tabs>
          <w:tab w:val="left" w:pos="1621"/>
        </w:tabs>
        <w:spacing w:before="11"/>
        <w:jc w:val="both"/>
      </w:pPr>
    </w:p>
    <w:p w:rsidR="00C1346B" w:rsidRDefault="00F7404F" w:rsidP="00F7404F">
      <w:pPr>
        <w:tabs>
          <w:tab w:val="left" w:pos="1621"/>
        </w:tabs>
        <w:spacing w:before="11"/>
        <w:jc w:val="both"/>
      </w:pPr>
      <w:r>
        <w:t xml:space="preserve">2.3.2 Staff: Staff can be login as staff or Receptionist. He has permission of Register a patient, </w:t>
      </w:r>
      <w:r w:rsidR="00C1346B">
        <w:t>View Patient Details and He can book appointment of Patient.</w:t>
      </w:r>
    </w:p>
    <w:p w:rsidR="00C1346B" w:rsidRDefault="00C1346B" w:rsidP="00F7404F">
      <w:pPr>
        <w:tabs>
          <w:tab w:val="left" w:pos="1621"/>
        </w:tabs>
        <w:spacing w:before="11"/>
        <w:jc w:val="both"/>
      </w:pPr>
    </w:p>
    <w:p w:rsidR="00F7404F" w:rsidRDefault="00C1346B" w:rsidP="00F7404F">
      <w:pPr>
        <w:tabs>
          <w:tab w:val="left" w:pos="1621"/>
        </w:tabs>
        <w:spacing w:before="11"/>
        <w:jc w:val="both"/>
      </w:pPr>
      <w:r>
        <w:t>2.3.3 Admin: Admin have all the permissions, can change any users password, or deletes user and add user.</w:t>
      </w:r>
      <w:r w:rsidR="00F7404F">
        <w:t xml:space="preserve">  </w:t>
      </w:r>
    </w:p>
    <w:p w:rsidR="001546D3" w:rsidRDefault="001546D3" w:rsidP="003068DB">
      <w:pPr>
        <w:jc w:val="both"/>
        <w:sectPr w:rsidR="001546D3"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577A85" w:rsidP="00E918CB">
      <w:pPr>
        <w:pStyle w:val="Heading2"/>
        <w:numPr>
          <w:ilvl w:val="0"/>
          <w:numId w:val="10"/>
        </w:numPr>
        <w:tabs>
          <w:tab w:val="left" w:pos="1266"/>
        </w:tabs>
        <w:ind w:left="366" w:hanging="366"/>
        <w:jc w:val="both"/>
        <w:rPr>
          <w:color w:val="FF0000"/>
          <w:sz w:val="32"/>
          <w:szCs w:val="32"/>
        </w:rPr>
      </w:pPr>
      <w:bookmarkStart w:id="233" w:name="3._Analysis_and_Design"/>
      <w:bookmarkEnd w:id="233"/>
      <w:r w:rsidRPr="00694802">
        <w:rPr>
          <w:color w:val="FF0000"/>
          <w:sz w:val="32"/>
          <w:szCs w:val="32"/>
        </w:rPr>
        <w:lastRenderedPageBreak/>
        <w:t>Analysis</w:t>
      </w:r>
      <w:r w:rsidRPr="00694802">
        <w:rPr>
          <w:color w:val="FF0000"/>
          <w:spacing w:val="-5"/>
          <w:sz w:val="32"/>
          <w:szCs w:val="32"/>
        </w:rPr>
        <w:t xml:space="preserve"> </w:t>
      </w:r>
      <w:r w:rsidRPr="00694802">
        <w:rPr>
          <w:color w:val="FF0000"/>
          <w:sz w:val="32"/>
          <w:szCs w:val="32"/>
        </w:rPr>
        <w:t>and</w:t>
      </w:r>
      <w:r w:rsidRPr="00694802">
        <w:rPr>
          <w:color w:val="FF0000"/>
          <w:spacing w:val="-8"/>
          <w:sz w:val="32"/>
          <w:szCs w:val="32"/>
        </w:rPr>
        <w:t xml:space="preserve"> </w:t>
      </w:r>
      <w:r w:rsidRPr="00694802">
        <w:rPr>
          <w:color w:val="FF0000"/>
          <w:sz w:val="32"/>
          <w:szCs w:val="32"/>
        </w:rPr>
        <w:t>Design</w:t>
      </w:r>
    </w:p>
    <w:p w:rsidR="00E918CB" w:rsidRPr="00694802" w:rsidRDefault="00E918CB" w:rsidP="00E918CB">
      <w:pPr>
        <w:pStyle w:val="Heading2"/>
        <w:tabs>
          <w:tab w:val="left" w:pos="1266"/>
        </w:tabs>
        <w:ind w:left="0"/>
        <w:jc w:val="both"/>
        <w:rPr>
          <w:color w:val="FF0000"/>
          <w:sz w:val="32"/>
          <w:szCs w:val="32"/>
        </w:rPr>
      </w:pPr>
    </w:p>
    <w:p w:rsidR="001546D3" w:rsidRPr="00694802" w:rsidRDefault="00577A85" w:rsidP="00E918CB">
      <w:pPr>
        <w:pStyle w:val="Heading4"/>
        <w:numPr>
          <w:ilvl w:val="1"/>
          <w:numId w:val="7"/>
        </w:numPr>
        <w:tabs>
          <w:tab w:val="left" w:pos="2044"/>
        </w:tabs>
        <w:spacing w:before="75" w:line="256" w:lineRule="auto"/>
        <w:jc w:val="both"/>
        <w:rPr>
          <w:color w:val="C00000"/>
        </w:rPr>
      </w:pPr>
      <w:bookmarkStart w:id="234" w:name="3.1_System_Requirement_(Functional_&amp;_Non"/>
      <w:bookmarkEnd w:id="234"/>
      <w:r w:rsidRPr="00694802">
        <w:rPr>
          <w:color w:val="C00000"/>
        </w:rPr>
        <w:t>System</w:t>
      </w:r>
      <w:r w:rsidRPr="00694802">
        <w:rPr>
          <w:color w:val="C00000"/>
          <w:spacing w:val="-8"/>
        </w:rPr>
        <w:t xml:space="preserve"> </w:t>
      </w:r>
      <w:r w:rsidRPr="00694802">
        <w:rPr>
          <w:color w:val="C00000"/>
        </w:rPr>
        <w:t>Requirement</w:t>
      </w:r>
      <w:r w:rsidRPr="00694802">
        <w:rPr>
          <w:color w:val="C00000"/>
          <w:spacing w:val="-8"/>
        </w:rPr>
        <w:t xml:space="preserve"> </w:t>
      </w:r>
      <w:r w:rsidRPr="00694802">
        <w:rPr>
          <w:color w:val="C00000"/>
        </w:rPr>
        <w:t>(Functional</w:t>
      </w:r>
      <w:r w:rsidRPr="00694802">
        <w:rPr>
          <w:color w:val="C00000"/>
          <w:spacing w:val="-2"/>
        </w:rPr>
        <w:t xml:space="preserve"> </w:t>
      </w:r>
      <w:r w:rsidRPr="00694802">
        <w:rPr>
          <w:color w:val="C00000"/>
        </w:rPr>
        <w:t>&amp;</w:t>
      </w:r>
      <w:r w:rsidRPr="00694802">
        <w:rPr>
          <w:color w:val="C00000"/>
          <w:spacing w:val="-8"/>
        </w:rPr>
        <w:t xml:space="preserve"> </w:t>
      </w:r>
      <w:r w:rsidRPr="00694802">
        <w:rPr>
          <w:color w:val="C00000"/>
        </w:rPr>
        <w:t>Non-Functional</w:t>
      </w:r>
      <w:r w:rsidRPr="00694802">
        <w:rPr>
          <w:color w:val="C00000"/>
          <w:spacing w:val="-67"/>
        </w:rPr>
        <w:t xml:space="preserve"> </w:t>
      </w:r>
      <w:r w:rsidRPr="00694802">
        <w:rPr>
          <w:color w:val="C00000"/>
        </w:rPr>
        <w:t>Requirement)</w:t>
      </w:r>
    </w:p>
    <w:p w:rsidR="001546D3" w:rsidRDefault="00694802" w:rsidP="003068DB">
      <w:pPr>
        <w:pStyle w:val="Heading6"/>
        <w:numPr>
          <w:ilvl w:val="2"/>
          <w:numId w:val="7"/>
        </w:numPr>
        <w:tabs>
          <w:tab w:val="left" w:pos="1443"/>
        </w:tabs>
        <w:spacing w:before="154"/>
        <w:ind w:hanging="543"/>
        <w:jc w:val="both"/>
      </w:pPr>
      <w:r>
        <w:rPr>
          <w:color w:val="2D74B5"/>
        </w:rPr>
        <w:t xml:space="preserve">  </w:t>
      </w:r>
      <w:r w:rsidR="00577A85">
        <w:rPr>
          <w:color w:val="2D74B5"/>
        </w:rPr>
        <w:t>Functional</w:t>
      </w:r>
      <w:r w:rsidR="00577A85">
        <w:rPr>
          <w:color w:val="2D74B5"/>
          <w:spacing w:val="-9"/>
        </w:rPr>
        <w:t xml:space="preserve"> </w:t>
      </w:r>
      <w:r w:rsidR="00577A85">
        <w:rPr>
          <w:color w:val="2D74B5"/>
        </w:rPr>
        <w:t>Requirements:</w:t>
      </w:r>
    </w:p>
    <w:p w:rsidR="001546D3" w:rsidRDefault="00577A85" w:rsidP="003068DB">
      <w:pPr>
        <w:pStyle w:val="ListParagraph"/>
        <w:numPr>
          <w:ilvl w:val="3"/>
          <w:numId w:val="7"/>
        </w:numPr>
        <w:tabs>
          <w:tab w:val="left" w:pos="1621"/>
        </w:tabs>
        <w:spacing w:before="46" w:line="274" w:lineRule="exact"/>
        <w:jc w:val="both"/>
        <w:rPr>
          <w:b/>
          <w:sz w:val="24"/>
        </w:rPr>
      </w:pPr>
      <w:r>
        <w:rPr>
          <w:b/>
          <w:sz w:val="24"/>
          <w:u w:val="thick"/>
        </w:rPr>
        <w:t>Login Module:-</w:t>
      </w:r>
    </w:p>
    <w:p w:rsidR="001546D3" w:rsidRDefault="00577A85" w:rsidP="003068DB">
      <w:pPr>
        <w:pStyle w:val="ListParagraph"/>
        <w:numPr>
          <w:ilvl w:val="4"/>
          <w:numId w:val="7"/>
        </w:numPr>
        <w:tabs>
          <w:tab w:val="left" w:pos="1770"/>
        </w:tabs>
        <w:ind w:right="1447"/>
        <w:jc w:val="both"/>
      </w:pPr>
      <w:r>
        <w:t>The</w:t>
      </w:r>
      <w:r>
        <w:rPr>
          <w:spacing w:val="-7"/>
        </w:rPr>
        <w:t xml:space="preserve"> </w:t>
      </w:r>
      <w:r>
        <w:t>system</w:t>
      </w:r>
      <w:r>
        <w:rPr>
          <w:spacing w:val="-3"/>
        </w:rPr>
        <w:t xml:space="preserve"> </w:t>
      </w:r>
      <w:r>
        <w:t>only</w:t>
      </w:r>
      <w:r>
        <w:rPr>
          <w:spacing w:val="-5"/>
        </w:rPr>
        <w:t xml:space="preserve"> </w:t>
      </w:r>
      <w:r>
        <w:t>can</w:t>
      </w:r>
      <w:r>
        <w:rPr>
          <w:spacing w:val="-4"/>
        </w:rPr>
        <w:t xml:space="preserve"> </w:t>
      </w:r>
      <w:r>
        <w:t>access</w:t>
      </w:r>
      <w:r>
        <w:rPr>
          <w:spacing w:val="1"/>
        </w:rPr>
        <w:t xml:space="preserve"> </w:t>
      </w:r>
      <w:r>
        <w:t>by</w:t>
      </w:r>
      <w:r>
        <w:rPr>
          <w:spacing w:val="-4"/>
        </w:rPr>
        <w:t xml:space="preserve"> </w:t>
      </w:r>
      <w:r>
        <w:t>the</w:t>
      </w:r>
      <w:r>
        <w:rPr>
          <w:spacing w:val="-7"/>
        </w:rPr>
        <w:t xml:space="preserve"> </w:t>
      </w:r>
      <w:r>
        <w:t>authority</w:t>
      </w:r>
      <w:r>
        <w:rPr>
          <w:spacing w:val="-4"/>
        </w:rPr>
        <w:t xml:space="preserve"> </w:t>
      </w:r>
      <w:r>
        <w:t>user</w:t>
      </w:r>
      <w:r>
        <w:rPr>
          <w:spacing w:val="3"/>
        </w:rPr>
        <w:t xml:space="preserve"> </w:t>
      </w:r>
      <w:r>
        <w:t>which</w:t>
      </w:r>
      <w:r>
        <w:rPr>
          <w:spacing w:val="1"/>
        </w:rPr>
        <w:t xml:space="preserve"> </w:t>
      </w:r>
      <w:r>
        <w:t>is an</w:t>
      </w:r>
      <w:r>
        <w:rPr>
          <w:spacing w:val="-5"/>
        </w:rPr>
        <w:t xml:space="preserve"> </w:t>
      </w:r>
      <w:r>
        <w:t>official</w:t>
      </w:r>
      <w:r>
        <w:rPr>
          <w:spacing w:val="-3"/>
        </w:rPr>
        <w:t xml:space="preserve"> </w:t>
      </w:r>
      <w:r w:rsidR="008748BE">
        <w:t>hospital</w:t>
      </w:r>
      <w:r>
        <w:rPr>
          <w:spacing w:val="-2"/>
        </w:rPr>
        <w:t xml:space="preserve"> </w:t>
      </w:r>
      <w:r>
        <w:t>staff</w:t>
      </w:r>
      <w:r>
        <w:rPr>
          <w:spacing w:val="-1"/>
        </w:rPr>
        <w:t xml:space="preserve"> </w:t>
      </w:r>
      <w:del w:id="235" w:author="Manoj" w:date="2023-12-15T22:29:00Z">
        <w:r w:rsidDel="00731264">
          <w:delText>whois</w:delText>
        </w:r>
      </w:del>
      <w:ins w:id="236" w:author="Manoj" w:date="2023-12-15T22:29:00Z">
        <w:r w:rsidR="00731264">
          <w:t>who is</w:t>
        </w:r>
      </w:ins>
      <w:r>
        <w:rPr>
          <w:spacing w:val="-52"/>
        </w:rPr>
        <w:t xml:space="preserve"> </w:t>
      </w:r>
      <w:r>
        <w:t>registered.</w:t>
      </w:r>
    </w:p>
    <w:p w:rsidR="001546D3" w:rsidRDefault="00577A85" w:rsidP="003068DB">
      <w:pPr>
        <w:pStyle w:val="ListParagraph"/>
        <w:numPr>
          <w:ilvl w:val="4"/>
          <w:numId w:val="7"/>
        </w:numPr>
        <w:tabs>
          <w:tab w:val="left" w:pos="1770"/>
        </w:tabs>
        <w:spacing w:line="265" w:lineRule="exact"/>
        <w:jc w:val="both"/>
      </w:pPr>
      <w:r>
        <w:t>The</w:t>
      </w:r>
      <w:r>
        <w:rPr>
          <w:spacing w:val="-6"/>
        </w:rPr>
        <w:t xml:space="preserve"> </w:t>
      </w:r>
      <w:r>
        <w:t>authority</w:t>
      </w:r>
      <w:r>
        <w:rPr>
          <w:spacing w:val="-4"/>
        </w:rPr>
        <w:t xml:space="preserve"> </w:t>
      </w:r>
      <w:r>
        <w:t>user</w:t>
      </w:r>
      <w:r>
        <w:rPr>
          <w:spacing w:val="4"/>
        </w:rPr>
        <w:t xml:space="preserve"> </w:t>
      </w:r>
      <w:r>
        <w:t>must</w:t>
      </w:r>
      <w:r>
        <w:rPr>
          <w:spacing w:val="6"/>
        </w:rPr>
        <w:t xml:space="preserve"> </w:t>
      </w:r>
      <w:r>
        <w:t>use</w:t>
      </w:r>
      <w:r>
        <w:rPr>
          <w:spacing w:val="-4"/>
        </w:rPr>
        <w:t xml:space="preserve"> </w:t>
      </w:r>
      <w:r>
        <w:t>username</w:t>
      </w:r>
      <w:r>
        <w:rPr>
          <w:spacing w:val="-6"/>
        </w:rPr>
        <w:t xml:space="preserve"> </w:t>
      </w:r>
      <w:r>
        <w:t>and</w:t>
      </w:r>
      <w:r>
        <w:rPr>
          <w:spacing w:val="-4"/>
        </w:rPr>
        <w:t xml:space="preserve"> </w:t>
      </w:r>
      <w:r>
        <w:t>password</w:t>
      </w:r>
      <w:r>
        <w:rPr>
          <w:spacing w:val="-3"/>
        </w:rPr>
        <w:t xml:space="preserve"> </w:t>
      </w:r>
      <w:r>
        <w:t>to</w:t>
      </w:r>
      <w:r>
        <w:rPr>
          <w:spacing w:val="1"/>
        </w:rPr>
        <w:t xml:space="preserve"> </w:t>
      </w:r>
      <w:r>
        <w:t>login</w:t>
      </w:r>
      <w:r>
        <w:rPr>
          <w:spacing w:val="-4"/>
        </w:rPr>
        <w:t xml:space="preserve"> </w:t>
      </w:r>
      <w:r>
        <w:t>to</w:t>
      </w:r>
      <w:r>
        <w:rPr>
          <w:spacing w:val="-3"/>
        </w:rPr>
        <w:t xml:space="preserve"> </w:t>
      </w:r>
      <w:r>
        <w:t>the</w:t>
      </w:r>
      <w:r>
        <w:rPr>
          <w:spacing w:val="-6"/>
        </w:rPr>
        <w:t xml:space="preserve"> </w:t>
      </w:r>
      <w:r>
        <w:t>system.</w:t>
      </w:r>
    </w:p>
    <w:p w:rsidR="001546D3" w:rsidRDefault="00577A85" w:rsidP="003068DB">
      <w:pPr>
        <w:pStyle w:val="ListParagraph"/>
        <w:numPr>
          <w:ilvl w:val="4"/>
          <w:numId w:val="7"/>
        </w:numPr>
        <w:tabs>
          <w:tab w:val="left" w:pos="1770"/>
        </w:tabs>
        <w:spacing w:before="3" w:line="232" w:lineRule="auto"/>
        <w:ind w:right="963"/>
        <w:jc w:val="both"/>
      </w:pPr>
      <w:r>
        <w:t>Validation on username and password that input is required to deny the invalid user login to</w:t>
      </w:r>
      <w:r>
        <w:rPr>
          <w:spacing w:val="-53"/>
        </w:rPr>
        <w:t xml:space="preserve"> </w:t>
      </w:r>
      <w:r>
        <w:t>the</w:t>
      </w:r>
      <w:r>
        <w:rPr>
          <w:spacing w:val="-5"/>
        </w:rPr>
        <w:t xml:space="preserve"> </w:t>
      </w:r>
      <w:r>
        <w:t>system</w:t>
      </w:r>
    </w:p>
    <w:p w:rsidR="001546D3" w:rsidRDefault="001546D3" w:rsidP="003068DB">
      <w:pPr>
        <w:pStyle w:val="BodyText"/>
        <w:spacing w:before="7"/>
        <w:jc w:val="both"/>
      </w:pPr>
    </w:p>
    <w:p w:rsidR="001546D3" w:rsidRDefault="00577A85" w:rsidP="003068DB">
      <w:pPr>
        <w:pStyle w:val="ListParagraph"/>
        <w:numPr>
          <w:ilvl w:val="3"/>
          <w:numId w:val="7"/>
        </w:numPr>
        <w:tabs>
          <w:tab w:val="left" w:pos="1621"/>
        </w:tabs>
        <w:spacing w:line="274" w:lineRule="exact"/>
        <w:jc w:val="both"/>
        <w:rPr>
          <w:b/>
          <w:sz w:val="24"/>
        </w:rPr>
      </w:pPr>
      <w:r>
        <w:rPr>
          <w:b/>
          <w:sz w:val="24"/>
          <w:u w:val="thick"/>
        </w:rPr>
        <w:t>REGISTER</w:t>
      </w:r>
      <w:r>
        <w:rPr>
          <w:b/>
          <w:spacing w:val="-3"/>
          <w:sz w:val="24"/>
          <w:u w:val="thick"/>
        </w:rPr>
        <w:t xml:space="preserve"> </w:t>
      </w:r>
      <w:r>
        <w:rPr>
          <w:b/>
          <w:sz w:val="24"/>
          <w:u w:val="thick"/>
        </w:rPr>
        <w:t>NEW</w:t>
      </w:r>
      <w:r>
        <w:rPr>
          <w:b/>
          <w:spacing w:val="-3"/>
          <w:sz w:val="24"/>
          <w:u w:val="thick"/>
        </w:rPr>
        <w:t xml:space="preserve"> </w:t>
      </w:r>
      <w:r>
        <w:rPr>
          <w:b/>
          <w:sz w:val="24"/>
          <w:u w:val="thick"/>
        </w:rPr>
        <w:t>PATIENT:-</w:t>
      </w:r>
    </w:p>
    <w:p w:rsidR="001546D3" w:rsidRDefault="00577A85" w:rsidP="003068DB">
      <w:pPr>
        <w:pStyle w:val="ListParagraph"/>
        <w:numPr>
          <w:ilvl w:val="4"/>
          <w:numId w:val="7"/>
        </w:numPr>
        <w:tabs>
          <w:tab w:val="left" w:pos="1770"/>
        </w:tabs>
        <w:spacing w:line="264" w:lineRule="exact"/>
        <w:jc w:val="both"/>
      </w:pPr>
      <w:r>
        <w:t>System</w:t>
      </w:r>
      <w:r>
        <w:rPr>
          <w:spacing w:val="-3"/>
        </w:rPr>
        <w:t xml:space="preserve"> </w:t>
      </w:r>
      <w:r>
        <w:t>must</w:t>
      </w:r>
      <w:r>
        <w:rPr>
          <w:spacing w:val="2"/>
        </w:rPr>
        <w:t xml:space="preserve"> </w:t>
      </w:r>
      <w:r>
        <w:t>be</w:t>
      </w:r>
      <w:r>
        <w:rPr>
          <w:spacing w:val="-6"/>
        </w:rPr>
        <w:t xml:space="preserve"> </w:t>
      </w:r>
      <w:r>
        <w:t>able</w:t>
      </w:r>
      <w:r>
        <w:rPr>
          <w:spacing w:val="-6"/>
        </w:rPr>
        <w:t xml:space="preserve"> </w:t>
      </w:r>
      <w:r>
        <w:t>to</w:t>
      </w:r>
      <w:r>
        <w:rPr>
          <w:spacing w:val="-4"/>
        </w:rPr>
        <w:t xml:space="preserve"> </w:t>
      </w:r>
      <w:r>
        <w:t>verify</w:t>
      </w:r>
      <w:r>
        <w:rPr>
          <w:spacing w:val="-4"/>
        </w:rPr>
        <w:t xml:space="preserve"> </w:t>
      </w:r>
      <w:r>
        <w:t>and</w:t>
      </w:r>
      <w:r>
        <w:rPr>
          <w:spacing w:val="-3"/>
        </w:rPr>
        <w:t xml:space="preserve"> </w:t>
      </w:r>
      <w:r>
        <w:t>validate</w:t>
      </w:r>
      <w:r>
        <w:rPr>
          <w:spacing w:val="-6"/>
        </w:rPr>
        <w:t xml:space="preserve"> </w:t>
      </w:r>
      <w:r>
        <w:t>information.</w:t>
      </w:r>
    </w:p>
    <w:p w:rsidR="001546D3" w:rsidRDefault="00577A85" w:rsidP="003068DB">
      <w:pPr>
        <w:pStyle w:val="ListParagraph"/>
        <w:numPr>
          <w:ilvl w:val="4"/>
          <w:numId w:val="7"/>
        </w:numPr>
        <w:tabs>
          <w:tab w:val="left" w:pos="1770"/>
        </w:tabs>
        <w:spacing w:line="265" w:lineRule="exact"/>
        <w:jc w:val="both"/>
      </w:pPr>
      <w:r>
        <w:t>The</w:t>
      </w:r>
      <w:r>
        <w:rPr>
          <w:spacing w:val="-7"/>
        </w:rPr>
        <w:t xml:space="preserve"> </w:t>
      </w:r>
      <w:r>
        <w:t>system</w:t>
      </w:r>
      <w:r>
        <w:rPr>
          <w:spacing w:val="-3"/>
        </w:rPr>
        <w:t xml:space="preserve"> </w:t>
      </w:r>
      <w:r>
        <w:t>must</w:t>
      </w:r>
      <w:r>
        <w:rPr>
          <w:spacing w:val="4"/>
        </w:rPr>
        <w:t xml:space="preserve"> </w:t>
      </w:r>
      <w:r>
        <w:t>encrypt</w:t>
      </w:r>
      <w:r>
        <w:rPr>
          <w:spacing w:val="2"/>
        </w:rPr>
        <w:t xml:space="preserve"> </w:t>
      </w:r>
      <w:r>
        <w:t>the</w:t>
      </w:r>
      <w:r>
        <w:rPr>
          <w:spacing w:val="-6"/>
        </w:rPr>
        <w:t xml:space="preserve"> </w:t>
      </w:r>
      <w:r>
        <w:t>password of</w:t>
      </w:r>
      <w:r>
        <w:rPr>
          <w:spacing w:val="-1"/>
        </w:rPr>
        <w:t xml:space="preserve"> </w:t>
      </w:r>
      <w:r>
        <w:t>the</w:t>
      </w:r>
      <w:r>
        <w:rPr>
          <w:spacing w:val="-6"/>
        </w:rPr>
        <w:t xml:space="preserve"> </w:t>
      </w:r>
      <w:r>
        <w:t>user</w:t>
      </w:r>
    </w:p>
    <w:p w:rsidR="001546D3" w:rsidRDefault="001546D3" w:rsidP="003068DB">
      <w:pPr>
        <w:pStyle w:val="BodyText"/>
        <w:spacing w:before="2"/>
        <w:jc w:val="both"/>
      </w:pPr>
    </w:p>
    <w:p w:rsidR="001546D3" w:rsidRDefault="00577A85" w:rsidP="003068DB">
      <w:pPr>
        <w:pStyle w:val="ListParagraph"/>
        <w:numPr>
          <w:ilvl w:val="3"/>
          <w:numId w:val="7"/>
        </w:numPr>
        <w:tabs>
          <w:tab w:val="left" w:pos="1621"/>
        </w:tabs>
        <w:spacing w:line="274" w:lineRule="exact"/>
        <w:jc w:val="both"/>
        <w:rPr>
          <w:b/>
          <w:sz w:val="24"/>
        </w:rPr>
      </w:pPr>
      <w:r>
        <w:rPr>
          <w:b/>
          <w:sz w:val="24"/>
          <w:u w:val="thick"/>
        </w:rPr>
        <w:t>Patient Record</w:t>
      </w:r>
      <w:r>
        <w:rPr>
          <w:b/>
          <w:spacing w:val="-1"/>
          <w:sz w:val="24"/>
          <w:u w:val="thick"/>
        </w:rPr>
        <w:t xml:space="preserve"> </w:t>
      </w:r>
      <w:r>
        <w:rPr>
          <w:b/>
          <w:sz w:val="24"/>
          <w:u w:val="thick"/>
        </w:rPr>
        <w:t>Module:-</w:t>
      </w:r>
    </w:p>
    <w:p w:rsidR="001546D3" w:rsidRDefault="00577A85" w:rsidP="003068DB">
      <w:pPr>
        <w:pStyle w:val="ListParagraph"/>
        <w:numPr>
          <w:ilvl w:val="4"/>
          <w:numId w:val="7"/>
        </w:numPr>
        <w:tabs>
          <w:tab w:val="left" w:pos="1770"/>
        </w:tabs>
        <w:ind w:right="947"/>
        <w:jc w:val="both"/>
      </w:pPr>
      <w:r>
        <w:t xml:space="preserve">Patient medical history is a confidential data which </w:t>
      </w:r>
      <w:del w:id="237" w:author="Manoj" w:date="2023-12-15T22:29:00Z">
        <w:r w:rsidDel="00731264">
          <w:delText>suppose to</w:delText>
        </w:r>
      </w:del>
      <w:ins w:id="238" w:author="Manoj" w:date="2023-12-15T22:29:00Z">
        <w:r w:rsidR="00731264">
          <w:t>supposed to</w:t>
        </w:r>
      </w:ins>
      <w:r>
        <w:t xml:space="preserve"> view by doctor only. So only</w:t>
      </w:r>
      <w:r>
        <w:rPr>
          <w:spacing w:val="-52"/>
        </w:rPr>
        <w:t xml:space="preserve"> </w:t>
      </w:r>
      <w:r>
        <w:t>doctor</w:t>
      </w:r>
      <w:r>
        <w:rPr>
          <w:spacing w:val="4"/>
        </w:rPr>
        <w:t xml:space="preserve"> </w:t>
      </w:r>
      <w:r>
        <w:t>can</w:t>
      </w:r>
      <w:r>
        <w:rPr>
          <w:spacing w:val="-3"/>
        </w:rPr>
        <w:t xml:space="preserve"> </w:t>
      </w:r>
      <w:r>
        <w:t>add</w:t>
      </w:r>
      <w:r>
        <w:rPr>
          <w:spacing w:val="-3"/>
        </w:rPr>
        <w:t xml:space="preserve"> </w:t>
      </w:r>
      <w:r>
        <w:t>and</w:t>
      </w:r>
      <w:r>
        <w:rPr>
          <w:spacing w:val="-3"/>
        </w:rPr>
        <w:t xml:space="preserve"> </w:t>
      </w:r>
      <w:r>
        <w:t>update</w:t>
      </w:r>
      <w:r>
        <w:rPr>
          <w:spacing w:val="-6"/>
        </w:rPr>
        <w:t xml:space="preserve"> </w:t>
      </w:r>
      <w:r>
        <w:t>the</w:t>
      </w:r>
      <w:r>
        <w:rPr>
          <w:spacing w:val="-5"/>
        </w:rPr>
        <w:t xml:space="preserve"> </w:t>
      </w:r>
      <w:r>
        <w:t>patient</w:t>
      </w:r>
      <w:r>
        <w:rPr>
          <w:spacing w:val="8"/>
        </w:rPr>
        <w:t xml:space="preserve"> </w:t>
      </w:r>
      <w:r>
        <w:t>medical</w:t>
      </w:r>
      <w:r>
        <w:rPr>
          <w:spacing w:val="-2"/>
        </w:rPr>
        <w:t xml:space="preserve"> </w:t>
      </w:r>
      <w:r>
        <w:t>history.</w:t>
      </w:r>
    </w:p>
    <w:p w:rsidR="001546D3" w:rsidRDefault="00577A85" w:rsidP="003068DB">
      <w:pPr>
        <w:pStyle w:val="ListParagraph"/>
        <w:numPr>
          <w:ilvl w:val="4"/>
          <w:numId w:val="7"/>
        </w:numPr>
        <w:tabs>
          <w:tab w:val="left" w:pos="1770"/>
        </w:tabs>
        <w:spacing w:before="1" w:line="235" w:lineRule="auto"/>
        <w:ind w:right="1289"/>
        <w:jc w:val="both"/>
      </w:pPr>
      <w:r>
        <w:t>Staff</w:t>
      </w:r>
      <w:r>
        <w:rPr>
          <w:spacing w:val="-3"/>
        </w:rPr>
        <w:t xml:space="preserve"> </w:t>
      </w:r>
      <w:r>
        <w:t>level</w:t>
      </w:r>
      <w:r>
        <w:rPr>
          <w:spacing w:val="-4"/>
        </w:rPr>
        <w:t xml:space="preserve"> </w:t>
      </w:r>
      <w:r>
        <w:t>user</w:t>
      </w:r>
      <w:r>
        <w:rPr>
          <w:spacing w:val="3"/>
        </w:rPr>
        <w:t xml:space="preserve"> </w:t>
      </w:r>
      <w:r>
        <w:t>could</w:t>
      </w:r>
      <w:r>
        <w:rPr>
          <w:spacing w:val="-3"/>
        </w:rPr>
        <w:t xml:space="preserve"> </w:t>
      </w:r>
      <w:r>
        <w:t>only</w:t>
      </w:r>
      <w:r>
        <w:rPr>
          <w:spacing w:val="-5"/>
        </w:rPr>
        <w:t xml:space="preserve"> </w:t>
      </w:r>
      <w:r>
        <w:t>add new</w:t>
      </w:r>
      <w:r>
        <w:rPr>
          <w:spacing w:val="-6"/>
        </w:rPr>
        <w:t xml:space="preserve"> </w:t>
      </w:r>
      <w:r>
        <w:t>patient</w:t>
      </w:r>
      <w:r>
        <w:rPr>
          <w:spacing w:val="4"/>
        </w:rPr>
        <w:t xml:space="preserve"> </w:t>
      </w:r>
      <w:r>
        <w:t>record</w:t>
      </w:r>
      <w:r>
        <w:rPr>
          <w:spacing w:val="-5"/>
        </w:rPr>
        <w:t xml:space="preserve"> </w:t>
      </w:r>
      <w:r>
        <w:t>and</w:t>
      </w:r>
      <w:r>
        <w:rPr>
          <w:spacing w:val="-1"/>
        </w:rPr>
        <w:t xml:space="preserve"> </w:t>
      </w:r>
      <w:r>
        <w:t>update</w:t>
      </w:r>
      <w:r>
        <w:rPr>
          <w:spacing w:val="-7"/>
        </w:rPr>
        <w:t xml:space="preserve"> </w:t>
      </w:r>
      <w:r>
        <w:t>patient</w:t>
      </w:r>
      <w:r>
        <w:rPr>
          <w:spacing w:val="1"/>
        </w:rPr>
        <w:t xml:space="preserve"> </w:t>
      </w:r>
      <w:r>
        <w:t>record</w:t>
      </w:r>
      <w:r>
        <w:rPr>
          <w:spacing w:val="-5"/>
        </w:rPr>
        <w:t xml:space="preserve"> </w:t>
      </w:r>
      <w:r>
        <w:t>with</w:t>
      </w:r>
      <w:r>
        <w:rPr>
          <w:spacing w:val="-5"/>
        </w:rPr>
        <w:t xml:space="preserve"> </w:t>
      </w:r>
      <w:r>
        <w:t>patient</w:t>
      </w:r>
      <w:r>
        <w:rPr>
          <w:spacing w:val="-52"/>
        </w:rPr>
        <w:t xml:space="preserve"> </w:t>
      </w:r>
      <w:r>
        <w:t>basic</w:t>
      </w:r>
      <w:r>
        <w:rPr>
          <w:spacing w:val="-1"/>
        </w:rPr>
        <w:t xml:space="preserve"> </w:t>
      </w:r>
      <w:r>
        <w:t>information</w:t>
      </w:r>
      <w:r>
        <w:rPr>
          <w:spacing w:val="-1"/>
        </w:rPr>
        <w:t xml:space="preserve"> </w:t>
      </w:r>
      <w:r>
        <w:t>such</w:t>
      </w:r>
      <w:r>
        <w:rPr>
          <w:spacing w:val="-3"/>
        </w:rPr>
        <w:t xml:space="preserve"> </w:t>
      </w:r>
      <w:r>
        <w:t>as</w:t>
      </w:r>
      <w:r>
        <w:rPr>
          <w:spacing w:val="1"/>
        </w:rPr>
        <w:t xml:space="preserve"> </w:t>
      </w:r>
      <w:r>
        <w:t>contact</w:t>
      </w:r>
      <w:r>
        <w:rPr>
          <w:spacing w:val="3"/>
        </w:rPr>
        <w:t xml:space="preserve"> </w:t>
      </w:r>
      <w:r>
        <w:t>detail.</w:t>
      </w:r>
    </w:p>
    <w:p w:rsidR="001546D3" w:rsidRDefault="001546D3" w:rsidP="003068DB">
      <w:pPr>
        <w:pStyle w:val="BodyText"/>
        <w:spacing w:before="5"/>
        <w:jc w:val="both"/>
      </w:pPr>
    </w:p>
    <w:p w:rsidR="001546D3" w:rsidRDefault="00577A85" w:rsidP="003068DB">
      <w:pPr>
        <w:pStyle w:val="ListParagraph"/>
        <w:numPr>
          <w:ilvl w:val="3"/>
          <w:numId w:val="7"/>
        </w:numPr>
        <w:tabs>
          <w:tab w:val="left" w:pos="1621"/>
        </w:tabs>
        <w:spacing w:line="274" w:lineRule="exact"/>
        <w:jc w:val="both"/>
        <w:rPr>
          <w:b/>
          <w:sz w:val="24"/>
        </w:rPr>
      </w:pPr>
      <w:r>
        <w:rPr>
          <w:b/>
          <w:sz w:val="24"/>
          <w:u w:val="thick"/>
        </w:rPr>
        <w:t>Report</w:t>
      </w:r>
      <w:r>
        <w:rPr>
          <w:b/>
          <w:spacing w:val="-1"/>
          <w:sz w:val="24"/>
          <w:u w:val="thick"/>
        </w:rPr>
        <w:t xml:space="preserve"> </w:t>
      </w:r>
      <w:r>
        <w:rPr>
          <w:b/>
          <w:sz w:val="24"/>
          <w:u w:val="thick"/>
        </w:rPr>
        <w:t>Module:-</w:t>
      </w:r>
    </w:p>
    <w:p w:rsidR="001546D3" w:rsidRDefault="00577A85" w:rsidP="003068DB">
      <w:pPr>
        <w:pStyle w:val="ListParagraph"/>
        <w:numPr>
          <w:ilvl w:val="4"/>
          <w:numId w:val="7"/>
        </w:numPr>
        <w:tabs>
          <w:tab w:val="left" w:pos="1770"/>
        </w:tabs>
        <w:ind w:right="1072"/>
        <w:jc w:val="both"/>
      </w:pPr>
      <w:r>
        <w:t>The basic report that usually needed to be carried out during business operation is required</w:t>
      </w:r>
      <w:r>
        <w:rPr>
          <w:spacing w:val="-52"/>
        </w:rPr>
        <w:t xml:space="preserve"> </w:t>
      </w:r>
      <w:r>
        <w:t>to</w:t>
      </w:r>
      <w:r>
        <w:rPr>
          <w:spacing w:val="-3"/>
        </w:rPr>
        <w:t xml:space="preserve"> </w:t>
      </w:r>
      <w:r>
        <w:t>prepare</w:t>
      </w:r>
      <w:r>
        <w:rPr>
          <w:spacing w:val="-5"/>
        </w:rPr>
        <w:t xml:space="preserve"> </w:t>
      </w:r>
      <w:r>
        <w:t>for</w:t>
      </w:r>
      <w:r>
        <w:rPr>
          <w:spacing w:val="4"/>
        </w:rPr>
        <w:t xml:space="preserve"> </w:t>
      </w:r>
      <w:r>
        <w:t>the</w:t>
      </w:r>
      <w:r>
        <w:rPr>
          <w:spacing w:val="-5"/>
        </w:rPr>
        <w:t xml:space="preserve"> </w:t>
      </w:r>
      <w:r>
        <w:t>staff.</w:t>
      </w:r>
    </w:p>
    <w:p w:rsidR="001546D3" w:rsidRDefault="00577A85" w:rsidP="003068DB">
      <w:pPr>
        <w:pStyle w:val="ListParagraph"/>
        <w:numPr>
          <w:ilvl w:val="4"/>
          <w:numId w:val="7"/>
        </w:numPr>
        <w:tabs>
          <w:tab w:val="left" w:pos="1770"/>
        </w:tabs>
        <w:spacing w:line="265" w:lineRule="exact"/>
        <w:jc w:val="both"/>
      </w:pPr>
      <w:r>
        <w:t>The</w:t>
      </w:r>
      <w:r>
        <w:rPr>
          <w:spacing w:val="-1"/>
        </w:rPr>
        <w:t xml:space="preserve"> </w:t>
      </w:r>
      <w:r>
        <w:t>detail</w:t>
      </w:r>
      <w:r>
        <w:rPr>
          <w:spacing w:val="-3"/>
        </w:rPr>
        <w:t xml:space="preserve"> </w:t>
      </w:r>
      <w:r>
        <w:t>that</w:t>
      </w:r>
      <w:r>
        <w:rPr>
          <w:spacing w:val="2"/>
        </w:rPr>
        <w:t xml:space="preserve"> </w:t>
      </w:r>
      <w:r>
        <w:t>going</w:t>
      </w:r>
      <w:r>
        <w:rPr>
          <w:spacing w:val="-4"/>
        </w:rPr>
        <w:t xml:space="preserve"> </w:t>
      </w:r>
      <w:r>
        <w:t>to</w:t>
      </w:r>
      <w:r>
        <w:rPr>
          <w:spacing w:val="-3"/>
        </w:rPr>
        <w:t xml:space="preserve"> </w:t>
      </w:r>
      <w:r>
        <w:t>display</w:t>
      </w:r>
      <w:r>
        <w:rPr>
          <w:spacing w:val="1"/>
        </w:rPr>
        <w:t xml:space="preserve"> </w:t>
      </w:r>
      <w:r>
        <w:t>on</w:t>
      </w:r>
      <w:r>
        <w:rPr>
          <w:spacing w:val="-4"/>
        </w:rPr>
        <w:t xml:space="preserve"> </w:t>
      </w:r>
      <w:r>
        <w:t>the</w:t>
      </w:r>
      <w:r>
        <w:rPr>
          <w:spacing w:val="-6"/>
        </w:rPr>
        <w:t xml:space="preserve"> </w:t>
      </w:r>
      <w:r>
        <w:t>report</w:t>
      </w:r>
      <w:r>
        <w:rPr>
          <w:spacing w:val="3"/>
        </w:rPr>
        <w:t xml:space="preserve"> </w:t>
      </w:r>
      <w:r>
        <w:t>must</w:t>
      </w:r>
      <w:r>
        <w:rPr>
          <w:spacing w:val="5"/>
        </w:rPr>
        <w:t xml:space="preserve"> </w:t>
      </w:r>
      <w:del w:id="239" w:author="Manoj" w:date="2023-12-15T22:29:00Z">
        <w:r w:rsidDel="00731264">
          <w:delText>decided</w:delText>
        </w:r>
      </w:del>
      <w:ins w:id="240" w:author="Manoj" w:date="2023-12-15T22:29:00Z">
        <w:r w:rsidR="00731264">
          <w:t>decide</w:t>
        </w:r>
      </w:ins>
      <w:r>
        <w:rPr>
          <w:spacing w:val="-4"/>
        </w:rPr>
        <w:t xml:space="preserve"> </w:t>
      </w:r>
      <w:r>
        <w:t>by</w:t>
      </w:r>
      <w:r>
        <w:rPr>
          <w:spacing w:val="-4"/>
        </w:rPr>
        <w:t xml:space="preserve"> </w:t>
      </w:r>
      <w:r>
        <w:t>the</w:t>
      </w:r>
      <w:r>
        <w:rPr>
          <w:spacing w:val="-6"/>
        </w:rPr>
        <w:t xml:space="preserve"> </w:t>
      </w:r>
      <w:r>
        <w:t>user.</w:t>
      </w:r>
    </w:p>
    <w:p w:rsidR="001546D3" w:rsidRDefault="001546D3" w:rsidP="003068DB">
      <w:pPr>
        <w:pStyle w:val="BodyText"/>
        <w:spacing w:before="5"/>
        <w:jc w:val="both"/>
        <w:rPr>
          <w:sz w:val="21"/>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1546D3" w:rsidRDefault="00577A85" w:rsidP="00E918CB">
      <w:pPr>
        <w:pStyle w:val="Heading6"/>
        <w:numPr>
          <w:ilvl w:val="2"/>
          <w:numId w:val="7"/>
        </w:numPr>
        <w:tabs>
          <w:tab w:val="left" w:pos="1443"/>
        </w:tabs>
        <w:jc w:val="both"/>
      </w:pPr>
      <w:r>
        <w:rPr>
          <w:color w:val="2D74B5"/>
        </w:rPr>
        <w:lastRenderedPageBreak/>
        <w:t>Non-functional</w:t>
      </w:r>
      <w:r>
        <w:rPr>
          <w:color w:val="2D74B5"/>
          <w:spacing w:val="-11"/>
        </w:rPr>
        <w:t xml:space="preserve"> </w:t>
      </w:r>
      <w:r>
        <w:rPr>
          <w:color w:val="2D74B5"/>
        </w:rPr>
        <w:t>Requirements:</w:t>
      </w:r>
    </w:p>
    <w:p w:rsidR="001546D3" w:rsidRDefault="001546D3" w:rsidP="003068DB">
      <w:pPr>
        <w:pStyle w:val="BodyText"/>
        <w:spacing w:before="6"/>
        <w:jc w:val="both"/>
        <w:rPr>
          <w:b/>
          <w:sz w:val="31"/>
        </w:rPr>
      </w:pPr>
    </w:p>
    <w:p w:rsidR="001546D3" w:rsidRDefault="00577A85" w:rsidP="003068DB">
      <w:pPr>
        <w:pStyle w:val="ListParagraph"/>
        <w:numPr>
          <w:ilvl w:val="3"/>
          <w:numId w:val="7"/>
        </w:numPr>
        <w:tabs>
          <w:tab w:val="left" w:pos="1713"/>
        </w:tabs>
        <w:ind w:left="1712"/>
        <w:jc w:val="both"/>
        <w:rPr>
          <w:b/>
          <w:sz w:val="24"/>
        </w:rPr>
      </w:pPr>
      <w:r>
        <w:rPr>
          <w:b/>
          <w:sz w:val="24"/>
          <w:u w:val="thick"/>
        </w:rPr>
        <w:t>Usability</w:t>
      </w:r>
      <w:r>
        <w:rPr>
          <w:b/>
          <w:spacing w:val="-3"/>
          <w:sz w:val="24"/>
          <w:u w:val="thick"/>
        </w:rPr>
        <w:t xml:space="preserve"> </w:t>
      </w:r>
      <w:r>
        <w:rPr>
          <w:b/>
          <w:sz w:val="24"/>
          <w:u w:val="thick"/>
        </w:rPr>
        <w:t>Requirement:-</w:t>
      </w:r>
    </w:p>
    <w:p w:rsidR="001546D3" w:rsidRDefault="00577A85" w:rsidP="003068DB">
      <w:pPr>
        <w:pStyle w:val="ListParagraph"/>
        <w:numPr>
          <w:ilvl w:val="0"/>
          <w:numId w:val="6"/>
        </w:numPr>
        <w:tabs>
          <w:tab w:val="left" w:pos="1713"/>
          <w:tab w:val="left" w:pos="2718"/>
        </w:tabs>
        <w:spacing w:before="45" w:line="268" w:lineRule="auto"/>
        <w:ind w:right="1458"/>
        <w:jc w:val="both"/>
      </w:pPr>
      <w:r>
        <w:t>The system will decrease the amount of text box that input by the user and increase the</w:t>
      </w:r>
      <w:r>
        <w:rPr>
          <w:spacing w:val="-52"/>
        </w:rPr>
        <w:t xml:space="preserve"> </w:t>
      </w:r>
      <w:r>
        <w:t>selection</w:t>
      </w:r>
      <w:r>
        <w:tab/>
        <w:t>input</w:t>
      </w:r>
      <w:r>
        <w:rPr>
          <w:spacing w:val="2"/>
        </w:rPr>
        <w:t xml:space="preserve"> </w:t>
      </w:r>
      <w:r>
        <w:t>method</w:t>
      </w:r>
      <w:r>
        <w:rPr>
          <w:spacing w:val="-4"/>
        </w:rPr>
        <w:t xml:space="preserve"> </w:t>
      </w:r>
      <w:r>
        <w:t>such</w:t>
      </w:r>
      <w:r>
        <w:rPr>
          <w:spacing w:val="-3"/>
        </w:rPr>
        <w:t xml:space="preserve"> </w:t>
      </w:r>
      <w:r>
        <w:t>as</w:t>
      </w:r>
      <w:r>
        <w:rPr>
          <w:spacing w:val="1"/>
        </w:rPr>
        <w:t xml:space="preserve"> </w:t>
      </w:r>
      <w:r>
        <w:t>combo</w:t>
      </w:r>
      <w:r>
        <w:rPr>
          <w:spacing w:val="-3"/>
        </w:rPr>
        <w:t xml:space="preserve"> </w:t>
      </w:r>
      <w:r>
        <w:t>box</w:t>
      </w:r>
      <w:r>
        <w:rPr>
          <w:spacing w:val="1"/>
        </w:rPr>
        <w:t xml:space="preserve"> </w:t>
      </w:r>
      <w:r>
        <w:t>and</w:t>
      </w:r>
      <w:r>
        <w:rPr>
          <w:spacing w:val="1"/>
        </w:rPr>
        <w:t xml:space="preserve"> </w:t>
      </w:r>
      <w:r>
        <w:t>radio</w:t>
      </w:r>
      <w:r>
        <w:rPr>
          <w:spacing w:val="1"/>
        </w:rPr>
        <w:t xml:space="preserve"> </w:t>
      </w:r>
      <w:r>
        <w:t>button.</w:t>
      </w:r>
    </w:p>
    <w:p w:rsidR="001546D3" w:rsidRDefault="00577A85" w:rsidP="003068DB">
      <w:pPr>
        <w:pStyle w:val="ListParagraph"/>
        <w:numPr>
          <w:ilvl w:val="0"/>
          <w:numId w:val="6"/>
        </w:numPr>
        <w:tabs>
          <w:tab w:val="left" w:pos="1713"/>
        </w:tabs>
        <w:spacing w:before="9" w:line="273" w:lineRule="auto"/>
        <w:ind w:right="950"/>
        <w:jc w:val="both"/>
      </w:pPr>
      <w:r>
        <w:t>Within</w:t>
      </w:r>
      <w:r>
        <w:rPr>
          <w:spacing w:val="-5"/>
        </w:rPr>
        <w:t xml:space="preserve"> </w:t>
      </w:r>
      <w:r>
        <w:t>this</w:t>
      </w:r>
      <w:r>
        <w:rPr>
          <w:spacing w:val="-1"/>
        </w:rPr>
        <w:t xml:space="preserve"> </w:t>
      </w:r>
      <w:r>
        <w:t>will</w:t>
      </w:r>
      <w:r>
        <w:rPr>
          <w:spacing w:val="-2"/>
        </w:rPr>
        <w:t xml:space="preserve"> </w:t>
      </w:r>
      <w:r>
        <w:t>eliminate</w:t>
      </w:r>
      <w:r>
        <w:rPr>
          <w:spacing w:val="-7"/>
        </w:rPr>
        <w:t xml:space="preserve"> </w:t>
      </w:r>
      <w:r>
        <w:t>the</w:t>
      </w:r>
      <w:r>
        <w:rPr>
          <w:spacing w:val="-7"/>
        </w:rPr>
        <w:t xml:space="preserve"> </w:t>
      </w:r>
      <w:r>
        <w:t>possibility</w:t>
      </w:r>
      <w:r>
        <w:rPr>
          <w:spacing w:val="-5"/>
        </w:rPr>
        <w:t xml:space="preserve"> </w:t>
      </w:r>
      <w:r>
        <w:t>of</w:t>
      </w:r>
      <w:r>
        <w:rPr>
          <w:spacing w:val="3"/>
        </w:rPr>
        <w:t xml:space="preserve"> </w:t>
      </w:r>
      <w:r>
        <w:t>entry error</w:t>
      </w:r>
      <w:r>
        <w:rPr>
          <w:spacing w:val="-2"/>
        </w:rPr>
        <w:t xml:space="preserve"> </w:t>
      </w:r>
      <w:r>
        <w:t>that</w:t>
      </w:r>
      <w:r>
        <w:rPr>
          <w:spacing w:val="1"/>
        </w:rPr>
        <w:t xml:space="preserve"> </w:t>
      </w:r>
      <w:r>
        <w:t>made</w:t>
      </w:r>
      <w:r>
        <w:rPr>
          <w:spacing w:val="-7"/>
        </w:rPr>
        <w:t xml:space="preserve"> </w:t>
      </w:r>
      <w:r>
        <w:t>by</w:t>
      </w:r>
      <w:r>
        <w:rPr>
          <w:spacing w:val="-5"/>
        </w:rPr>
        <w:t xml:space="preserve"> </w:t>
      </w:r>
      <w:r>
        <w:t>the</w:t>
      </w:r>
      <w:r>
        <w:rPr>
          <w:spacing w:val="-7"/>
        </w:rPr>
        <w:t xml:space="preserve"> </w:t>
      </w:r>
      <w:r>
        <w:t>user</w:t>
      </w:r>
      <w:r>
        <w:rPr>
          <w:spacing w:val="3"/>
        </w:rPr>
        <w:t xml:space="preserve"> </w:t>
      </w:r>
      <w:r>
        <w:t>when</w:t>
      </w:r>
      <w:r>
        <w:rPr>
          <w:spacing w:val="-5"/>
        </w:rPr>
        <w:t xml:space="preserve"> </w:t>
      </w:r>
      <w:r>
        <w:t>they</w:t>
      </w:r>
      <w:r>
        <w:rPr>
          <w:spacing w:val="-1"/>
        </w:rPr>
        <w:t xml:space="preserve"> </w:t>
      </w:r>
      <w:r>
        <w:t>enter</w:t>
      </w:r>
      <w:r>
        <w:rPr>
          <w:spacing w:val="-52"/>
        </w:rPr>
        <w:t xml:space="preserve"> </w:t>
      </w:r>
      <w:r>
        <w:t>record</w:t>
      </w:r>
      <w:r>
        <w:rPr>
          <w:spacing w:val="-4"/>
        </w:rPr>
        <w:t xml:space="preserve"> </w:t>
      </w:r>
      <w:r>
        <w:t>into</w:t>
      </w:r>
      <w:r>
        <w:rPr>
          <w:spacing w:val="-3"/>
        </w:rPr>
        <w:t xml:space="preserve"> </w:t>
      </w:r>
      <w:r>
        <w:t>the</w:t>
      </w:r>
      <w:r>
        <w:rPr>
          <w:spacing w:val="-5"/>
        </w:rPr>
        <w:t xml:space="preserve"> </w:t>
      </w:r>
      <w:r>
        <w:t>system.</w:t>
      </w:r>
    </w:p>
    <w:p w:rsidR="001546D3" w:rsidRDefault="00577A85" w:rsidP="003068DB">
      <w:pPr>
        <w:pStyle w:val="ListParagraph"/>
        <w:numPr>
          <w:ilvl w:val="3"/>
          <w:numId w:val="7"/>
        </w:numPr>
        <w:tabs>
          <w:tab w:val="left" w:pos="1713"/>
        </w:tabs>
        <w:spacing w:line="276" w:lineRule="exact"/>
        <w:ind w:left="1712"/>
        <w:jc w:val="both"/>
        <w:rPr>
          <w:b/>
          <w:sz w:val="24"/>
        </w:rPr>
      </w:pPr>
      <w:r>
        <w:rPr>
          <w:b/>
          <w:sz w:val="24"/>
          <w:u w:val="thick"/>
        </w:rPr>
        <w:t>Efficiency</w:t>
      </w:r>
      <w:r>
        <w:rPr>
          <w:b/>
          <w:spacing w:val="-4"/>
          <w:sz w:val="24"/>
          <w:u w:val="thick"/>
        </w:rPr>
        <w:t xml:space="preserve"> </w:t>
      </w:r>
      <w:r>
        <w:rPr>
          <w:b/>
          <w:sz w:val="24"/>
          <w:u w:val="thick"/>
        </w:rPr>
        <w:t>Requirement:-</w:t>
      </w:r>
    </w:p>
    <w:p w:rsidR="001546D3" w:rsidRDefault="00577A85" w:rsidP="003068DB">
      <w:pPr>
        <w:pStyle w:val="ListParagraph"/>
        <w:numPr>
          <w:ilvl w:val="0"/>
          <w:numId w:val="6"/>
        </w:numPr>
        <w:tabs>
          <w:tab w:val="left" w:pos="1713"/>
        </w:tabs>
        <w:spacing w:before="39" w:line="273" w:lineRule="auto"/>
        <w:ind w:right="1351"/>
        <w:jc w:val="both"/>
      </w:pPr>
      <w:r>
        <w:t>The system must allow the staff to search the patient record in an easy and efficient way</w:t>
      </w:r>
      <w:r>
        <w:rPr>
          <w:spacing w:val="-52"/>
        </w:rPr>
        <w:t xml:space="preserve"> </w:t>
      </w:r>
      <w:r>
        <w:t>from</w:t>
      </w:r>
      <w:r>
        <w:rPr>
          <w:spacing w:val="-8"/>
        </w:rPr>
        <w:t xml:space="preserve"> </w:t>
      </w:r>
      <w:r>
        <w:t>a</w:t>
      </w:r>
      <w:r>
        <w:rPr>
          <w:spacing w:val="5"/>
        </w:rPr>
        <w:t xml:space="preserve"> </w:t>
      </w:r>
      <w:r>
        <w:t>large</w:t>
      </w:r>
      <w:r>
        <w:rPr>
          <w:spacing w:val="-5"/>
        </w:rPr>
        <w:t xml:space="preserve"> </w:t>
      </w:r>
      <w:r>
        <w:t>amount</w:t>
      </w:r>
      <w:r>
        <w:rPr>
          <w:spacing w:val="3"/>
        </w:rPr>
        <w:t xml:space="preserve"> </w:t>
      </w:r>
      <w:r>
        <w:t>of</w:t>
      </w:r>
      <w:r>
        <w:rPr>
          <w:spacing w:val="5"/>
        </w:rPr>
        <w:t xml:space="preserve"> </w:t>
      </w:r>
      <w:r>
        <w:t>data.</w:t>
      </w:r>
    </w:p>
    <w:p w:rsidR="001546D3" w:rsidRDefault="00577A85" w:rsidP="003068DB">
      <w:pPr>
        <w:pStyle w:val="ListParagraph"/>
        <w:numPr>
          <w:ilvl w:val="0"/>
          <w:numId w:val="6"/>
        </w:numPr>
        <w:tabs>
          <w:tab w:val="left" w:pos="1713"/>
        </w:tabs>
        <w:spacing w:before="4" w:line="273" w:lineRule="auto"/>
        <w:ind w:right="1030"/>
        <w:jc w:val="both"/>
      </w:pPr>
      <w:r>
        <w:t>The system response time must be fast and the system should allow the user to open several</w:t>
      </w:r>
      <w:r>
        <w:rPr>
          <w:spacing w:val="-52"/>
        </w:rPr>
        <w:t xml:space="preserve"> </w:t>
      </w:r>
      <w:r>
        <w:t>task</w:t>
      </w:r>
      <w:r>
        <w:rPr>
          <w:spacing w:val="-3"/>
        </w:rPr>
        <w:t xml:space="preserve"> </w:t>
      </w:r>
      <w:r>
        <w:t>at</w:t>
      </w:r>
      <w:r>
        <w:rPr>
          <w:spacing w:val="3"/>
        </w:rPr>
        <w:t xml:space="preserve"> </w:t>
      </w:r>
      <w:r>
        <w:t>one</w:t>
      </w:r>
      <w:r>
        <w:rPr>
          <w:spacing w:val="-4"/>
        </w:rPr>
        <w:t xml:space="preserve"> </w:t>
      </w:r>
      <w:r>
        <w:t>time when</w:t>
      </w:r>
      <w:r>
        <w:rPr>
          <w:spacing w:val="-3"/>
        </w:rPr>
        <w:t xml:space="preserve"> </w:t>
      </w:r>
      <w:r>
        <w:t>they</w:t>
      </w:r>
      <w:r>
        <w:rPr>
          <w:spacing w:val="-3"/>
        </w:rPr>
        <w:t xml:space="preserve"> </w:t>
      </w:r>
      <w:r>
        <w:t>using</w:t>
      </w:r>
      <w:r>
        <w:rPr>
          <w:spacing w:val="-3"/>
        </w:rPr>
        <w:t xml:space="preserve"> </w:t>
      </w:r>
      <w:r>
        <w:t>it.</w:t>
      </w:r>
    </w:p>
    <w:p w:rsidR="001546D3" w:rsidRDefault="00577A85" w:rsidP="003068DB">
      <w:pPr>
        <w:pStyle w:val="ListParagraph"/>
        <w:numPr>
          <w:ilvl w:val="3"/>
          <w:numId w:val="7"/>
        </w:numPr>
        <w:tabs>
          <w:tab w:val="left" w:pos="1713"/>
        </w:tabs>
        <w:ind w:left="1712"/>
        <w:jc w:val="both"/>
        <w:rPr>
          <w:b/>
          <w:sz w:val="24"/>
        </w:rPr>
      </w:pPr>
      <w:r>
        <w:rPr>
          <w:b/>
          <w:sz w:val="24"/>
          <w:u w:val="thick"/>
        </w:rPr>
        <w:t>Reliability</w:t>
      </w:r>
      <w:r>
        <w:rPr>
          <w:b/>
          <w:spacing w:val="-2"/>
          <w:sz w:val="24"/>
          <w:u w:val="thick"/>
        </w:rPr>
        <w:t xml:space="preserve"> </w:t>
      </w:r>
      <w:r>
        <w:rPr>
          <w:b/>
          <w:sz w:val="24"/>
          <w:u w:val="thick"/>
        </w:rPr>
        <w:t>Requirement:-</w:t>
      </w:r>
    </w:p>
    <w:p w:rsidR="001546D3" w:rsidRDefault="00577A85" w:rsidP="003068DB">
      <w:pPr>
        <w:pStyle w:val="ListParagraph"/>
        <w:numPr>
          <w:ilvl w:val="0"/>
          <w:numId w:val="6"/>
        </w:numPr>
        <w:tabs>
          <w:tab w:val="left" w:pos="1713"/>
          <w:tab w:val="left" w:pos="8841"/>
        </w:tabs>
        <w:spacing w:before="39" w:line="276" w:lineRule="auto"/>
        <w:ind w:right="913"/>
        <w:jc w:val="both"/>
      </w:pPr>
      <w:r>
        <w:t>Make</w:t>
      </w:r>
      <w:r>
        <w:rPr>
          <w:spacing w:val="-6"/>
        </w:rPr>
        <w:t xml:space="preserve"> </w:t>
      </w:r>
      <w:r>
        <w:t>sure</w:t>
      </w:r>
      <w:r>
        <w:rPr>
          <w:spacing w:val="-6"/>
        </w:rPr>
        <w:t xml:space="preserve"> </w:t>
      </w:r>
      <w:r>
        <w:t>there</w:t>
      </w:r>
      <w:r>
        <w:rPr>
          <w:spacing w:val="-6"/>
        </w:rPr>
        <w:t xml:space="preserve"> </w:t>
      </w:r>
      <w:r>
        <w:t>is</w:t>
      </w:r>
      <w:r>
        <w:rPr>
          <w:spacing w:val="1"/>
        </w:rPr>
        <w:t xml:space="preserve"> </w:t>
      </w:r>
      <w:r>
        <w:t>an</w:t>
      </w:r>
      <w:r>
        <w:rPr>
          <w:spacing w:val="-4"/>
        </w:rPr>
        <w:t xml:space="preserve"> </w:t>
      </w:r>
      <w:r>
        <w:t>additional</w:t>
      </w:r>
      <w:r>
        <w:rPr>
          <w:spacing w:val="-3"/>
        </w:rPr>
        <w:t xml:space="preserve"> </w:t>
      </w:r>
      <w:r>
        <w:t>server</w:t>
      </w:r>
      <w:r>
        <w:rPr>
          <w:spacing w:val="60"/>
        </w:rPr>
        <w:t xml:space="preserve"> </w:t>
      </w:r>
      <w:r>
        <w:t>to</w:t>
      </w:r>
      <w:r>
        <w:rPr>
          <w:spacing w:val="-4"/>
        </w:rPr>
        <w:t xml:space="preserve"> </w:t>
      </w:r>
      <w:del w:id="241" w:author="Manoj" w:date="2023-12-15T22:29:00Z">
        <w:r w:rsidDel="00731264">
          <w:delText>backup</w:delText>
        </w:r>
      </w:del>
      <w:ins w:id="242" w:author="Manoj" w:date="2023-12-15T22:29:00Z">
        <w:r w:rsidR="00731264">
          <w:t>back up</w:t>
        </w:r>
      </w:ins>
      <w:r>
        <w:rPr>
          <w:spacing w:val="1"/>
        </w:rPr>
        <w:t xml:space="preserve"> </w:t>
      </w:r>
      <w:r>
        <w:t>the</w:t>
      </w:r>
      <w:r>
        <w:rPr>
          <w:spacing w:val="-6"/>
        </w:rPr>
        <w:t xml:space="preserve"> </w:t>
      </w:r>
      <w:r w:rsidR="008748BE">
        <w:t>hospital</w:t>
      </w:r>
      <w:r>
        <w:rPr>
          <w:spacing w:val="4"/>
        </w:rPr>
        <w:t xml:space="preserve"> </w:t>
      </w:r>
      <w:r>
        <w:t>data</w:t>
      </w:r>
      <w:r>
        <w:rPr>
          <w:spacing w:val="3"/>
        </w:rPr>
        <w:t xml:space="preserve"> </w:t>
      </w:r>
      <w:r>
        <w:t>in</w:t>
      </w:r>
      <w:r>
        <w:rPr>
          <w:spacing w:val="-3"/>
        </w:rPr>
        <w:t xml:space="preserve"> </w:t>
      </w:r>
      <w:r>
        <w:t>case</w:t>
      </w:r>
      <w:r>
        <w:rPr>
          <w:spacing w:val="-5"/>
        </w:rPr>
        <w:t xml:space="preserve"> </w:t>
      </w:r>
      <w:r>
        <w:t>when</w:t>
      </w:r>
      <w:r>
        <w:tab/>
        <w:t>the server is</w:t>
      </w:r>
      <w:r>
        <w:rPr>
          <w:spacing w:val="-52"/>
        </w:rPr>
        <w:t xml:space="preserve"> </w:t>
      </w:r>
      <w:r>
        <w:t>down, there is still a backup server to support the system to continue running the daily</w:t>
      </w:r>
      <w:r>
        <w:rPr>
          <w:spacing w:val="1"/>
        </w:rPr>
        <w:t xml:space="preserve"> </w:t>
      </w:r>
      <w:r>
        <w:t>business.</w:t>
      </w:r>
    </w:p>
    <w:p w:rsidR="001546D3" w:rsidRDefault="001546D3" w:rsidP="003068DB">
      <w:pPr>
        <w:pStyle w:val="BodyText"/>
        <w:spacing w:before="2"/>
        <w:jc w:val="both"/>
        <w:rPr>
          <w:sz w:val="25"/>
        </w:rPr>
      </w:pPr>
    </w:p>
    <w:p w:rsidR="001546D3" w:rsidRDefault="00577A85" w:rsidP="003068DB">
      <w:pPr>
        <w:pStyle w:val="ListParagraph"/>
        <w:numPr>
          <w:ilvl w:val="3"/>
          <w:numId w:val="7"/>
        </w:numPr>
        <w:tabs>
          <w:tab w:val="left" w:pos="1713"/>
        </w:tabs>
        <w:ind w:left="1712"/>
        <w:jc w:val="both"/>
        <w:rPr>
          <w:b/>
          <w:sz w:val="24"/>
        </w:rPr>
      </w:pPr>
      <w:r>
        <w:rPr>
          <w:b/>
          <w:sz w:val="24"/>
          <w:u w:val="thick"/>
        </w:rPr>
        <w:t>Security</w:t>
      </w:r>
      <w:r>
        <w:rPr>
          <w:b/>
          <w:spacing w:val="-3"/>
          <w:sz w:val="24"/>
          <w:u w:val="thick"/>
        </w:rPr>
        <w:t xml:space="preserve"> </w:t>
      </w:r>
      <w:r>
        <w:rPr>
          <w:b/>
          <w:sz w:val="24"/>
          <w:u w:val="thick"/>
        </w:rPr>
        <w:t>Requirement:-</w:t>
      </w:r>
    </w:p>
    <w:p w:rsidR="001546D3" w:rsidRDefault="00577A85" w:rsidP="003068DB">
      <w:pPr>
        <w:pStyle w:val="ListParagraph"/>
        <w:numPr>
          <w:ilvl w:val="0"/>
          <w:numId w:val="6"/>
        </w:numPr>
        <w:tabs>
          <w:tab w:val="left" w:pos="1713"/>
        </w:tabs>
        <w:spacing w:before="40"/>
        <w:jc w:val="both"/>
      </w:pPr>
      <w:r>
        <w:t>The</w:t>
      </w:r>
      <w:r>
        <w:rPr>
          <w:spacing w:val="-6"/>
        </w:rPr>
        <w:t xml:space="preserve"> </w:t>
      </w:r>
      <w:r>
        <w:t>system</w:t>
      </w:r>
      <w:r>
        <w:rPr>
          <w:spacing w:val="-3"/>
        </w:rPr>
        <w:t xml:space="preserve"> </w:t>
      </w:r>
      <w:r>
        <w:t>must</w:t>
      </w:r>
      <w:r>
        <w:rPr>
          <w:spacing w:val="1"/>
        </w:rPr>
        <w:t xml:space="preserve"> </w:t>
      </w:r>
      <w:r>
        <w:t>provide</w:t>
      </w:r>
      <w:r>
        <w:rPr>
          <w:spacing w:val="-6"/>
        </w:rPr>
        <w:t xml:space="preserve"> </w:t>
      </w:r>
      <w:r>
        <w:t>a</w:t>
      </w:r>
      <w:r>
        <w:rPr>
          <w:spacing w:val="4"/>
        </w:rPr>
        <w:t xml:space="preserve"> </w:t>
      </w:r>
      <w:r>
        <w:t>highly</w:t>
      </w:r>
      <w:r>
        <w:rPr>
          <w:spacing w:val="-4"/>
        </w:rPr>
        <w:t xml:space="preserve"> </w:t>
      </w:r>
      <w:r>
        <w:t>security</w:t>
      </w:r>
      <w:r>
        <w:rPr>
          <w:spacing w:val="-4"/>
        </w:rPr>
        <w:t xml:space="preserve"> </w:t>
      </w:r>
      <w:r>
        <w:t>on</w:t>
      </w:r>
      <w:r>
        <w:rPr>
          <w:spacing w:val="-4"/>
        </w:rPr>
        <w:t xml:space="preserve"> </w:t>
      </w:r>
      <w:r>
        <w:t>protecting</w:t>
      </w:r>
      <w:r>
        <w:rPr>
          <w:spacing w:val="-4"/>
        </w:rPr>
        <w:t xml:space="preserve"> </w:t>
      </w:r>
      <w:r>
        <w:t>the</w:t>
      </w:r>
      <w:r>
        <w:rPr>
          <w:spacing w:val="2"/>
        </w:rPr>
        <w:t xml:space="preserve"> </w:t>
      </w:r>
      <w:r>
        <w:t>patient</w:t>
      </w:r>
      <w:r>
        <w:rPr>
          <w:spacing w:val="2"/>
        </w:rPr>
        <w:t xml:space="preserve"> </w:t>
      </w:r>
      <w:r>
        <w:t>privacy.</w:t>
      </w:r>
    </w:p>
    <w:p w:rsidR="001546D3" w:rsidRDefault="00577A85" w:rsidP="003068DB">
      <w:pPr>
        <w:pStyle w:val="ListParagraph"/>
        <w:numPr>
          <w:ilvl w:val="0"/>
          <w:numId w:val="6"/>
        </w:numPr>
        <w:tabs>
          <w:tab w:val="left" w:pos="1713"/>
        </w:tabs>
        <w:spacing w:before="31"/>
        <w:jc w:val="both"/>
      </w:pPr>
      <w:r>
        <w:t>Some</w:t>
      </w:r>
      <w:r>
        <w:rPr>
          <w:spacing w:val="-8"/>
        </w:rPr>
        <w:t xml:space="preserve"> </w:t>
      </w:r>
      <w:r>
        <w:t>confidential</w:t>
      </w:r>
      <w:r>
        <w:rPr>
          <w:spacing w:val="-4"/>
        </w:rPr>
        <w:t xml:space="preserve"> </w:t>
      </w:r>
      <w:r>
        <w:t>data</w:t>
      </w:r>
      <w:r>
        <w:rPr>
          <w:spacing w:val="2"/>
        </w:rPr>
        <w:t xml:space="preserve"> </w:t>
      </w:r>
      <w:r>
        <w:t>should</w:t>
      </w:r>
      <w:r>
        <w:rPr>
          <w:spacing w:val="-6"/>
        </w:rPr>
        <w:t xml:space="preserve"> </w:t>
      </w:r>
      <w:r>
        <w:t>restrict</w:t>
      </w:r>
      <w:r>
        <w:rPr>
          <w:spacing w:val="1"/>
        </w:rPr>
        <w:t xml:space="preserve"> </w:t>
      </w:r>
      <w:r>
        <w:t>to only</w:t>
      </w:r>
      <w:r>
        <w:rPr>
          <w:spacing w:val="-5"/>
        </w:rPr>
        <w:t xml:space="preserve"> </w:t>
      </w:r>
      <w:r>
        <w:t>authorize</w:t>
      </w:r>
      <w:r>
        <w:rPr>
          <w:spacing w:val="2"/>
        </w:rPr>
        <w:t xml:space="preserve"> </w:t>
      </w:r>
      <w:r>
        <w:t>user</w:t>
      </w:r>
      <w:r>
        <w:rPr>
          <w:spacing w:val="2"/>
        </w:rPr>
        <w:t xml:space="preserve"> </w:t>
      </w:r>
      <w:r>
        <w:t>to</w:t>
      </w:r>
      <w:r>
        <w:rPr>
          <w:spacing w:val="-6"/>
        </w:rPr>
        <w:t xml:space="preserve"> </w:t>
      </w:r>
      <w:r>
        <w:t>access</w:t>
      </w:r>
      <w:r>
        <w:rPr>
          <w:spacing w:val="1"/>
        </w:rPr>
        <w:t xml:space="preserve"> </w:t>
      </w:r>
      <w:r>
        <w:t>it.</w:t>
      </w:r>
    </w:p>
    <w:p w:rsidR="001546D3" w:rsidRDefault="001546D3" w:rsidP="003068DB">
      <w:pPr>
        <w:jc w:val="both"/>
        <w:sectPr w:rsidR="001546D3"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1546D3" w:rsidP="003068DB">
      <w:pPr>
        <w:pStyle w:val="BodyText"/>
        <w:jc w:val="both"/>
        <w:rPr>
          <w:sz w:val="20"/>
        </w:rPr>
      </w:pPr>
    </w:p>
    <w:p w:rsidR="001546D3" w:rsidRDefault="001546D3" w:rsidP="003068DB">
      <w:pPr>
        <w:pStyle w:val="BodyText"/>
        <w:jc w:val="both"/>
        <w:rPr>
          <w:sz w:val="20"/>
        </w:rPr>
      </w:pPr>
    </w:p>
    <w:p w:rsidR="001546D3" w:rsidRPr="00694802" w:rsidRDefault="00577A85" w:rsidP="003068DB">
      <w:pPr>
        <w:pStyle w:val="ListParagraph"/>
        <w:numPr>
          <w:ilvl w:val="1"/>
          <w:numId w:val="10"/>
        </w:numPr>
        <w:tabs>
          <w:tab w:val="left" w:pos="1981"/>
        </w:tabs>
        <w:spacing w:before="215"/>
        <w:ind w:left="1981" w:hanging="360"/>
        <w:jc w:val="both"/>
        <w:rPr>
          <w:b/>
          <w:color w:val="C00000"/>
          <w:sz w:val="26"/>
        </w:rPr>
      </w:pPr>
      <w:bookmarkStart w:id="243" w:name="3.2_Entity_Relationship_Diagram"/>
      <w:bookmarkEnd w:id="243"/>
      <w:r w:rsidRPr="00694802">
        <w:rPr>
          <w:b/>
          <w:color w:val="C00000"/>
          <w:sz w:val="28"/>
        </w:rPr>
        <w:t>Entity</w:t>
      </w:r>
      <w:r w:rsidRPr="00694802">
        <w:rPr>
          <w:b/>
          <w:color w:val="C00000"/>
          <w:spacing w:val="-9"/>
          <w:sz w:val="28"/>
        </w:rPr>
        <w:t xml:space="preserve"> </w:t>
      </w:r>
      <w:r w:rsidRPr="00694802">
        <w:rPr>
          <w:b/>
          <w:color w:val="C00000"/>
          <w:sz w:val="28"/>
        </w:rPr>
        <w:t>Relationship</w:t>
      </w:r>
      <w:r w:rsidRPr="00694802">
        <w:rPr>
          <w:b/>
          <w:color w:val="C00000"/>
          <w:spacing w:val="-10"/>
          <w:sz w:val="28"/>
        </w:rPr>
        <w:t xml:space="preserve"> </w:t>
      </w:r>
      <w:r w:rsidRPr="00694802">
        <w:rPr>
          <w:b/>
          <w:color w:val="C00000"/>
          <w:sz w:val="28"/>
        </w:rPr>
        <w:t>Diagram</w:t>
      </w:r>
      <w:r w:rsidR="0098509B">
        <w:rPr>
          <w:b/>
          <w:color w:val="C00000"/>
          <w:sz w:val="28"/>
        </w:rPr>
        <w:t>(ERD)</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98509B" w:rsidP="003068DB">
      <w:pPr>
        <w:pStyle w:val="BodyText"/>
        <w:spacing w:before="11"/>
        <w:jc w:val="both"/>
        <w:rPr>
          <w:b/>
          <w:sz w:val="11"/>
        </w:rPr>
      </w:pPr>
      <w:r>
        <w:rPr>
          <w:noProof/>
          <w:lang w:val="en-IN" w:eastAsia="en-IN" w:bidi="mr-IN"/>
        </w:rPr>
        <mc:AlternateContent>
          <mc:Choice Requires="wps">
            <w:drawing>
              <wp:anchor distT="0" distB="0" distL="114300" distR="114300" simplePos="0" relativeHeight="251656192" behindDoc="0" locked="0" layoutInCell="1" allowOverlap="1">
                <wp:simplePos x="0" y="0"/>
                <wp:positionH relativeFrom="column">
                  <wp:posOffset>1942897</wp:posOffset>
                </wp:positionH>
                <wp:positionV relativeFrom="paragraph">
                  <wp:posOffset>5103617</wp:posOffset>
                </wp:positionV>
                <wp:extent cx="2928025" cy="350196"/>
                <wp:effectExtent l="0" t="0" r="24765" b="12065"/>
                <wp:wrapNone/>
                <wp:docPr id="3" name="Rectangle 3"/>
                <wp:cNvGraphicFramePr/>
                <a:graphic xmlns:a="http://schemas.openxmlformats.org/drawingml/2006/main">
                  <a:graphicData uri="http://schemas.microsoft.com/office/word/2010/wordprocessingShape">
                    <wps:wsp>
                      <wps:cNvSpPr/>
                      <wps:spPr>
                        <a:xfrm>
                          <a:off x="0" y="0"/>
                          <a:ext cx="2928025" cy="350196"/>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98509B">
                            <w:pPr>
                              <w:jc w:val="center"/>
                              <w:rPr>
                                <w:lang w:val="en-IN"/>
                              </w:rPr>
                            </w:pPr>
                            <w:r>
                              <w:rPr>
                                <w:lang w:val="en-IN"/>
                              </w:rPr>
                              <w:t xml:space="preserve">ER Diagram </w:t>
                            </w:r>
                            <w:del w:id="244" w:author="Manoj" w:date="2023-12-15T22:34:00Z">
                              <w:r w:rsidDel="009D58D0">
                                <w:rPr>
                                  <w:lang w:val="en-IN"/>
                                </w:rPr>
                                <w:delText>For</w:delText>
                              </w:r>
                            </w:del>
                            <w:ins w:id="245" w:author="Manoj" w:date="2023-12-15T22:34:00Z">
                              <w:r>
                                <w:rPr>
                                  <w:lang w:val="en-IN"/>
                                </w:rPr>
                                <w:t>for</w:t>
                              </w:r>
                            </w:ins>
                            <w:r>
                              <w:rPr>
                                <w:lang w:val="en-IN"/>
                              </w:rPr>
                              <w:t xml:space="preserve">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9" style="position:absolute;left:0;text-align:left;margin-left:153pt;margin-top:401.85pt;width:230.55pt;height:27.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" fillcolor="white [3201]" strokecolor="black [3200]" strokeweight="2pt">
                <v:textbox>
                  <w:txbxContent>
                    <w:p w:rsidR="008A0DE0" w:rsidRPr="0098509B" w:rsidRDefault="008A0DE0" w:rsidP="0098509B">
                      <w:pPr>
                        <w:jc w:val="center"/>
                        <w:rPr>
                          <w:lang w:val="en-IN"/>
                        </w:rPr>
                      </w:pPr>
                      <w:r>
                        <w:rPr>
                          <w:lang w:val="en-IN"/>
                        </w:rPr>
                        <w:t xml:space="preserve">ER Diagram </w:t>
                      </w:r>
                      <w:del w:id="246" w:author="Manoj" w:date="2023-12-15T22:34:00Z">
                        <w:r w:rsidDel="009D58D0">
                          <w:rPr>
                            <w:lang w:val="en-IN"/>
                          </w:rPr>
                          <w:delText>For</w:delText>
                        </w:r>
                      </w:del>
                      <w:ins w:id="247" w:author="Manoj" w:date="2023-12-15T22:34:00Z">
                        <w:r>
                          <w:rPr>
                            <w:lang w:val="en-IN"/>
                          </w:rPr>
                          <w:t>for</w:t>
                        </w:r>
                      </w:ins>
                      <w:r>
                        <w:rPr>
                          <w:lang w:val="en-IN"/>
                        </w:rPr>
                        <w:t xml:space="preserve"> Hospital Management System</w:t>
                      </w:r>
                    </w:p>
                  </w:txbxContent>
                </v:textbox>
              </v:rect>
            </w:pict>
          </mc:Fallback>
        </mc:AlternateContent>
      </w:r>
      <w:r w:rsidR="00577A85">
        <w:rPr>
          <w:noProof/>
          <w:lang w:val="en-IN" w:eastAsia="en-IN" w:bidi="mr-IN"/>
        </w:rPr>
        <w:drawing>
          <wp:anchor distT="0" distB="0" distL="0" distR="0" simplePos="0" relativeHeight="251647488" behindDoc="0" locked="0" layoutInCell="1" allowOverlap="1">
            <wp:simplePos x="0" y="0"/>
            <wp:positionH relativeFrom="page">
              <wp:posOffset>914400</wp:posOffset>
            </wp:positionH>
            <wp:positionV relativeFrom="paragraph">
              <wp:posOffset>112257</wp:posOffset>
            </wp:positionV>
            <wp:extent cx="5711107" cy="5288184"/>
            <wp:effectExtent l="0" t="0" r="4445" b="825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711107" cy="5288184"/>
                    </a:xfrm>
                    <a:prstGeom prst="rect">
                      <a:avLst/>
                    </a:prstGeom>
                  </pic:spPr>
                </pic:pic>
              </a:graphicData>
            </a:graphic>
          </wp:anchor>
        </w:drawing>
      </w:r>
    </w:p>
    <w:p w:rsidR="001546D3" w:rsidRDefault="001546D3" w:rsidP="003068DB">
      <w:pPr>
        <w:jc w:val="both"/>
        <w:rPr>
          <w:sz w:val="11"/>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65508C" w:rsidRDefault="00577A85" w:rsidP="003068DB">
      <w:pPr>
        <w:pStyle w:val="ListParagraph"/>
        <w:numPr>
          <w:ilvl w:val="1"/>
          <w:numId w:val="5"/>
        </w:numPr>
        <w:tabs>
          <w:tab w:val="left" w:pos="1745"/>
        </w:tabs>
        <w:spacing w:before="181"/>
        <w:ind w:hanging="485"/>
        <w:jc w:val="both"/>
        <w:rPr>
          <w:b/>
          <w:color w:val="C00000"/>
          <w:sz w:val="28"/>
          <w:szCs w:val="28"/>
        </w:rPr>
      </w:pPr>
      <w:r w:rsidRPr="0065508C">
        <w:rPr>
          <w:b/>
          <w:color w:val="C00000"/>
          <w:sz w:val="28"/>
          <w:szCs w:val="28"/>
          <w:u w:val="thick" w:color="2D74B5"/>
        </w:rPr>
        <w:lastRenderedPageBreak/>
        <w:t>Table</w:t>
      </w:r>
      <w:r w:rsidRPr="0065508C">
        <w:rPr>
          <w:b/>
          <w:color w:val="C00000"/>
          <w:spacing w:val="-2"/>
          <w:sz w:val="28"/>
          <w:szCs w:val="28"/>
          <w:u w:val="thick" w:color="2D74B5"/>
        </w:rPr>
        <w:t xml:space="preserve"> </w:t>
      </w:r>
      <w:r w:rsidRPr="0065508C">
        <w:rPr>
          <w:b/>
          <w:color w:val="C00000"/>
          <w:sz w:val="28"/>
          <w:szCs w:val="28"/>
          <w:u w:val="thick" w:color="2D74B5"/>
        </w:rPr>
        <w:t>Structure:</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17"/>
        </w:rPr>
      </w:pPr>
    </w:p>
    <w:p w:rsidR="001546D3" w:rsidRDefault="00577A85" w:rsidP="003068DB">
      <w:pPr>
        <w:pStyle w:val="ListParagraph"/>
        <w:numPr>
          <w:ilvl w:val="2"/>
          <w:numId w:val="5"/>
        </w:numPr>
        <w:tabs>
          <w:tab w:val="left" w:pos="1866"/>
        </w:tabs>
        <w:spacing w:before="90"/>
        <w:jc w:val="both"/>
        <w:rPr>
          <w:b/>
          <w:color w:val="2D74B5"/>
          <w:sz w:val="24"/>
        </w:rPr>
      </w:pPr>
      <w:r>
        <w:rPr>
          <w:b/>
          <w:color w:val="2D74B5"/>
          <w:sz w:val="24"/>
          <w:u w:val="thick" w:color="2D74B5"/>
        </w:rPr>
        <w:t>Admin</w:t>
      </w:r>
      <w:r>
        <w:rPr>
          <w:b/>
          <w:color w:val="2D74B5"/>
          <w:spacing w:val="-5"/>
          <w:sz w:val="24"/>
          <w:u w:val="thick" w:color="2D74B5"/>
        </w:rPr>
        <w:t xml:space="preserve"> </w:t>
      </w:r>
      <w:r>
        <w:rPr>
          <w:b/>
          <w:color w:val="2D74B5"/>
          <w:sz w:val="24"/>
          <w:u w:val="thick" w:color="2D74B5"/>
        </w:rPr>
        <w:t>table</w:t>
      </w:r>
    </w:p>
    <w:p w:rsidR="001546D3" w:rsidRDefault="001546D3" w:rsidP="003068DB">
      <w:pPr>
        <w:pStyle w:val="BodyText"/>
        <w:spacing w:before="4"/>
        <w:jc w:val="both"/>
        <w:rPr>
          <w:b/>
          <w:sz w:val="16"/>
        </w:rPr>
      </w:pPr>
    </w:p>
    <w:tbl>
      <w:tblPr>
        <w:tblW w:w="0" w:type="auto"/>
        <w:tblInd w:w="2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4"/>
        <w:gridCol w:w="1666"/>
        <w:gridCol w:w="2679"/>
      </w:tblGrid>
      <w:tr w:rsidR="001546D3">
        <w:trPr>
          <w:trHeight w:val="340"/>
        </w:trPr>
        <w:tc>
          <w:tcPr>
            <w:tcW w:w="1494" w:type="dxa"/>
          </w:tcPr>
          <w:p w:rsidR="001546D3" w:rsidRDefault="00577A85" w:rsidP="003068DB">
            <w:pPr>
              <w:pStyle w:val="TableParagraph"/>
              <w:spacing w:before="0" w:line="321" w:lineRule="exact"/>
              <w:ind w:left="475"/>
              <w:jc w:val="both"/>
              <w:rPr>
                <w:sz w:val="28"/>
              </w:rPr>
            </w:pPr>
            <w:r>
              <w:rPr>
                <w:sz w:val="28"/>
              </w:rPr>
              <w:t>Field</w:t>
            </w:r>
          </w:p>
        </w:tc>
        <w:tc>
          <w:tcPr>
            <w:tcW w:w="1666" w:type="dxa"/>
          </w:tcPr>
          <w:p w:rsidR="001546D3" w:rsidRDefault="00577A85" w:rsidP="003068DB">
            <w:pPr>
              <w:pStyle w:val="TableParagraph"/>
              <w:spacing w:before="0" w:line="321" w:lineRule="exact"/>
              <w:ind w:left="110"/>
              <w:jc w:val="both"/>
              <w:rPr>
                <w:sz w:val="28"/>
              </w:rPr>
            </w:pPr>
            <w:r>
              <w:rPr>
                <w:sz w:val="28"/>
              </w:rPr>
              <w:t>Data</w:t>
            </w:r>
            <w:r>
              <w:rPr>
                <w:spacing w:val="-4"/>
                <w:sz w:val="28"/>
              </w:rPr>
              <w:t xml:space="preserve"> </w:t>
            </w:r>
            <w:r>
              <w:rPr>
                <w:sz w:val="28"/>
              </w:rPr>
              <w:t>Type</w:t>
            </w:r>
          </w:p>
        </w:tc>
        <w:tc>
          <w:tcPr>
            <w:tcW w:w="2679" w:type="dxa"/>
          </w:tcPr>
          <w:p w:rsidR="001546D3" w:rsidRDefault="00577A85" w:rsidP="003068DB">
            <w:pPr>
              <w:pStyle w:val="TableParagraph"/>
              <w:spacing w:before="0" w:line="321" w:lineRule="exact"/>
              <w:ind w:left="748"/>
              <w:jc w:val="both"/>
              <w:rPr>
                <w:sz w:val="28"/>
              </w:rPr>
            </w:pPr>
            <w:r>
              <w:rPr>
                <w:sz w:val="28"/>
              </w:rPr>
              <w:t>Constraint</w:t>
            </w:r>
          </w:p>
        </w:tc>
      </w:tr>
      <w:tr w:rsidR="001546D3">
        <w:trPr>
          <w:trHeight w:val="340"/>
        </w:trPr>
        <w:tc>
          <w:tcPr>
            <w:tcW w:w="1494" w:type="dxa"/>
          </w:tcPr>
          <w:p w:rsidR="001546D3" w:rsidRDefault="00577A85" w:rsidP="003068DB">
            <w:pPr>
              <w:pStyle w:val="TableParagraph"/>
              <w:spacing w:before="0" w:line="320" w:lineRule="exact"/>
              <w:ind w:left="110"/>
              <w:jc w:val="both"/>
              <w:rPr>
                <w:sz w:val="28"/>
              </w:rPr>
            </w:pPr>
            <w:r>
              <w:rPr>
                <w:sz w:val="28"/>
              </w:rPr>
              <w:t>username</w:t>
            </w:r>
          </w:p>
        </w:tc>
        <w:tc>
          <w:tcPr>
            <w:tcW w:w="1666" w:type="dxa"/>
          </w:tcPr>
          <w:p w:rsidR="001546D3" w:rsidRDefault="00577A85" w:rsidP="003068DB">
            <w:pPr>
              <w:pStyle w:val="TableParagraph"/>
              <w:spacing w:before="0" w:line="320" w:lineRule="exact"/>
              <w:ind w:left="110"/>
              <w:jc w:val="both"/>
              <w:rPr>
                <w:sz w:val="28"/>
              </w:rPr>
            </w:pPr>
            <w:r>
              <w:rPr>
                <w:sz w:val="28"/>
              </w:rPr>
              <w:t>varchar(15)</w:t>
            </w:r>
          </w:p>
        </w:tc>
        <w:tc>
          <w:tcPr>
            <w:tcW w:w="2679" w:type="dxa"/>
          </w:tcPr>
          <w:p w:rsidR="001546D3" w:rsidRDefault="00577A85" w:rsidP="003068DB">
            <w:pPr>
              <w:pStyle w:val="TableParagraph"/>
              <w:spacing w:before="0" w:line="320" w:lineRule="exact"/>
              <w:ind w:left="110"/>
              <w:jc w:val="both"/>
              <w:rPr>
                <w:sz w:val="28"/>
              </w:rPr>
            </w:pPr>
            <w:r>
              <w:rPr>
                <w:sz w:val="28"/>
              </w:rPr>
              <w:t>Primary</w:t>
            </w:r>
            <w:r>
              <w:rPr>
                <w:spacing w:val="-3"/>
                <w:sz w:val="28"/>
              </w:rPr>
              <w:t xml:space="preserve"> </w:t>
            </w:r>
            <w:r>
              <w:rPr>
                <w:sz w:val="28"/>
              </w:rPr>
              <w:t>key</w:t>
            </w:r>
          </w:p>
        </w:tc>
      </w:tr>
      <w:tr w:rsidR="001546D3">
        <w:trPr>
          <w:trHeight w:val="345"/>
        </w:trPr>
        <w:tc>
          <w:tcPr>
            <w:tcW w:w="1494" w:type="dxa"/>
          </w:tcPr>
          <w:p w:rsidR="001546D3" w:rsidRDefault="00577A85" w:rsidP="003068DB">
            <w:pPr>
              <w:pStyle w:val="TableParagraph"/>
              <w:spacing w:before="0" w:line="325" w:lineRule="exact"/>
              <w:ind w:left="110"/>
              <w:jc w:val="both"/>
              <w:rPr>
                <w:sz w:val="28"/>
              </w:rPr>
            </w:pPr>
            <w:r>
              <w:rPr>
                <w:sz w:val="28"/>
              </w:rPr>
              <w:t>Password</w:t>
            </w:r>
          </w:p>
        </w:tc>
        <w:tc>
          <w:tcPr>
            <w:tcW w:w="1666" w:type="dxa"/>
          </w:tcPr>
          <w:p w:rsidR="001546D3" w:rsidRDefault="00577A85" w:rsidP="003068DB">
            <w:pPr>
              <w:pStyle w:val="TableParagraph"/>
              <w:spacing w:before="0" w:line="325" w:lineRule="exact"/>
              <w:ind w:left="110"/>
              <w:jc w:val="both"/>
              <w:rPr>
                <w:sz w:val="28"/>
              </w:rPr>
            </w:pPr>
            <w:r>
              <w:rPr>
                <w:sz w:val="28"/>
              </w:rPr>
              <w:t>varchar(15)</w:t>
            </w:r>
          </w:p>
        </w:tc>
        <w:tc>
          <w:tcPr>
            <w:tcW w:w="2679" w:type="dxa"/>
          </w:tcPr>
          <w:p w:rsidR="001546D3" w:rsidRDefault="00577A85" w:rsidP="003068DB">
            <w:pPr>
              <w:pStyle w:val="TableParagraph"/>
              <w:spacing w:before="0" w:line="325" w:lineRule="exact"/>
              <w:ind w:left="110"/>
              <w:jc w:val="both"/>
              <w:rPr>
                <w:sz w:val="28"/>
              </w:rPr>
            </w:pPr>
            <w:r>
              <w:rPr>
                <w:sz w:val="28"/>
              </w:rPr>
              <w:t>Not</w:t>
            </w:r>
            <w:r>
              <w:rPr>
                <w:spacing w:val="-4"/>
                <w:sz w:val="28"/>
              </w:rPr>
              <w:t xml:space="preserve"> </w:t>
            </w:r>
            <w:r>
              <w:rPr>
                <w:sz w:val="28"/>
              </w:rPr>
              <w:t>Null</w:t>
            </w:r>
          </w:p>
        </w:tc>
      </w:tr>
    </w:tbl>
    <w:p w:rsidR="001546D3" w:rsidRDefault="001546D3" w:rsidP="003068DB">
      <w:pPr>
        <w:pStyle w:val="BodyText"/>
        <w:jc w:val="both"/>
        <w:rPr>
          <w:b/>
          <w:sz w:val="26"/>
        </w:rPr>
      </w:pPr>
    </w:p>
    <w:p w:rsidR="001546D3" w:rsidRDefault="001546D3" w:rsidP="003068DB">
      <w:pPr>
        <w:pStyle w:val="BodyText"/>
        <w:jc w:val="both"/>
        <w:rPr>
          <w:b/>
          <w:sz w:val="26"/>
        </w:rPr>
      </w:pPr>
    </w:p>
    <w:p w:rsidR="001546D3" w:rsidRDefault="001546D3" w:rsidP="003068DB">
      <w:pPr>
        <w:pStyle w:val="BodyText"/>
        <w:jc w:val="both"/>
        <w:rPr>
          <w:b/>
          <w:sz w:val="26"/>
        </w:rPr>
      </w:pPr>
    </w:p>
    <w:p w:rsidR="001546D3" w:rsidRDefault="00577A85" w:rsidP="003068DB">
      <w:pPr>
        <w:pStyle w:val="ListParagraph"/>
        <w:numPr>
          <w:ilvl w:val="2"/>
          <w:numId w:val="5"/>
        </w:numPr>
        <w:tabs>
          <w:tab w:val="left" w:pos="1506"/>
        </w:tabs>
        <w:spacing w:before="219"/>
        <w:ind w:left="1505"/>
        <w:jc w:val="both"/>
        <w:rPr>
          <w:b/>
          <w:color w:val="2D74B5"/>
          <w:sz w:val="24"/>
        </w:rPr>
      </w:pPr>
      <w:r>
        <w:rPr>
          <w:b/>
          <w:color w:val="2D74B5"/>
          <w:sz w:val="24"/>
        </w:rPr>
        <w:t>Doctor</w:t>
      </w:r>
      <w:r>
        <w:rPr>
          <w:b/>
          <w:color w:val="2D74B5"/>
          <w:spacing w:val="-8"/>
          <w:sz w:val="24"/>
        </w:rPr>
        <w:t xml:space="preserve"> </w:t>
      </w:r>
      <w:r>
        <w:rPr>
          <w:b/>
          <w:color w:val="2D74B5"/>
          <w:sz w:val="24"/>
        </w:rPr>
        <w:t>Table</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spacing w:before="10"/>
        <w:jc w:val="both"/>
        <w:rPr>
          <w:b/>
          <w:sz w:val="13"/>
        </w:rPr>
      </w:pPr>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1364"/>
        <w:gridCol w:w="2593"/>
      </w:tblGrid>
      <w:tr w:rsidR="001546D3">
        <w:trPr>
          <w:trHeight w:val="292"/>
        </w:trPr>
        <w:tc>
          <w:tcPr>
            <w:tcW w:w="2689" w:type="dxa"/>
          </w:tcPr>
          <w:p w:rsidR="001546D3" w:rsidRDefault="00577A85" w:rsidP="003068DB">
            <w:pPr>
              <w:pStyle w:val="TableParagraph"/>
              <w:spacing w:line="271" w:lineRule="exact"/>
              <w:ind w:left="110"/>
              <w:jc w:val="both"/>
              <w:rPr>
                <w:sz w:val="24"/>
              </w:rPr>
            </w:pPr>
            <w:r>
              <w:rPr>
                <w:sz w:val="24"/>
              </w:rPr>
              <w:t>Field</w:t>
            </w:r>
          </w:p>
        </w:tc>
        <w:tc>
          <w:tcPr>
            <w:tcW w:w="1364" w:type="dxa"/>
          </w:tcPr>
          <w:p w:rsidR="001546D3" w:rsidRDefault="00577A85" w:rsidP="003068DB">
            <w:pPr>
              <w:pStyle w:val="TableParagraph"/>
              <w:spacing w:line="271" w:lineRule="exact"/>
              <w:ind w:left="187"/>
              <w:jc w:val="both"/>
              <w:rPr>
                <w:sz w:val="24"/>
              </w:rPr>
            </w:pPr>
            <w:r>
              <w:rPr>
                <w:sz w:val="24"/>
              </w:rPr>
              <w:t>Data</w:t>
            </w:r>
            <w:r>
              <w:rPr>
                <w:spacing w:val="-2"/>
                <w:sz w:val="24"/>
              </w:rPr>
              <w:t xml:space="preserve"> </w:t>
            </w:r>
            <w:r>
              <w:rPr>
                <w:sz w:val="24"/>
              </w:rPr>
              <w:t>Type</w:t>
            </w:r>
          </w:p>
        </w:tc>
        <w:tc>
          <w:tcPr>
            <w:tcW w:w="2593" w:type="dxa"/>
          </w:tcPr>
          <w:p w:rsidR="001546D3" w:rsidRDefault="00577A85" w:rsidP="003068DB">
            <w:pPr>
              <w:pStyle w:val="TableParagraph"/>
              <w:spacing w:line="271" w:lineRule="exact"/>
              <w:ind w:left="739"/>
              <w:jc w:val="both"/>
              <w:rPr>
                <w:sz w:val="24"/>
              </w:rPr>
            </w:pPr>
            <w:r>
              <w:rPr>
                <w:sz w:val="24"/>
              </w:rPr>
              <w:t>Description</w:t>
            </w:r>
          </w:p>
        </w:tc>
      </w:tr>
      <w:tr w:rsidR="001546D3">
        <w:trPr>
          <w:trHeight w:val="340"/>
        </w:trPr>
        <w:tc>
          <w:tcPr>
            <w:tcW w:w="2689" w:type="dxa"/>
          </w:tcPr>
          <w:p w:rsidR="001546D3" w:rsidRDefault="00577A85" w:rsidP="003068DB">
            <w:pPr>
              <w:pStyle w:val="TableParagraph"/>
              <w:ind w:left="110"/>
              <w:jc w:val="both"/>
              <w:rPr>
                <w:sz w:val="24"/>
              </w:rPr>
            </w:pPr>
            <w:r>
              <w:rPr>
                <w:sz w:val="24"/>
              </w:rPr>
              <w:t>Id</w:t>
            </w:r>
          </w:p>
        </w:tc>
        <w:tc>
          <w:tcPr>
            <w:tcW w:w="1364" w:type="dxa"/>
          </w:tcPr>
          <w:p w:rsidR="001546D3" w:rsidRDefault="00577A85" w:rsidP="003068DB">
            <w:pPr>
              <w:pStyle w:val="TableParagraph"/>
              <w:jc w:val="both"/>
              <w:rPr>
                <w:sz w:val="24"/>
              </w:rPr>
            </w:pPr>
            <w:r>
              <w:rPr>
                <w:sz w:val="24"/>
              </w:rPr>
              <w:t>Varchar(10)</w:t>
            </w:r>
          </w:p>
        </w:tc>
        <w:tc>
          <w:tcPr>
            <w:tcW w:w="2593"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Name</w:t>
            </w:r>
          </w:p>
        </w:tc>
        <w:tc>
          <w:tcPr>
            <w:tcW w:w="1364" w:type="dxa"/>
          </w:tcPr>
          <w:p w:rsidR="001546D3" w:rsidRDefault="00577A85" w:rsidP="003068DB">
            <w:pPr>
              <w:pStyle w:val="TableParagraph"/>
              <w:jc w:val="both"/>
              <w:rPr>
                <w:sz w:val="24"/>
              </w:rPr>
            </w:pPr>
            <w:r>
              <w:rPr>
                <w:sz w:val="24"/>
              </w:rPr>
              <w:t>Varchar(30)</w:t>
            </w:r>
          </w:p>
        </w:tc>
        <w:tc>
          <w:tcPr>
            <w:tcW w:w="2593"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ind w:left="110"/>
              <w:jc w:val="both"/>
              <w:rPr>
                <w:sz w:val="24"/>
              </w:rPr>
            </w:pPr>
            <w:r>
              <w:rPr>
                <w:sz w:val="24"/>
              </w:rPr>
              <w:t>Age</w:t>
            </w:r>
          </w:p>
        </w:tc>
        <w:tc>
          <w:tcPr>
            <w:tcW w:w="1364" w:type="dxa"/>
          </w:tcPr>
          <w:p w:rsidR="001546D3" w:rsidRDefault="00577A85" w:rsidP="003068DB">
            <w:pPr>
              <w:pStyle w:val="TableParagraph"/>
              <w:jc w:val="both"/>
              <w:rPr>
                <w:sz w:val="24"/>
              </w:rPr>
            </w:pPr>
            <w:r>
              <w:rPr>
                <w:sz w:val="24"/>
              </w:rPr>
              <w:t>Int(5)</w:t>
            </w:r>
          </w:p>
        </w:tc>
        <w:tc>
          <w:tcPr>
            <w:tcW w:w="2593" w:type="dxa"/>
          </w:tcPr>
          <w:p w:rsidR="001546D3" w:rsidRDefault="00577A85" w:rsidP="003068DB">
            <w:pPr>
              <w:pStyle w:val="TableParagraph"/>
              <w:spacing w:before="0" w:line="325"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Gender</w:t>
            </w:r>
          </w:p>
        </w:tc>
        <w:tc>
          <w:tcPr>
            <w:tcW w:w="1364" w:type="dxa"/>
          </w:tcPr>
          <w:p w:rsidR="001546D3" w:rsidRDefault="00577A85" w:rsidP="003068DB">
            <w:pPr>
              <w:pStyle w:val="TableParagraph"/>
              <w:jc w:val="both"/>
              <w:rPr>
                <w:sz w:val="24"/>
              </w:rPr>
            </w:pPr>
            <w:r>
              <w:rPr>
                <w:sz w:val="24"/>
              </w:rPr>
              <w:t>Varchar(8)</w:t>
            </w:r>
          </w:p>
        </w:tc>
        <w:tc>
          <w:tcPr>
            <w:tcW w:w="2593" w:type="dxa"/>
          </w:tcPr>
          <w:p w:rsidR="001546D3" w:rsidRDefault="00577A85" w:rsidP="003068DB">
            <w:pPr>
              <w:pStyle w:val="TableParagraph"/>
              <w:spacing w:before="0" w:line="321"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spacing w:before="6"/>
              <w:ind w:left="110"/>
              <w:jc w:val="both"/>
              <w:rPr>
                <w:sz w:val="24"/>
              </w:rPr>
            </w:pPr>
            <w:r>
              <w:rPr>
                <w:sz w:val="24"/>
              </w:rPr>
              <w:t>Phone</w:t>
            </w:r>
          </w:p>
        </w:tc>
        <w:tc>
          <w:tcPr>
            <w:tcW w:w="1364" w:type="dxa"/>
          </w:tcPr>
          <w:p w:rsidR="001546D3" w:rsidRDefault="00577A85" w:rsidP="003068DB">
            <w:pPr>
              <w:pStyle w:val="TableParagraph"/>
              <w:spacing w:before="6"/>
              <w:jc w:val="both"/>
              <w:rPr>
                <w:sz w:val="24"/>
              </w:rPr>
            </w:pPr>
            <w:r>
              <w:rPr>
                <w:sz w:val="24"/>
              </w:rPr>
              <w:t>Varchar(15)</w:t>
            </w:r>
          </w:p>
        </w:tc>
        <w:tc>
          <w:tcPr>
            <w:tcW w:w="2593" w:type="dxa"/>
          </w:tcPr>
          <w:p w:rsidR="001546D3" w:rsidRDefault="00577A85" w:rsidP="003068DB">
            <w:pPr>
              <w:pStyle w:val="TableParagraph"/>
              <w:spacing w:before="2" w:line="323"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ind w:left="110"/>
              <w:jc w:val="both"/>
              <w:rPr>
                <w:sz w:val="24"/>
              </w:rPr>
            </w:pPr>
            <w:r>
              <w:rPr>
                <w:sz w:val="24"/>
              </w:rPr>
              <w:t>Address</w:t>
            </w:r>
          </w:p>
        </w:tc>
        <w:tc>
          <w:tcPr>
            <w:tcW w:w="1364" w:type="dxa"/>
          </w:tcPr>
          <w:p w:rsidR="001546D3" w:rsidRDefault="00577A85" w:rsidP="003068DB">
            <w:pPr>
              <w:pStyle w:val="TableParagraph"/>
              <w:jc w:val="both"/>
              <w:rPr>
                <w:sz w:val="24"/>
              </w:rPr>
            </w:pPr>
            <w:r>
              <w:rPr>
                <w:sz w:val="24"/>
              </w:rPr>
              <w:t>Varchar(20)</w:t>
            </w:r>
          </w:p>
        </w:tc>
        <w:tc>
          <w:tcPr>
            <w:tcW w:w="2593" w:type="dxa"/>
          </w:tcPr>
          <w:p w:rsidR="001546D3" w:rsidRDefault="00577A85" w:rsidP="003068DB">
            <w:pPr>
              <w:pStyle w:val="TableParagraph"/>
              <w:spacing w:before="0" w:line="325" w:lineRule="exact"/>
              <w:ind w:left="109"/>
              <w:jc w:val="both"/>
              <w:rPr>
                <w:sz w:val="28"/>
              </w:rPr>
            </w:pPr>
            <w:r>
              <w:rPr>
                <w:sz w:val="28"/>
              </w:rPr>
              <w:t>Not</w:t>
            </w:r>
            <w:r>
              <w:rPr>
                <w:spacing w:val="-4"/>
                <w:sz w:val="28"/>
              </w:rPr>
              <w:t xml:space="preserve"> </w:t>
            </w:r>
            <w:r>
              <w:rPr>
                <w:sz w:val="28"/>
              </w:rPr>
              <w:t>Null</w:t>
            </w:r>
          </w:p>
        </w:tc>
      </w:tr>
    </w:tbl>
    <w:p w:rsidR="001546D3" w:rsidRDefault="001546D3" w:rsidP="003068DB">
      <w:pPr>
        <w:spacing w:line="320" w:lineRule="exact"/>
        <w:jc w:val="both"/>
        <w:rPr>
          <w:sz w:val="28"/>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spacing w:before="11"/>
        <w:jc w:val="both"/>
        <w:rPr>
          <w:b/>
          <w:sz w:val="20"/>
        </w:rPr>
      </w:pPr>
    </w:p>
    <w:p w:rsidR="001546D3" w:rsidRDefault="00577A85" w:rsidP="003068DB">
      <w:pPr>
        <w:pStyle w:val="Heading6"/>
        <w:numPr>
          <w:ilvl w:val="2"/>
          <w:numId w:val="5"/>
        </w:numPr>
        <w:tabs>
          <w:tab w:val="left" w:pos="1505"/>
        </w:tabs>
        <w:spacing w:before="90"/>
        <w:ind w:left="1504" w:hanging="605"/>
        <w:jc w:val="both"/>
        <w:rPr>
          <w:color w:val="2D74B5"/>
        </w:rPr>
      </w:pPr>
      <w:r>
        <w:rPr>
          <w:color w:val="2D74B5"/>
        </w:rPr>
        <w:t>Patient</w:t>
      </w:r>
      <w:r>
        <w:rPr>
          <w:color w:val="2D74B5"/>
          <w:spacing w:val="-4"/>
        </w:rPr>
        <w:t xml:space="preserve"> </w:t>
      </w:r>
      <w:r>
        <w:rPr>
          <w:color w:val="2D74B5"/>
        </w:rPr>
        <w:t>table</w:t>
      </w:r>
    </w:p>
    <w:p w:rsidR="001546D3" w:rsidRDefault="001546D3" w:rsidP="003068DB">
      <w:pPr>
        <w:pStyle w:val="BodyText"/>
        <w:spacing w:before="10" w:after="1"/>
        <w:jc w:val="both"/>
        <w:rPr>
          <w:b/>
          <w:sz w:val="15"/>
        </w:rPr>
      </w:pPr>
    </w:p>
    <w:tbl>
      <w:tblPr>
        <w:tblW w:w="0" w:type="auto"/>
        <w:tblInd w:w="2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1455"/>
        <w:gridCol w:w="2550"/>
      </w:tblGrid>
      <w:tr w:rsidR="001546D3">
        <w:trPr>
          <w:trHeight w:val="292"/>
        </w:trPr>
        <w:tc>
          <w:tcPr>
            <w:tcW w:w="2627" w:type="dxa"/>
          </w:tcPr>
          <w:p w:rsidR="001546D3" w:rsidRDefault="00577A85" w:rsidP="003068DB">
            <w:pPr>
              <w:pStyle w:val="TableParagraph"/>
              <w:spacing w:line="271" w:lineRule="exact"/>
              <w:jc w:val="both"/>
              <w:rPr>
                <w:sz w:val="24"/>
              </w:rPr>
            </w:pPr>
            <w:r>
              <w:rPr>
                <w:sz w:val="24"/>
              </w:rPr>
              <w:t>Field</w:t>
            </w:r>
          </w:p>
        </w:tc>
        <w:tc>
          <w:tcPr>
            <w:tcW w:w="1455" w:type="dxa"/>
          </w:tcPr>
          <w:p w:rsidR="001546D3" w:rsidRDefault="00577A85" w:rsidP="003068DB">
            <w:pPr>
              <w:pStyle w:val="TableParagraph"/>
              <w:spacing w:line="271" w:lineRule="exact"/>
              <w:ind w:left="229"/>
              <w:jc w:val="both"/>
              <w:rPr>
                <w:sz w:val="24"/>
              </w:rPr>
            </w:pPr>
            <w:r>
              <w:rPr>
                <w:sz w:val="24"/>
              </w:rPr>
              <w:t>Data</w:t>
            </w:r>
            <w:r>
              <w:rPr>
                <w:spacing w:val="-2"/>
                <w:sz w:val="24"/>
              </w:rPr>
              <w:t xml:space="preserve"> </w:t>
            </w:r>
            <w:r>
              <w:rPr>
                <w:sz w:val="24"/>
              </w:rPr>
              <w:t>Type</w:t>
            </w:r>
          </w:p>
        </w:tc>
        <w:tc>
          <w:tcPr>
            <w:tcW w:w="2550" w:type="dxa"/>
          </w:tcPr>
          <w:p w:rsidR="001546D3" w:rsidRDefault="00577A85" w:rsidP="003068DB">
            <w:pPr>
              <w:pStyle w:val="TableParagraph"/>
              <w:spacing w:line="271" w:lineRule="exact"/>
              <w:ind w:left="719"/>
              <w:jc w:val="both"/>
              <w:rPr>
                <w:sz w:val="24"/>
              </w:rPr>
            </w:pPr>
            <w:r>
              <w:rPr>
                <w:sz w:val="24"/>
              </w:rPr>
              <w:t>Description</w:t>
            </w:r>
          </w:p>
        </w:tc>
      </w:tr>
      <w:tr w:rsidR="001546D3">
        <w:trPr>
          <w:trHeight w:val="340"/>
        </w:trPr>
        <w:tc>
          <w:tcPr>
            <w:tcW w:w="2627" w:type="dxa"/>
          </w:tcPr>
          <w:p w:rsidR="001546D3" w:rsidRDefault="00577A85" w:rsidP="003068DB">
            <w:pPr>
              <w:pStyle w:val="TableParagraph"/>
              <w:jc w:val="both"/>
              <w:rPr>
                <w:sz w:val="24"/>
              </w:rPr>
            </w:pPr>
            <w:r>
              <w:rPr>
                <w:sz w:val="24"/>
              </w:rPr>
              <w:t>Id</w:t>
            </w:r>
          </w:p>
        </w:tc>
        <w:tc>
          <w:tcPr>
            <w:tcW w:w="1455" w:type="dxa"/>
          </w:tcPr>
          <w:p w:rsidR="001546D3" w:rsidRDefault="00577A85" w:rsidP="003068DB">
            <w:pPr>
              <w:pStyle w:val="TableParagraph"/>
              <w:jc w:val="both"/>
              <w:rPr>
                <w:sz w:val="24"/>
              </w:rPr>
            </w:pPr>
            <w:r>
              <w:rPr>
                <w:sz w:val="24"/>
              </w:rPr>
              <w:t>Varchar(10)</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27" w:type="dxa"/>
          </w:tcPr>
          <w:p w:rsidR="001546D3" w:rsidRDefault="00577A85" w:rsidP="003068DB">
            <w:pPr>
              <w:pStyle w:val="TableParagraph"/>
              <w:jc w:val="both"/>
              <w:rPr>
                <w:sz w:val="24"/>
              </w:rPr>
            </w:pPr>
            <w:r>
              <w:rPr>
                <w:sz w:val="24"/>
              </w:rPr>
              <w:t>Name</w:t>
            </w:r>
          </w:p>
        </w:tc>
        <w:tc>
          <w:tcPr>
            <w:tcW w:w="1455" w:type="dxa"/>
          </w:tcPr>
          <w:p w:rsidR="001546D3" w:rsidRDefault="00577A85" w:rsidP="003068DB">
            <w:pPr>
              <w:pStyle w:val="TableParagraph"/>
              <w:jc w:val="both"/>
              <w:rPr>
                <w:sz w:val="24"/>
              </w:rPr>
            </w:pPr>
            <w:r>
              <w:rPr>
                <w:sz w:val="24"/>
              </w:rPr>
              <w:t>Varchar(30)</w:t>
            </w:r>
          </w:p>
        </w:tc>
        <w:tc>
          <w:tcPr>
            <w:tcW w:w="2550" w:type="dxa"/>
          </w:tcPr>
          <w:p w:rsidR="001546D3" w:rsidRDefault="00577A85" w:rsidP="003068DB">
            <w:pPr>
              <w:pStyle w:val="TableParagraph"/>
              <w:spacing w:before="0" w:line="325"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jc w:val="both"/>
              <w:rPr>
                <w:sz w:val="24"/>
              </w:rPr>
            </w:pPr>
            <w:r>
              <w:rPr>
                <w:sz w:val="24"/>
              </w:rPr>
              <w:t>Age</w:t>
            </w:r>
          </w:p>
        </w:tc>
        <w:tc>
          <w:tcPr>
            <w:tcW w:w="1455" w:type="dxa"/>
          </w:tcPr>
          <w:p w:rsidR="001546D3" w:rsidRDefault="00577A85" w:rsidP="003068DB">
            <w:pPr>
              <w:pStyle w:val="TableParagraph"/>
              <w:jc w:val="both"/>
              <w:rPr>
                <w:sz w:val="24"/>
              </w:rPr>
            </w:pPr>
            <w:r>
              <w:rPr>
                <w:sz w:val="24"/>
              </w:rPr>
              <w:t>Int(5)</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spacing w:before="2"/>
              <w:jc w:val="both"/>
              <w:rPr>
                <w:sz w:val="24"/>
              </w:rPr>
            </w:pPr>
            <w:r>
              <w:rPr>
                <w:sz w:val="24"/>
              </w:rPr>
              <w:t>Gender</w:t>
            </w:r>
          </w:p>
        </w:tc>
        <w:tc>
          <w:tcPr>
            <w:tcW w:w="1455" w:type="dxa"/>
          </w:tcPr>
          <w:p w:rsidR="001546D3" w:rsidRDefault="00577A85" w:rsidP="003068DB">
            <w:pPr>
              <w:pStyle w:val="TableParagraph"/>
              <w:spacing w:before="2"/>
              <w:jc w:val="both"/>
              <w:rPr>
                <w:sz w:val="24"/>
              </w:rPr>
            </w:pPr>
            <w:r>
              <w:rPr>
                <w:sz w:val="24"/>
              </w:rPr>
              <w:t>Varchar(10)</w:t>
            </w:r>
          </w:p>
        </w:tc>
        <w:tc>
          <w:tcPr>
            <w:tcW w:w="2550" w:type="dxa"/>
          </w:tcPr>
          <w:p w:rsidR="001546D3" w:rsidRDefault="00577A85" w:rsidP="003068DB">
            <w:pPr>
              <w:pStyle w:val="TableParagraph"/>
              <w:spacing w:before="0" w:line="321"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jc w:val="both"/>
              <w:rPr>
                <w:sz w:val="24"/>
              </w:rPr>
            </w:pPr>
            <w:r>
              <w:rPr>
                <w:sz w:val="24"/>
              </w:rPr>
              <w:t>Address</w:t>
            </w:r>
          </w:p>
        </w:tc>
        <w:tc>
          <w:tcPr>
            <w:tcW w:w="1455" w:type="dxa"/>
          </w:tcPr>
          <w:p w:rsidR="001546D3" w:rsidRDefault="00577A85" w:rsidP="003068DB">
            <w:pPr>
              <w:pStyle w:val="TableParagraph"/>
              <w:jc w:val="both"/>
              <w:rPr>
                <w:sz w:val="24"/>
              </w:rPr>
            </w:pPr>
            <w:r>
              <w:rPr>
                <w:sz w:val="24"/>
              </w:rPr>
              <w:t>Varchar(20)</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27" w:type="dxa"/>
          </w:tcPr>
          <w:p w:rsidR="001546D3" w:rsidRDefault="00577A85" w:rsidP="003068DB">
            <w:pPr>
              <w:pStyle w:val="TableParagraph"/>
              <w:spacing w:before="6"/>
              <w:jc w:val="both"/>
              <w:rPr>
                <w:sz w:val="24"/>
              </w:rPr>
            </w:pPr>
            <w:r>
              <w:rPr>
                <w:sz w:val="24"/>
              </w:rPr>
              <w:t>Phone</w:t>
            </w:r>
          </w:p>
        </w:tc>
        <w:tc>
          <w:tcPr>
            <w:tcW w:w="1455" w:type="dxa"/>
          </w:tcPr>
          <w:p w:rsidR="001546D3" w:rsidRDefault="00577A85" w:rsidP="003068DB">
            <w:pPr>
              <w:pStyle w:val="TableParagraph"/>
              <w:spacing w:before="6"/>
              <w:jc w:val="both"/>
              <w:rPr>
                <w:sz w:val="24"/>
              </w:rPr>
            </w:pPr>
            <w:r>
              <w:rPr>
                <w:sz w:val="24"/>
              </w:rPr>
              <w:t>Varchar(20)</w:t>
            </w:r>
          </w:p>
        </w:tc>
        <w:tc>
          <w:tcPr>
            <w:tcW w:w="2550" w:type="dxa"/>
          </w:tcPr>
          <w:p w:rsidR="001546D3" w:rsidRDefault="00577A85" w:rsidP="003068DB">
            <w:pPr>
              <w:pStyle w:val="TableParagraph"/>
              <w:spacing w:before="2" w:line="323"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jc w:val="both"/>
              <w:rPr>
                <w:sz w:val="24"/>
              </w:rPr>
            </w:pPr>
            <w:r>
              <w:rPr>
                <w:sz w:val="24"/>
              </w:rPr>
              <w:t>Status</w:t>
            </w:r>
          </w:p>
        </w:tc>
        <w:tc>
          <w:tcPr>
            <w:tcW w:w="1455" w:type="dxa"/>
          </w:tcPr>
          <w:p w:rsidR="001546D3" w:rsidRDefault="00577A85" w:rsidP="003068DB">
            <w:pPr>
              <w:pStyle w:val="TableParagraph"/>
              <w:jc w:val="both"/>
              <w:rPr>
                <w:sz w:val="24"/>
              </w:rPr>
            </w:pPr>
            <w:r>
              <w:rPr>
                <w:sz w:val="24"/>
              </w:rPr>
              <w:t>Varchar(10)</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jc w:val="both"/>
              <w:rPr>
                <w:sz w:val="24"/>
              </w:rPr>
            </w:pPr>
            <w:r>
              <w:rPr>
                <w:sz w:val="24"/>
              </w:rPr>
              <w:t>Disease</w:t>
            </w:r>
          </w:p>
        </w:tc>
        <w:tc>
          <w:tcPr>
            <w:tcW w:w="1455" w:type="dxa"/>
          </w:tcPr>
          <w:p w:rsidR="001546D3" w:rsidRDefault="00577A85" w:rsidP="003068DB">
            <w:pPr>
              <w:pStyle w:val="TableParagraph"/>
              <w:jc w:val="both"/>
              <w:rPr>
                <w:sz w:val="24"/>
              </w:rPr>
            </w:pPr>
            <w:r>
              <w:rPr>
                <w:sz w:val="24"/>
              </w:rPr>
              <w:t>Varchar(20)</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27" w:type="dxa"/>
          </w:tcPr>
          <w:p w:rsidR="001546D3" w:rsidRDefault="00577A85" w:rsidP="003068DB">
            <w:pPr>
              <w:pStyle w:val="TableParagraph"/>
              <w:spacing w:before="2"/>
              <w:jc w:val="both"/>
              <w:rPr>
                <w:sz w:val="24"/>
              </w:rPr>
            </w:pPr>
            <w:r>
              <w:rPr>
                <w:sz w:val="24"/>
              </w:rPr>
              <w:t>Room</w:t>
            </w:r>
          </w:p>
        </w:tc>
        <w:tc>
          <w:tcPr>
            <w:tcW w:w="1455" w:type="dxa"/>
          </w:tcPr>
          <w:p w:rsidR="001546D3" w:rsidRDefault="00577A85" w:rsidP="003068DB">
            <w:pPr>
              <w:pStyle w:val="TableParagraph"/>
              <w:spacing w:before="2"/>
              <w:jc w:val="both"/>
              <w:rPr>
                <w:sz w:val="24"/>
              </w:rPr>
            </w:pPr>
            <w:r>
              <w:rPr>
                <w:sz w:val="24"/>
              </w:rPr>
              <w:t>int</w:t>
            </w:r>
            <w:r>
              <w:rPr>
                <w:spacing w:val="-4"/>
                <w:sz w:val="24"/>
              </w:rPr>
              <w:t xml:space="preserve"> </w:t>
            </w:r>
            <w:r>
              <w:rPr>
                <w:sz w:val="24"/>
              </w:rPr>
              <w:t>(11)</w:t>
            </w:r>
          </w:p>
        </w:tc>
        <w:tc>
          <w:tcPr>
            <w:tcW w:w="2550" w:type="dxa"/>
          </w:tcPr>
          <w:p w:rsidR="001546D3" w:rsidRDefault="00577A85" w:rsidP="003068DB">
            <w:pPr>
              <w:pStyle w:val="TableParagraph"/>
              <w:spacing w:before="0" w:line="326" w:lineRule="exact"/>
              <w:ind w:left="109"/>
              <w:jc w:val="both"/>
              <w:rPr>
                <w:sz w:val="28"/>
              </w:rPr>
            </w:pPr>
            <w:r>
              <w:rPr>
                <w:sz w:val="28"/>
              </w:rPr>
              <w:t>Not</w:t>
            </w:r>
            <w:r>
              <w:rPr>
                <w:spacing w:val="-4"/>
                <w:sz w:val="28"/>
              </w:rPr>
              <w:t xml:space="preserve"> </w:t>
            </w:r>
            <w:r>
              <w:rPr>
                <w:sz w:val="28"/>
              </w:rPr>
              <w:t>Null</w:t>
            </w:r>
          </w:p>
        </w:tc>
      </w:tr>
    </w:tbl>
    <w:p w:rsidR="001546D3" w:rsidRDefault="001546D3" w:rsidP="003068DB">
      <w:pPr>
        <w:pStyle w:val="BodyText"/>
        <w:jc w:val="both"/>
        <w:rPr>
          <w:b/>
          <w:sz w:val="26"/>
        </w:rPr>
      </w:pPr>
    </w:p>
    <w:p w:rsidR="001546D3" w:rsidRDefault="001546D3" w:rsidP="003068DB">
      <w:pPr>
        <w:pStyle w:val="BodyText"/>
        <w:jc w:val="both"/>
        <w:rPr>
          <w:b/>
          <w:sz w:val="26"/>
        </w:rPr>
      </w:pPr>
    </w:p>
    <w:p w:rsidR="001546D3" w:rsidRDefault="001546D3" w:rsidP="003068DB">
      <w:pPr>
        <w:pStyle w:val="BodyText"/>
        <w:jc w:val="both"/>
        <w:rPr>
          <w:b/>
          <w:sz w:val="26"/>
        </w:rPr>
      </w:pPr>
    </w:p>
    <w:p w:rsidR="001546D3" w:rsidRDefault="001546D3" w:rsidP="003068DB">
      <w:pPr>
        <w:pStyle w:val="BodyText"/>
        <w:spacing w:before="5"/>
        <w:jc w:val="both"/>
        <w:rPr>
          <w:b/>
          <w:sz w:val="34"/>
        </w:rPr>
      </w:pPr>
    </w:p>
    <w:p w:rsidR="001546D3" w:rsidRDefault="00577A85" w:rsidP="003068DB">
      <w:pPr>
        <w:pStyle w:val="ListParagraph"/>
        <w:numPr>
          <w:ilvl w:val="2"/>
          <w:numId w:val="5"/>
        </w:numPr>
        <w:tabs>
          <w:tab w:val="left" w:pos="1505"/>
        </w:tabs>
        <w:ind w:left="1504" w:hanging="605"/>
        <w:jc w:val="both"/>
        <w:rPr>
          <w:b/>
          <w:color w:val="2D74B5"/>
          <w:sz w:val="24"/>
        </w:rPr>
      </w:pPr>
      <w:r>
        <w:rPr>
          <w:b/>
          <w:color w:val="2D74B5"/>
          <w:sz w:val="24"/>
        </w:rPr>
        <w:t>Receptionist</w:t>
      </w:r>
      <w:r>
        <w:rPr>
          <w:b/>
          <w:color w:val="2D74B5"/>
          <w:spacing w:val="-5"/>
          <w:sz w:val="24"/>
        </w:rPr>
        <w:t xml:space="preserve"> </w:t>
      </w:r>
      <w:r>
        <w:rPr>
          <w:b/>
          <w:color w:val="2D74B5"/>
          <w:sz w:val="24"/>
        </w:rPr>
        <w:t>table</w:t>
      </w:r>
    </w:p>
    <w:p w:rsidR="001546D3" w:rsidRDefault="001546D3" w:rsidP="003068DB">
      <w:pPr>
        <w:pStyle w:val="BodyText"/>
        <w:spacing w:before="4"/>
        <w:jc w:val="both"/>
        <w:rPr>
          <w:b/>
          <w:sz w:val="16"/>
        </w:rPr>
      </w:pPr>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1368"/>
        <w:gridCol w:w="2588"/>
      </w:tblGrid>
      <w:tr w:rsidR="001546D3">
        <w:trPr>
          <w:trHeight w:val="292"/>
        </w:trPr>
        <w:tc>
          <w:tcPr>
            <w:tcW w:w="2689" w:type="dxa"/>
          </w:tcPr>
          <w:p w:rsidR="001546D3" w:rsidRDefault="00577A85" w:rsidP="003068DB">
            <w:pPr>
              <w:pStyle w:val="TableParagraph"/>
              <w:spacing w:line="271" w:lineRule="exact"/>
              <w:ind w:left="110"/>
              <w:jc w:val="both"/>
              <w:rPr>
                <w:sz w:val="24"/>
              </w:rPr>
            </w:pPr>
            <w:r>
              <w:rPr>
                <w:sz w:val="24"/>
              </w:rPr>
              <w:t>Field</w:t>
            </w:r>
          </w:p>
        </w:tc>
        <w:tc>
          <w:tcPr>
            <w:tcW w:w="1368" w:type="dxa"/>
          </w:tcPr>
          <w:p w:rsidR="001546D3" w:rsidRDefault="00577A85" w:rsidP="003068DB">
            <w:pPr>
              <w:pStyle w:val="TableParagraph"/>
              <w:spacing w:line="271" w:lineRule="exact"/>
              <w:ind w:left="191"/>
              <w:jc w:val="both"/>
              <w:rPr>
                <w:sz w:val="24"/>
              </w:rPr>
            </w:pPr>
            <w:r>
              <w:rPr>
                <w:sz w:val="24"/>
              </w:rPr>
              <w:t>Data</w:t>
            </w:r>
            <w:r>
              <w:rPr>
                <w:spacing w:val="-2"/>
                <w:sz w:val="24"/>
              </w:rPr>
              <w:t xml:space="preserve"> </w:t>
            </w:r>
            <w:r>
              <w:rPr>
                <w:sz w:val="24"/>
              </w:rPr>
              <w:t>Type</w:t>
            </w:r>
          </w:p>
        </w:tc>
        <w:tc>
          <w:tcPr>
            <w:tcW w:w="2588" w:type="dxa"/>
          </w:tcPr>
          <w:p w:rsidR="001546D3" w:rsidRDefault="00577A85" w:rsidP="003068DB">
            <w:pPr>
              <w:pStyle w:val="TableParagraph"/>
              <w:spacing w:line="271" w:lineRule="exact"/>
              <w:ind w:left="735"/>
              <w:jc w:val="both"/>
              <w:rPr>
                <w:sz w:val="24"/>
              </w:rPr>
            </w:pPr>
            <w:r>
              <w:rPr>
                <w:sz w:val="24"/>
              </w:rPr>
              <w:t>Description</w:t>
            </w:r>
          </w:p>
        </w:tc>
      </w:tr>
      <w:tr w:rsidR="001546D3">
        <w:trPr>
          <w:trHeight w:val="340"/>
        </w:trPr>
        <w:tc>
          <w:tcPr>
            <w:tcW w:w="2689" w:type="dxa"/>
          </w:tcPr>
          <w:p w:rsidR="001546D3" w:rsidRDefault="00833CBE" w:rsidP="003068DB">
            <w:pPr>
              <w:pStyle w:val="TableParagraph"/>
              <w:ind w:left="110"/>
              <w:jc w:val="both"/>
              <w:rPr>
                <w:sz w:val="24"/>
              </w:rPr>
            </w:pPr>
            <w:r>
              <w:rPr>
                <w:sz w:val="24"/>
              </w:rPr>
              <w:t>C</w:t>
            </w:r>
            <w:r w:rsidR="00577A85">
              <w:rPr>
                <w:sz w:val="24"/>
              </w:rPr>
              <w:t>ount</w:t>
            </w:r>
          </w:p>
        </w:tc>
        <w:tc>
          <w:tcPr>
            <w:tcW w:w="1368" w:type="dxa"/>
          </w:tcPr>
          <w:p w:rsidR="001546D3" w:rsidRDefault="00577A85" w:rsidP="003068DB">
            <w:pPr>
              <w:pStyle w:val="TableParagraph"/>
              <w:ind w:left="110"/>
              <w:jc w:val="both"/>
              <w:rPr>
                <w:sz w:val="24"/>
              </w:rPr>
            </w:pPr>
            <w:r>
              <w:rPr>
                <w:sz w:val="24"/>
              </w:rPr>
              <w:t>int(11)</w:t>
            </w:r>
          </w:p>
        </w:tc>
        <w:tc>
          <w:tcPr>
            <w:tcW w:w="2588" w:type="dxa"/>
          </w:tcPr>
          <w:p w:rsidR="001546D3" w:rsidRDefault="00577A85" w:rsidP="003068DB">
            <w:pPr>
              <w:pStyle w:val="TableParagraph"/>
              <w:spacing w:before="0" w:line="320" w:lineRule="exact"/>
              <w:jc w:val="both"/>
              <w:rPr>
                <w:sz w:val="28"/>
              </w:rPr>
            </w:pPr>
            <w:r>
              <w:rPr>
                <w:sz w:val="28"/>
              </w:rPr>
              <w:t>Primary</w:t>
            </w:r>
            <w:r>
              <w:rPr>
                <w:spacing w:val="-3"/>
                <w:sz w:val="28"/>
              </w:rPr>
              <w:t xml:space="preserve"> </w:t>
            </w:r>
            <w:r>
              <w:rPr>
                <w:sz w:val="28"/>
              </w:rPr>
              <w:t>key</w:t>
            </w:r>
          </w:p>
        </w:tc>
      </w:tr>
      <w:tr w:rsidR="001546D3">
        <w:trPr>
          <w:trHeight w:val="340"/>
        </w:trPr>
        <w:tc>
          <w:tcPr>
            <w:tcW w:w="2689" w:type="dxa"/>
          </w:tcPr>
          <w:p w:rsidR="001546D3" w:rsidRDefault="00577A85" w:rsidP="003068DB">
            <w:pPr>
              <w:pStyle w:val="TableParagraph"/>
              <w:ind w:left="110"/>
              <w:jc w:val="both"/>
              <w:rPr>
                <w:sz w:val="24"/>
              </w:rPr>
            </w:pPr>
            <w:r>
              <w:rPr>
                <w:sz w:val="24"/>
              </w:rPr>
              <w:t>Joining</w:t>
            </w:r>
          </w:p>
        </w:tc>
        <w:tc>
          <w:tcPr>
            <w:tcW w:w="1368" w:type="dxa"/>
          </w:tcPr>
          <w:p w:rsidR="001546D3" w:rsidRDefault="00577A85" w:rsidP="003068DB">
            <w:pPr>
              <w:pStyle w:val="TableParagraph"/>
              <w:ind w:left="110"/>
              <w:jc w:val="both"/>
              <w:rPr>
                <w:sz w:val="24"/>
              </w:rPr>
            </w:pPr>
            <w:r>
              <w:rPr>
                <w:sz w:val="24"/>
              </w:rPr>
              <w:t>Varchar(15)</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spacing w:before="6"/>
              <w:ind w:left="110"/>
              <w:jc w:val="both"/>
              <w:rPr>
                <w:sz w:val="24"/>
              </w:rPr>
            </w:pPr>
            <w:r>
              <w:rPr>
                <w:sz w:val="24"/>
              </w:rPr>
              <w:t>Id</w:t>
            </w:r>
          </w:p>
        </w:tc>
        <w:tc>
          <w:tcPr>
            <w:tcW w:w="1368" w:type="dxa"/>
          </w:tcPr>
          <w:p w:rsidR="001546D3" w:rsidRDefault="00577A85" w:rsidP="003068DB">
            <w:pPr>
              <w:pStyle w:val="TableParagraph"/>
              <w:spacing w:before="6"/>
              <w:ind w:left="110"/>
              <w:jc w:val="both"/>
              <w:rPr>
                <w:sz w:val="24"/>
              </w:rPr>
            </w:pPr>
            <w:r>
              <w:rPr>
                <w:sz w:val="24"/>
              </w:rPr>
              <w:t>Varchar(15)</w:t>
            </w:r>
          </w:p>
        </w:tc>
        <w:tc>
          <w:tcPr>
            <w:tcW w:w="2588" w:type="dxa"/>
          </w:tcPr>
          <w:p w:rsidR="001546D3" w:rsidRDefault="00577A85" w:rsidP="003068DB">
            <w:pPr>
              <w:pStyle w:val="TableParagraph"/>
              <w:spacing w:before="2" w:line="323" w:lineRule="exact"/>
              <w:jc w:val="both"/>
              <w:rPr>
                <w:sz w:val="28"/>
              </w:rPr>
            </w:pPr>
            <w:r>
              <w:rPr>
                <w:sz w:val="28"/>
              </w:rPr>
              <w:t>Not</w:t>
            </w:r>
            <w:r>
              <w:rPr>
                <w:spacing w:val="-4"/>
                <w:sz w:val="28"/>
              </w:rPr>
              <w:t xml:space="preserve"> </w:t>
            </w:r>
            <w:r>
              <w:rPr>
                <w:sz w:val="28"/>
              </w:rPr>
              <w:t>Null</w:t>
            </w:r>
          </w:p>
        </w:tc>
      </w:tr>
      <w:tr w:rsidR="001546D3">
        <w:trPr>
          <w:trHeight w:val="341"/>
        </w:trPr>
        <w:tc>
          <w:tcPr>
            <w:tcW w:w="2689" w:type="dxa"/>
          </w:tcPr>
          <w:p w:rsidR="001546D3" w:rsidRDefault="00577A85" w:rsidP="003068DB">
            <w:pPr>
              <w:pStyle w:val="TableParagraph"/>
              <w:spacing w:before="2"/>
              <w:ind w:left="110"/>
              <w:jc w:val="both"/>
              <w:rPr>
                <w:sz w:val="24"/>
              </w:rPr>
            </w:pPr>
            <w:r>
              <w:rPr>
                <w:sz w:val="24"/>
              </w:rPr>
              <w:t>Name</w:t>
            </w:r>
          </w:p>
        </w:tc>
        <w:tc>
          <w:tcPr>
            <w:tcW w:w="1368" w:type="dxa"/>
          </w:tcPr>
          <w:p w:rsidR="001546D3" w:rsidRDefault="00577A85" w:rsidP="003068DB">
            <w:pPr>
              <w:pStyle w:val="TableParagraph"/>
              <w:spacing w:before="2"/>
              <w:ind w:left="110"/>
              <w:jc w:val="both"/>
              <w:rPr>
                <w:sz w:val="24"/>
              </w:rPr>
            </w:pPr>
            <w:r>
              <w:rPr>
                <w:sz w:val="24"/>
              </w:rPr>
              <w:t>Varchar(30)</w:t>
            </w:r>
          </w:p>
        </w:tc>
        <w:tc>
          <w:tcPr>
            <w:tcW w:w="2588" w:type="dxa"/>
          </w:tcPr>
          <w:p w:rsidR="001546D3" w:rsidRDefault="00577A85" w:rsidP="003068DB">
            <w:pPr>
              <w:pStyle w:val="TableParagraph"/>
              <w:spacing w:before="0" w:line="321"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Age</w:t>
            </w:r>
          </w:p>
        </w:tc>
        <w:tc>
          <w:tcPr>
            <w:tcW w:w="1368" w:type="dxa"/>
          </w:tcPr>
          <w:p w:rsidR="001546D3" w:rsidRDefault="00577A85" w:rsidP="003068DB">
            <w:pPr>
              <w:pStyle w:val="TableParagraph"/>
              <w:ind w:left="110"/>
              <w:jc w:val="both"/>
              <w:rPr>
                <w:sz w:val="24"/>
              </w:rPr>
            </w:pPr>
            <w:r>
              <w:rPr>
                <w:sz w:val="24"/>
              </w:rPr>
              <w:t>Int(5)</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ind w:left="110"/>
              <w:jc w:val="both"/>
              <w:rPr>
                <w:sz w:val="24"/>
              </w:rPr>
            </w:pPr>
            <w:r>
              <w:rPr>
                <w:sz w:val="24"/>
              </w:rPr>
              <w:t>Gender</w:t>
            </w:r>
          </w:p>
        </w:tc>
        <w:tc>
          <w:tcPr>
            <w:tcW w:w="1368" w:type="dxa"/>
          </w:tcPr>
          <w:p w:rsidR="001546D3" w:rsidRDefault="00577A85" w:rsidP="003068DB">
            <w:pPr>
              <w:pStyle w:val="TableParagraph"/>
              <w:ind w:left="110"/>
              <w:jc w:val="both"/>
              <w:rPr>
                <w:sz w:val="24"/>
              </w:rPr>
            </w:pPr>
            <w:r>
              <w:rPr>
                <w:sz w:val="24"/>
              </w:rPr>
              <w:t>Varchar(10)</w:t>
            </w:r>
          </w:p>
        </w:tc>
        <w:tc>
          <w:tcPr>
            <w:tcW w:w="2588" w:type="dxa"/>
          </w:tcPr>
          <w:p w:rsidR="001546D3" w:rsidRDefault="00577A85" w:rsidP="003068DB">
            <w:pPr>
              <w:pStyle w:val="TableParagraph"/>
              <w:spacing w:before="0" w:line="325"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Blood</w:t>
            </w:r>
          </w:p>
        </w:tc>
        <w:tc>
          <w:tcPr>
            <w:tcW w:w="1368" w:type="dxa"/>
          </w:tcPr>
          <w:p w:rsidR="001546D3" w:rsidRDefault="00577A85" w:rsidP="003068DB">
            <w:pPr>
              <w:pStyle w:val="TableParagraph"/>
              <w:ind w:left="110"/>
              <w:jc w:val="both"/>
              <w:rPr>
                <w:sz w:val="24"/>
              </w:rPr>
            </w:pPr>
            <w:r>
              <w:rPr>
                <w:sz w:val="24"/>
              </w:rPr>
              <w:t>Varchar(4)</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Email</w:t>
            </w:r>
          </w:p>
        </w:tc>
        <w:tc>
          <w:tcPr>
            <w:tcW w:w="1368" w:type="dxa"/>
          </w:tcPr>
          <w:p w:rsidR="001546D3" w:rsidRDefault="00577A85" w:rsidP="003068DB">
            <w:pPr>
              <w:pStyle w:val="TableParagraph"/>
              <w:ind w:left="110"/>
              <w:jc w:val="both"/>
              <w:rPr>
                <w:sz w:val="24"/>
              </w:rPr>
            </w:pPr>
            <w:r>
              <w:rPr>
                <w:sz w:val="24"/>
              </w:rPr>
              <w:t>Varchar(40)</w:t>
            </w:r>
          </w:p>
        </w:tc>
        <w:tc>
          <w:tcPr>
            <w:tcW w:w="2588" w:type="dxa"/>
          </w:tcPr>
          <w:p w:rsidR="001546D3" w:rsidRDefault="00577A85" w:rsidP="003068DB">
            <w:pPr>
              <w:pStyle w:val="TableParagraph"/>
              <w:spacing w:before="0" w:line="321"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Phone</w:t>
            </w:r>
          </w:p>
        </w:tc>
        <w:tc>
          <w:tcPr>
            <w:tcW w:w="1368" w:type="dxa"/>
          </w:tcPr>
          <w:p w:rsidR="001546D3" w:rsidRDefault="00577A85" w:rsidP="003068DB">
            <w:pPr>
              <w:pStyle w:val="TableParagraph"/>
              <w:ind w:left="110"/>
              <w:jc w:val="both"/>
              <w:rPr>
                <w:sz w:val="24"/>
              </w:rPr>
            </w:pPr>
            <w:r>
              <w:rPr>
                <w:sz w:val="24"/>
              </w:rPr>
              <w:t>Varchar(17)</w:t>
            </w:r>
          </w:p>
        </w:tc>
        <w:tc>
          <w:tcPr>
            <w:tcW w:w="2588" w:type="dxa"/>
          </w:tcPr>
          <w:p w:rsidR="001546D3" w:rsidRDefault="00577A85" w:rsidP="003068DB">
            <w:pPr>
              <w:pStyle w:val="TableParagraph"/>
              <w:spacing w:before="0" w:line="320" w:lineRule="exact"/>
              <w:jc w:val="both"/>
              <w:rPr>
                <w:sz w:val="28"/>
              </w:rPr>
            </w:pPr>
            <w:r>
              <w:rPr>
                <w:sz w:val="28"/>
              </w:rPr>
              <w:t>Not</w:t>
            </w:r>
            <w:r>
              <w:rPr>
                <w:spacing w:val="-3"/>
                <w:sz w:val="28"/>
              </w:rPr>
              <w:t xml:space="preserve"> </w:t>
            </w:r>
            <w:r>
              <w:rPr>
                <w:sz w:val="28"/>
              </w:rPr>
              <w:t>Null</w:t>
            </w:r>
          </w:p>
        </w:tc>
      </w:tr>
      <w:tr w:rsidR="001546D3">
        <w:trPr>
          <w:trHeight w:val="345"/>
        </w:trPr>
        <w:tc>
          <w:tcPr>
            <w:tcW w:w="2689" w:type="dxa"/>
          </w:tcPr>
          <w:p w:rsidR="001546D3" w:rsidRDefault="00577A85" w:rsidP="003068DB">
            <w:pPr>
              <w:pStyle w:val="TableParagraph"/>
              <w:spacing w:before="6"/>
              <w:ind w:left="110"/>
              <w:jc w:val="both"/>
              <w:rPr>
                <w:sz w:val="24"/>
              </w:rPr>
            </w:pPr>
            <w:r>
              <w:rPr>
                <w:sz w:val="24"/>
              </w:rPr>
              <w:t>Address</w:t>
            </w:r>
          </w:p>
        </w:tc>
        <w:tc>
          <w:tcPr>
            <w:tcW w:w="1368" w:type="dxa"/>
          </w:tcPr>
          <w:p w:rsidR="001546D3" w:rsidRDefault="00577A85" w:rsidP="003068DB">
            <w:pPr>
              <w:pStyle w:val="TableParagraph"/>
              <w:spacing w:before="6"/>
              <w:ind w:left="110"/>
              <w:jc w:val="both"/>
              <w:rPr>
                <w:sz w:val="24"/>
              </w:rPr>
            </w:pPr>
            <w:r>
              <w:rPr>
                <w:sz w:val="24"/>
              </w:rPr>
              <w:t>Varchar(30)</w:t>
            </w:r>
          </w:p>
        </w:tc>
        <w:tc>
          <w:tcPr>
            <w:tcW w:w="2588" w:type="dxa"/>
          </w:tcPr>
          <w:p w:rsidR="001546D3" w:rsidRDefault="00577A85" w:rsidP="003068DB">
            <w:pPr>
              <w:pStyle w:val="TableParagraph"/>
              <w:spacing w:before="2" w:line="323"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Status</w:t>
            </w:r>
          </w:p>
        </w:tc>
        <w:tc>
          <w:tcPr>
            <w:tcW w:w="1368" w:type="dxa"/>
          </w:tcPr>
          <w:p w:rsidR="001546D3" w:rsidRDefault="00577A85" w:rsidP="003068DB">
            <w:pPr>
              <w:pStyle w:val="TableParagraph"/>
              <w:ind w:left="110"/>
              <w:jc w:val="both"/>
              <w:rPr>
                <w:sz w:val="24"/>
              </w:rPr>
            </w:pPr>
            <w:r>
              <w:rPr>
                <w:sz w:val="24"/>
              </w:rPr>
              <w:t>Varchar(10)</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Username</w:t>
            </w:r>
          </w:p>
        </w:tc>
        <w:tc>
          <w:tcPr>
            <w:tcW w:w="1368" w:type="dxa"/>
          </w:tcPr>
          <w:p w:rsidR="001546D3" w:rsidRDefault="00577A85" w:rsidP="003068DB">
            <w:pPr>
              <w:pStyle w:val="TableParagraph"/>
              <w:ind w:left="110"/>
              <w:jc w:val="both"/>
              <w:rPr>
                <w:sz w:val="24"/>
              </w:rPr>
            </w:pPr>
            <w:r>
              <w:rPr>
                <w:sz w:val="24"/>
              </w:rPr>
              <w:t>Varchar(20)</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833CBE" w:rsidP="003068DB">
            <w:pPr>
              <w:pStyle w:val="TableParagraph"/>
              <w:ind w:left="110"/>
              <w:jc w:val="both"/>
              <w:rPr>
                <w:sz w:val="24"/>
              </w:rPr>
            </w:pPr>
            <w:r>
              <w:rPr>
                <w:sz w:val="24"/>
              </w:rPr>
              <w:t>P</w:t>
            </w:r>
            <w:r w:rsidR="00577A85">
              <w:rPr>
                <w:sz w:val="24"/>
              </w:rPr>
              <w:t>assword</w:t>
            </w:r>
          </w:p>
        </w:tc>
        <w:tc>
          <w:tcPr>
            <w:tcW w:w="1368" w:type="dxa"/>
          </w:tcPr>
          <w:p w:rsidR="001546D3" w:rsidRDefault="00577A85" w:rsidP="003068DB">
            <w:pPr>
              <w:pStyle w:val="TableParagraph"/>
              <w:ind w:left="110"/>
              <w:jc w:val="both"/>
              <w:rPr>
                <w:sz w:val="24"/>
              </w:rPr>
            </w:pPr>
            <w:r>
              <w:rPr>
                <w:sz w:val="24"/>
              </w:rPr>
              <w:t>Varchar(30)</w:t>
            </w:r>
          </w:p>
        </w:tc>
        <w:tc>
          <w:tcPr>
            <w:tcW w:w="2588" w:type="dxa"/>
          </w:tcPr>
          <w:p w:rsidR="001546D3" w:rsidRDefault="00577A85" w:rsidP="003068DB">
            <w:pPr>
              <w:pStyle w:val="TableParagraph"/>
              <w:spacing w:before="0" w:line="326" w:lineRule="exact"/>
              <w:jc w:val="both"/>
              <w:rPr>
                <w:sz w:val="28"/>
              </w:rPr>
            </w:pPr>
            <w:r>
              <w:rPr>
                <w:sz w:val="28"/>
              </w:rPr>
              <w:t>Not</w:t>
            </w:r>
            <w:r>
              <w:rPr>
                <w:spacing w:val="-4"/>
                <w:sz w:val="28"/>
              </w:rPr>
              <w:t xml:space="preserve"> </w:t>
            </w:r>
            <w:r>
              <w:rPr>
                <w:sz w:val="28"/>
              </w:rPr>
              <w:t>Null</w:t>
            </w:r>
          </w:p>
        </w:tc>
      </w:tr>
    </w:tbl>
    <w:p w:rsidR="001546D3" w:rsidRDefault="001546D3"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0371CC">
      <w:pPr>
        <w:pStyle w:val="ListParagraph"/>
        <w:numPr>
          <w:ilvl w:val="2"/>
          <w:numId w:val="15"/>
        </w:numPr>
        <w:tabs>
          <w:tab w:val="left" w:pos="1505"/>
        </w:tabs>
        <w:jc w:val="left"/>
        <w:rPr>
          <w:b/>
          <w:color w:val="2D74B5"/>
          <w:sz w:val="24"/>
        </w:rPr>
      </w:pPr>
      <w:r>
        <w:rPr>
          <w:b/>
          <w:color w:val="2D74B5"/>
          <w:sz w:val="24"/>
        </w:rPr>
        <w:t>Prescription Table</w:t>
      </w:r>
    </w:p>
    <w:p w:rsidR="000371CC" w:rsidRDefault="000371CC" w:rsidP="000371CC">
      <w:pPr>
        <w:pStyle w:val="BodyText"/>
        <w:spacing w:before="4"/>
        <w:jc w:val="both"/>
        <w:rPr>
          <w:b/>
          <w:sz w:val="16"/>
        </w:rPr>
      </w:pPr>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1368"/>
        <w:gridCol w:w="2588"/>
      </w:tblGrid>
      <w:tr w:rsidR="000371CC" w:rsidTr="008A0DE0">
        <w:trPr>
          <w:trHeight w:val="292"/>
        </w:trPr>
        <w:tc>
          <w:tcPr>
            <w:tcW w:w="2689" w:type="dxa"/>
          </w:tcPr>
          <w:p w:rsidR="000371CC" w:rsidRDefault="000371CC" w:rsidP="008A0DE0">
            <w:pPr>
              <w:pStyle w:val="TableParagraph"/>
              <w:spacing w:line="271" w:lineRule="exact"/>
              <w:ind w:left="110"/>
              <w:jc w:val="both"/>
              <w:rPr>
                <w:sz w:val="24"/>
              </w:rPr>
            </w:pPr>
            <w:r>
              <w:rPr>
                <w:sz w:val="24"/>
              </w:rPr>
              <w:t>Field</w:t>
            </w:r>
          </w:p>
        </w:tc>
        <w:tc>
          <w:tcPr>
            <w:tcW w:w="1368" w:type="dxa"/>
          </w:tcPr>
          <w:p w:rsidR="000371CC" w:rsidRDefault="000371CC" w:rsidP="008A0DE0">
            <w:pPr>
              <w:pStyle w:val="TableParagraph"/>
              <w:spacing w:line="271" w:lineRule="exact"/>
              <w:ind w:left="191"/>
              <w:jc w:val="both"/>
              <w:rPr>
                <w:sz w:val="24"/>
              </w:rPr>
            </w:pPr>
            <w:r>
              <w:rPr>
                <w:sz w:val="24"/>
              </w:rPr>
              <w:t>Data</w:t>
            </w:r>
            <w:r>
              <w:rPr>
                <w:spacing w:val="-2"/>
                <w:sz w:val="24"/>
              </w:rPr>
              <w:t xml:space="preserve"> </w:t>
            </w:r>
            <w:r>
              <w:rPr>
                <w:sz w:val="24"/>
              </w:rPr>
              <w:t>Type</w:t>
            </w:r>
          </w:p>
        </w:tc>
        <w:tc>
          <w:tcPr>
            <w:tcW w:w="2588" w:type="dxa"/>
          </w:tcPr>
          <w:p w:rsidR="000371CC" w:rsidRDefault="000371CC" w:rsidP="008A0DE0">
            <w:pPr>
              <w:pStyle w:val="TableParagraph"/>
              <w:spacing w:line="271" w:lineRule="exact"/>
              <w:ind w:left="735"/>
              <w:jc w:val="both"/>
              <w:rPr>
                <w:sz w:val="24"/>
              </w:rPr>
            </w:pPr>
            <w:r>
              <w:rPr>
                <w:sz w:val="24"/>
              </w:rPr>
              <w:t>Description</w:t>
            </w:r>
          </w:p>
        </w:tc>
      </w:tr>
      <w:tr w:rsidR="000371CC" w:rsidTr="008A0DE0">
        <w:trPr>
          <w:trHeight w:val="345"/>
        </w:trPr>
        <w:tc>
          <w:tcPr>
            <w:tcW w:w="2689" w:type="dxa"/>
          </w:tcPr>
          <w:p w:rsidR="000371CC" w:rsidRDefault="000371CC" w:rsidP="008A0DE0">
            <w:pPr>
              <w:pStyle w:val="TableParagraph"/>
              <w:spacing w:before="6"/>
              <w:ind w:left="110"/>
              <w:jc w:val="both"/>
              <w:rPr>
                <w:sz w:val="24"/>
              </w:rPr>
            </w:pPr>
            <w:r>
              <w:rPr>
                <w:sz w:val="24"/>
              </w:rPr>
              <w:t>Id</w:t>
            </w:r>
          </w:p>
        </w:tc>
        <w:tc>
          <w:tcPr>
            <w:tcW w:w="1368" w:type="dxa"/>
          </w:tcPr>
          <w:p w:rsidR="000371CC" w:rsidRDefault="000371CC" w:rsidP="008A0DE0">
            <w:pPr>
              <w:pStyle w:val="TableParagraph"/>
              <w:spacing w:before="6"/>
              <w:ind w:left="110"/>
              <w:jc w:val="both"/>
              <w:rPr>
                <w:sz w:val="24"/>
              </w:rPr>
            </w:pPr>
            <w:r>
              <w:rPr>
                <w:sz w:val="24"/>
              </w:rPr>
              <w:t>Int</w:t>
            </w:r>
          </w:p>
        </w:tc>
        <w:tc>
          <w:tcPr>
            <w:tcW w:w="2588" w:type="dxa"/>
          </w:tcPr>
          <w:p w:rsidR="000371CC" w:rsidRDefault="000371CC" w:rsidP="008A0DE0">
            <w:pPr>
              <w:pStyle w:val="TableParagraph"/>
              <w:spacing w:before="2" w:line="323" w:lineRule="exact"/>
              <w:jc w:val="both"/>
              <w:rPr>
                <w:sz w:val="28"/>
              </w:rPr>
            </w:pPr>
            <w:r>
              <w:rPr>
                <w:sz w:val="28"/>
              </w:rPr>
              <w:t>Not</w:t>
            </w:r>
            <w:r>
              <w:rPr>
                <w:spacing w:val="-4"/>
                <w:sz w:val="28"/>
              </w:rPr>
              <w:t xml:space="preserve"> </w:t>
            </w:r>
            <w:r>
              <w:rPr>
                <w:sz w:val="28"/>
              </w:rPr>
              <w:t>Null</w:t>
            </w:r>
          </w:p>
        </w:tc>
      </w:tr>
      <w:tr w:rsidR="000371CC" w:rsidTr="008A0DE0">
        <w:trPr>
          <w:trHeight w:val="345"/>
        </w:trPr>
        <w:tc>
          <w:tcPr>
            <w:tcW w:w="2689" w:type="dxa"/>
          </w:tcPr>
          <w:p w:rsidR="000371CC" w:rsidRDefault="000371CC" w:rsidP="000371CC">
            <w:pPr>
              <w:pStyle w:val="TableParagraph"/>
              <w:spacing w:before="6"/>
              <w:ind w:left="110"/>
              <w:jc w:val="both"/>
              <w:rPr>
                <w:sz w:val="24"/>
              </w:rPr>
            </w:pPr>
            <w:r>
              <w:rPr>
                <w:sz w:val="24"/>
              </w:rPr>
              <w:t>appid</w:t>
            </w:r>
          </w:p>
        </w:tc>
        <w:tc>
          <w:tcPr>
            <w:tcW w:w="1368" w:type="dxa"/>
          </w:tcPr>
          <w:p w:rsidR="000371CC" w:rsidRDefault="000371CC" w:rsidP="000371CC">
            <w:pPr>
              <w:pStyle w:val="TableParagraph"/>
              <w:spacing w:before="6"/>
              <w:ind w:left="110"/>
              <w:jc w:val="both"/>
              <w:rPr>
                <w:sz w:val="24"/>
              </w:rPr>
            </w:pPr>
            <w:r>
              <w:rPr>
                <w:sz w:val="24"/>
              </w:rPr>
              <w:t>Int</w:t>
            </w:r>
          </w:p>
        </w:tc>
        <w:tc>
          <w:tcPr>
            <w:tcW w:w="2588" w:type="dxa"/>
          </w:tcPr>
          <w:p w:rsidR="000371CC" w:rsidRDefault="000371CC" w:rsidP="000371CC">
            <w:pPr>
              <w:pStyle w:val="TableParagraph"/>
              <w:spacing w:before="2" w:line="323" w:lineRule="exact"/>
              <w:jc w:val="both"/>
              <w:rPr>
                <w:sz w:val="28"/>
              </w:rPr>
            </w:pPr>
            <w:r>
              <w:rPr>
                <w:sz w:val="28"/>
              </w:rPr>
              <w:t>Not</w:t>
            </w:r>
            <w:r>
              <w:rPr>
                <w:spacing w:val="-4"/>
                <w:sz w:val="28"/>
              </w:rPr>
              <w:t xml:space="preserve"> </w:t>
            </w:r>
            <w:r>
              <w:rPr>
                <w:sz w:val="28"/>
              </w:rPr>
              <w:t>Null</w:t>
            </w:r>
          </w:p>
        </w:tc>
      </w:tr>
      <w:tr w:rsidR="000371CC" w:rsidTr="008A0DE0">
        <w:trPr>
          <w:trHeight w:val="345"/>
        </w:trPr>
        <w:tc>
          <w:tcPr>
            <w:tcW w:w="2689" w:type="dxa"/>
          </w:tcPr>
          <w:p w:rsidR="000371CC" w:rsidRDefault="000371CC" w:rsidP="000371CC">
            <w:pPr>
              <w:pStyle w:val="TableParagraph"/>
              <w:spacing w:before="6"/>
              <w:ind w:left="110"/>
              <w:jc w:val="both"/>
              <w:rPr>
                <w:sz w:val="24"/>
              </w:rPr>
            </w:pPr>
            <w:r>
              <w:rPr>
                <w:sz w:val="24"/>
              </w:rPr>
              <w:t>Patientid</w:t>
            </w:r>
          </w:p>
        </w:tc>
        <w:tc>
          <w:tcPr>
            <w:tcW w:w="1368" w:type="dxa"/>
          </w:tcPr>
          <w:p w:rsidR="000371CC" w:rsidRDefault="000371CC" w:rsidP="000371CC">
            <w:pPr>
              <w:pStyle w:val="TableParagraph"/>
              <w:spacing w:before="6"/>
              <w:ind w:left="110"/>
              <w:jc w:val="both"/>
              <w:rPr>
                <w:sz w:val="24"/>
              </w:rPr>
            </w:pPr>
            <w:r>
              <w:rPr>
                <w:sz w:val="24"/>
              </w:rPr>
              <w:t>int</w:t>
            </w:r>
          </w:p>
        </w:tc>
        <w:tc>
          <w:tcPr>
            <w:tcW w:w="2588" w:type="dxa"/>
          </w:tcPr>
          <w:p w:rsidR="000371CC" w:rsidRDefault="000371CC" w:rsidP="000371CC">
            <w:pPr>
              <w:pStyle w:val="TableParagraph"/>
              <w:spacing w:before="2" w:line="323" w:lineRule="exact"/>
              <w:jc w:val="both"/>
              <w:rPr>
                <w:sz w:val="28"/>
              </w:rPr>
            </w:pPr>
            <w:r>
              <w:rPr>
                <w:sz w:val="28"/>
              </w:rPr>
              <w:t>Not</w:t>
            </w:r>
            <w:r>
              <w:rPr>
                <w:spacing w:val="-4"/>
                <w:sz w:val="28"/>
              </w:rPr>
              <w:t xml:space="preserve"> </w:t>
            </w:r>
            <w:r>
              <w:rPr>
                <w:sz w:val="28"/>
              </w:rPr>
              <w:t>Null</w:t>
            </w:r>
          </w:p>
        </w:tc>
      </w:tr>
      <w:tr w:rsidR="000371CC" w:rsidTr="008A0DE0">
        <w:trPr>
          <w:trHeight w:val="341"/>
        </w:trPr>
        <w:tc>
          <w:tcPr>
            <w:tcW w:w="2689" w:type="dxa"/>
          </w:tcPr>
          <w:p w:rsidR="000371CC" w:rsidRDefault="00414291" w:rsidP="000371CC">
            <w:pPr>
              <w:pStyle w:val="TableParagraph"/>
              <w:spacing w:before="2"/>
              <w:ind w:left="110"/>
              <w:jc w:val="both"/>
              <w:rPr>
                <w:sz w:val="24"/>
              </w:rPr>
            </w:pPr>
            <w:r>
              <w:rPr>
                <w:sz w:val="24"/>
              </w:rPr>
              <w:t>presciption</w:t>
            </w:r>
          </w:p>
        </w:tc>
        <w:tc>
          <w:tcPr>
            <w:tcW w:w="1368" w:type="dxa"/>
          </w:tcPr>
          <w:p w:rsidR="000371CC" w:rsidRDefault="000371CC" w:rsidP="000371CC">
            <w:pPr>
              <w:pStyle w:val="TableParagraph"/>
              <w:spacing w:before="2"/>
              <w:ind w:left="110"/>
              <w:jc w:val="both"/>
              <w:rPr>
                <w:sz w:val="24"/>
              </w:rPr>
            </w:pPr>
            <w:r>
              <w:rPr>
                <w:sz w:val="24"/>
              </w:rPr>
              <w:t>Varchar(30)</w:t>
            </w:r>
          </w:p>
        </w:tc>
        <w:tc>
          <w:tcPr>
            <w:tcW w:w="2588" w:type="dxa"/>
          </w:tcPr>
          <w:p w:rsidR="000371CC" w:rsidRDefault="000371CC" w:rsidP="000371CC">
            <w:pPr>
              <w:pStyle w:val="TableParagraph"/>
              <w:spacing w:before="0" w:line="321" w:lineRule="exact"/>
              <w:jc w:val="both"/>
              <w:rPr>
                <w:sz w:val="28"/>
              </w:rPr>
            </w:pPr>
            <w:r>
              <w:rPr>
                <w:sz w:val="28"/>
              </w:rPr>
              <w:t>Not</w:t>
            </w:r>
            <w:r>
              <w:rPr>
                <w:spacing w:val="-4"/>
                <w:sz w:val="28"/>
              </w:rPr>
              <w:t xml:space="preserve"> </w:t>
            </w:r>
            <w:r>
              <w:rPr>
                <w:sz w:val="28"/>
              </w:rPr>
              <w:t>Null</w:t>
            </w:r>
          </w:p>
        </w:tc>
      </w:tr>
      <w:tr w:rsidR="000371CC" w:rsidTr="008A0DE0">
        <w:trPr>
          <w:trHeight w:val="340"/>
        </w:trPr>
        <w:tc>
          <w:tcPr>
            <w:tcW w:w="2689" w:type="dxa"/>
          </w:tcPr>
          <w:p w:rsidR="000371CC" w:rsidRDefault="00414291" w:rsidP="000371CC">
            <w:pPr>
              <w:pStyle w:val="TableParagraph"/>
              <w:ind w:left="110"/>
              <w:jc w:val="both"/>
              <w:rPr>
                <w:sz w:val="24"/>
              </w:rPr>
            </w:pPr>
            <w:r>
              <w:rPr>
                <w:sz w:val="24"/>
              </w:rPr>
              <w:t>times</w:t>
            </w:r>
          </w:p>
        </w:tc>
        <w:tc>
          <w:tcPr>
            <w:tcW w:w="1368" w:type="dxa"/>
          </w:tcPr>
          <w:p w:rsidR="000371CC" w:rsidRDefault="00414291" w:rsidP="000371CC">
            <w:pPr>
              <w:pStyle w:val="TableParagraph"/>
              <w:ind w:left="110"/>
              <w:jc w:val="both"/>
              <w:rPr>
                <w:sz w:val="24"/>
              </w:rPr>
            </w:pPr>
            <w:r>
              <w:rPr>
                <w:sz w:val="24"/>
              </w:rPr>
              <w:t>Int</w:t>
            </w:r>
          </w:p>
        </w:tc>
        <w:tc>
          <w:tcPr>
            <w:tcW w:w="2588" w:type="dxa"/>
          </w:tcPr>
          <w:p w:rsidR="000371CC" w:rsidRDefault="000371CC" w:rsidP="000371CC">
            <w:pPr>
              <w:pStyle w:val="TableParagraph"/>
              <w:spacing w:before="0" w:line="320" w:lineRule="exact"/>
              <w:jc w:val="both"/>
              <w:rPr>
                <w:sz w:val="28"/>
              </w:rPr>
            </w:pPr>
            <w:r>
              <w:rPr>
                <w:sz w:val="28"/>
              </w:rPr>
              <w:t>Not</w:t>
            </w:r>
            <w:r>
              <w:rPr>
                <w:spacing w:val="-4"/>
                <w:sz w:val="28"/>
              </w:rPr>
              <w:t xml:space="preserve"> </w:t>
            </w:r>
            <w:r>
              <w:rPr>
                <w:sz w:val="28"/>
              </w:rPr>
              <w:t>Null</w:t>
            </w:r>
          </w:p>
        </w:tc>
      </w:tr>
      <w:tr w:rsidR="000371CC" w:rsidTr="008A0DE0">
        <w:trPr>
          <w:trHeight w:val="345"/>
        </w:trPr>
        <w:tc>
          <w:tcPr>
            <w:tcW w:w="2689" w:type="dxa"/>
          </w:tcPr>
          <w:p w:rsidR="000371CC" w:rsidRDefault="00414291" w:rsidP="000371CC">
            <w:pPr>
              <w:pStyle w:val="TableParagraph"/>
              <w:ind w:left="110"/>
              <w:jc w:val="both"/>
              <w:rPr>
                <w:sz w:val="24"/>
              </w:rPr>
            </w:pPr>
            <w:r>
              <w:rPr>
                <w:sz w:val="24"/>
              </w:rPr>
              <w:t>type</w:t>
            </w:r>
          </w:p>
        </w:tc>
        <w:tc>
          <w:tcPr>
            <w:tcW w:w="1368" w:type="dxa"/>
          </w:tcPr>
          <w:p w:rsidR="000371CC" w:rsidRDefault="000371CC" w:rsidP="000371CC">
            <w:pPr>
              <w:pStyle w:val="TableParagraph"/>
              <w:ind w:left="110"/>
              <w:jc w:val="both"/>
              <w:rPr>
                <w:sz w:val="24"/>
              </w:rPr>
            </w:pPr>
            <w:r>
              <w:rPr>
                <w:sz w:val="24"/>
              </w:rPr>
              <w:t>Varchar(10)</w:t>
            </w:r>
          </w:p>
        </w:tc>
        <w:tc>
          <w:tcPr>
            <w:tcW w:w="2588" w:type="dxa"/>
          </w:tcPr>
          <w:p w:rsidR="000371CC" w:rsidRDefault="000371CC" w:rsidP="000371CC">
            <w:pPr>
              <w:pStyle w:val="TableParagraph"/>
              <w:spacing w:before="0" w:line="325" w:lineRule="exact"/>
              <w:jc w:val="both"/>
              <w:rPr>
                <w:sz w:val="28"/>
              </w:rPr>
            </w:pPr>
            <w:r>
              <w:rPr>
                <w:sz w:val="28"/>
              </w:rPr>
              <w:t>Not</w:t>
            </w:r>
            <w:r>
              <w:rPr>
                <w:spacing w:val="-4"/>
                <w:sz w:val="28"/>
              </w:rPr>
              <w:t xml:space="preserve"> </w:t>
            </w:r>
            <w:r>
              <w:rPr>
                <w:sz w:val="28"/>
              </w:rPr>
              <w:t>Null</w:t>
            </w:r>
          </w:p>
        </w:tc>
      </w:tr>
    </w:tbl>
    <w:p w:rsidR="00814692" w:rsidRDefault="00814692" w:rsidP="000371CC">
      <w:pPr>
        <w:spacing w:line="326" w:lineRule="exact"/>
        <w:jc w:val="both"/>
        <w:rPr>
          <w:sz w:val="28"/>
        </w:rPr>
      </w:pPr>
    </w:p>
    <w:p w:rsidR="00E64DEB" w:rsidRDefault="00E64DEB" w:rsidP="000371CC">
      <w:pPr>
        <w:spacing w:line="326" w:lineRule="exact"/>
        <w:jc w:val="both"/>
        <w:rPr>
          <w:sz w:val="28"/>
        </w:rPr>
      </w:pPr>
    </w:p>
    <w:p w:rsidR="00E64DEB" w:rsidRDefault="00E64DEB" w:rsidP="000371CC">
      <w:pPr>
        <w:spacing w:line="326" w:lineRule="exact"/>
        <w:jc w:val="both"/>
        <w:rPr>
          <w:sz w:val="28"/>
        </w:rPr>
      </w:pPr>
    </w:p>
    <w:p w:rsidR="00E64DEB" w:rsidRDefault="00E64DEB" w:rsidP="000371CC">
      <w:pPr>
        <w:spacing w:line="326" w:lineRule="exact"/>
        <w:jc w:val="both"/>
        <w:rPr>
          <w:sz w:val="28"/>
        </w:rPr>
      </w:pPr>
    </w:p>
    <w:p w:rsidR="00E64DEB" w:rsidRDefault="00E64DEB" w:rsidP="000371CC">
      <w:pPr>
        <w:spacing w:line="326" w:lineRule="exact"/>
        <w:jc w:val="both"/>
        <w:rPr>
          <w:sz w:val="28"/>
        </w:rPr>
      </w:pPr>
    </w:p>
    <w:p w:rsidR="00E64DEB" w:rsidRDefault="00E64DEB" w:rsidP="000371CC">
      <w:pPr>
        <w:spacing w:line="326" w:lineRule="exact"/>
        <w:jc w:val="both"/>
        <w:rPr>
          <w:sz w:val="28"/>
        </w:rPr>
      </w:pPr>
    </w:p>
    <w:p w:rsidR="00814692" w:rsidRDefault="00814692" w:rsidP="00814692">
      <w:pPr>
        <w:pStyle w:val="ListParagraph"/>
        <w:numPr>
          <w:ilvl w:val="2"/>
          <w:numId w:val="16"/>
        </w:numPr>
        <w:tabs>
          <w:tab w:val="left" w:pos="1505"/>
        </w:tabs>
        <w:jc w:val="left"/>
        <w:rPr>
          <w:b/>
          <w:color w:val="2D74B5"/>
          <w:sz w:val="24"/>
        </w:rPr>
      </w:pPr>
      <w:r>
        <w:rPr>
          <w:sz w:val="28"/>
        </w:rPr>
        <w:tab/>
      </w:r>
      <w:r>
        <w:rPr>
          <w:b/>
          <w:color w:val="2D74B5"/>
          <w:sz w:val="24"/>
        </w:rPr>
        <w:t>Appointment Table</w:t>
      </w:r>
    </w:p>
    <w:p w:rsidR="00814692" w:rsidRDefault="00814692" w:rsidP="00814692">
      <w:pPr>
        <w:pStyle w:val="BodyText"/>
        <w:spacing w:before="4"/>
        <w:jc w:val="both"/>
        <w:rPr>
          <w:b/>
          <w:sz w:val="16"/>
        </w:rPr>
      </w:pPr>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1368"/>
        <w:gridCol w:w="2588"/>
      </w:tblGrid>
      <w:tr w:rsidR="00814692" w:rsidTr="008A0DE0">
        <w:trPr>
          <w:trHeight w:val="292"/>
        </w:trPr>
        <w:tc>
          <w:tcPr>
            <w:tcW w:w="2689" w:type="dxa"/>
          </w:tcPr>
          <w:p w:rsidR="00814692" w:rsidRDefault="00814692" w:rsidP="008A0DE0">
            <w:pPr>
              <w:pStyle w:val="TableParagraph"/>
              <w:spacing w:line="271" w:lineRule="exact"/>
              <w:ind w:left="110"/>
              <w:jc w:val="both"/>
              <w:rPr>
                <w:sz w:val="24"/>
              </w:rPr>
            </w:pPr>
            <w:r>
              <w:rPr>
                <w:sz w:val="24"/>
              </w:rPr>
              <w:t>Field</w:t>
            </w:r>
          </w:p>
        </w:tc>
        <w:tc>
          <w:tcPr>
            <w:tcW w:w="1368" w:type="dxa"/>
          </w:tcPr>
          <w:p w:rsidR="00814692" w:rsidRDefault="00814692" w:rsidP="008A0DE0">
            <w:pPr>
              <w:pStyle w:val="TableParagraph"/>
              <w:spacing w:line="271" w:lineRule="exact"/>
              <w:ind w:left="191"/>
              <w:jc w:val="both"/>
              <w:rPr>
                <w:sz w:val="24"/>
              </w:rPr>
            </w:pPr>
            <w:r>
              <w:rPr>
                <w:sz w:val="24"/>
              </w:rPr>
              <w:t>Data</w:t>
            </w:r>
            <w:r>
              <w:rPr>
                <w:spacing w:val="-2"/>
                <w:sz w:val="24"/>
              </w:rPr>
              <w:t xml:space="preserve"> </w:t>
            </w:r>
            <w:r>
              <w:rPr>
                <w:sz w:val="24"/>
              </w:rPr>
              <w:t>Type</w:t>
            </w:r>
          </w:p>
        </w:tc>
        <w:tc>
          <w:tcPr>
            <w:tcW w:w="2588" w:type="dxa"/>
          </w:tcPr>
          <w:p w:rsidR="00814692" w:rsidRDefault="00814692" w:rsidP="008A0DE0">
            <w:pPr>
              <w:pStyle w:val="TableParagraph"/>
              <w:spacing w:line="271" w:lineRule="exact"/>
              <w:ind w:left="735"/>
              <w:jc w:val="both"/>
              <w:rPr>
                <w:sz w:val="24"/>
              </w:rPr>
            </w:pPr>
            <w:r>
              <w:rPr>
                <w:sz w:val="24"/>
              </w:rPr>
              <w:t>Description</w:t>
            </w:r>
          </w:p>
        </w:tc>
      </w:tr>
      <w:tr w:rsidR="00814692" w:rsidTr="008A0DE0">
        <w:trPr>
          <w:trHeight w:val="345"/>
        </w:trPr>
        <w:tc>
          <w:tcPr>
            <w:tcW w:w="2689" w:type="dxa"/>
          </w:tcPr>
          <w:p w:rsidR="00814692" w:rsidRDefault="00814692" w:rsidP="008A0DE0">
            <w:pPr>
              <w:pStyle w:val="TableParagraph"/>
              <w:spacing w:before="6"/>
              <w:ind w:left="110"/>
              <w:jc w:val="both"/>
              <w:rPr>
                <w:sz w:val="24"/>
              </w:rPr>
            </w:pPr>
            <w:r>
              <w:rPr>
                <w:sz w:val="24"/>
              </w:rPr>
              <w:t>Id</w:t>
            </w:r>
          </w:p>
        </w:tc>
        <w:tc>
          <w:tcPr>
            <w:tcW w:w="1368" w:type="dxa"/>
          </w:tcPr>
          <w:p w:rsidR="00814692" w:rsidRDefault="00814692" w:rsidP="008A0DE0">
            <w:pPr>
              <w:pStyle w:val="TableParagraph"/>
              <w:spacing w:before="6"/>
              <w:ind w:left="110"/>
              <w:jc w:val="both"/>
              <w:rPr>
                <w:sz w:val="24"/>
              </w:rPr>
            </w:pPr>
            <w:r>
              <w:rPr>
                <w:sz w:val="24"/>
              </w:rPr>
              <w:t>Int</w:t>
            </w:r>
          </w:p>
        </w:tc>
        <w:tc>
          <w:tcPr>
            <w:tcW w:w="2588" w:type="dxa"/>
          </w:tcPr>
          <w:p w:rsidR="00814692" w:rsidRDefault="00814692" w:rsidP="008A0DE0">
            <w:pPr>
              <w:pStyle w:val="TableParagraph"/>
              <w:spacing w:before="2" w:line="323" w:lineRule="exact"/>
              <w:jc w:val="both"/>
              <w:rPr>
                <w:sz w:val="28"/>
              </w:rPr>
            </w:pPr>
            <w:r>
              <w:rPr>
                <w:sz w:val="28"/>
              </w:rPr>
              <w:t>Not</w:t>
            </w:r>
            <w:r>
              <w:rPr>
                <w:spacing w:val="-4"/>
                <w:sz w:val="28"/>
              </w:rPr>
              <w:t xml:space="preserve"> </w:t>
            </w:r>
            <w:r>
              <w:rPr>
                <w:sz w:val="28"/>
              </w:rPr>
              <w:t>Null</w:t>
            </w:r>
          </w:p>
        </w:tc>
      </w:tr>
      <w:tr w:rsidR="00814692" w:rsidTr="008A0DE0">
        <w:trPr>
          <w:trHeight w:val="345"/>
        </w:trPr>
        <w:tc>
          <w:tcPr>
            <w:tcW w:w="2689" w:type="dxa"/>
          </w:tcPr>
          <w:p w:rsidR="00814692" w:rsidRDefault="00E64DEB" w:rsidP="008A0DE0">
            <w:pPr>
              <w:pStyle w:val="TableParagraph"/>
              <w:spacing w:before="6"/>
              <w:ind w:left="110"/>
              <w:jc w:val="both"/>
              <w:rPr>
                <w:sz w:val="24"/>
              </w:rPr>
            </w:pPr>
            <w:r>
              <w:rPr>
                <w:sz w:val="24"/>
              </w:rPr>
              <w:t>p</w:t>
            </w:r>
            <w:r w:rsidR="00814692">
              <w:rPr>
                <w:sz w:val="24"/>
              </w:rPr>
              <w:t>atientid</w:t>
            </w:r>
          </w:p>
        </w:tc>
        <w:tc>
          <w:tcPr>
            <w:tcW w:w="1368" w:type="dxa"/>
          </w:tcPr>
          <w:p w:rsidR="00814692" w:rsidRDefault="00814692" w:rsidP="008A0DE0">
            <w:pPr>
              <w:pStyle w:val="TableParagraph"/>
              <w:spacing w:before="6"/>
              <w:ind w:left="110"/>
              <w:jc w:val="both"/>
              <w:rPr>
                <w:sz w:val="24"/>
              </w:rPr>
            </w:pPr>
            <w:r>
              <w:rPr>
                <w:sz w:val="24"/>
              </w:rPr>
              <w:t>int</w:t>
            </w:r>
          </w:p>
        </w:tc>
        <w:tc>
          <w:tcPr>
            <w:tcW w:w="2588" w:type="dxa"/>
          </w:tcPr>
          <w:p w:rsidR="00814692" w:rsidRDefault="00814692" w:rsidP="008A0DE0">
            <w:pPr>
              <w:pStyle w:val="TableParagraph"/>
              <w:spacing w:before="2" w:line="323" w:lineRule="exact"/>
              <w:jc w:val="both"/>
              <w:rPr>
                <w:sz w:val="28"/>
              </w:rPr>
            </w:pPr>
            <w:r>
              <w:rPr>
                <w:sz w:val="28"/>
              </w:rPr>
              <w:t>Not</w:t>
            </w:r>
            <w:r>
              <w:rPr>
                <w:spacing w:val="-4"/>
                <w:sz w:val="28"/>
              </w:rPr>
              <w:t xml:space="preserve"> </w:t>
            </w:r>
            <w:r>
              <w:rPr>
                <w:sz w:val="28"/>
              </w:rPr>
              <w:t>Null</w:t>
            </w:r>
          </w:p>
        </w:tc>
      </w:tr>
      <w:tr w:rsidR="00814692" w:rsidTr="008A0DE0">
        <w:trPr>
          <w:trHeight w:val="341"/>
        </w:trPr>
        <w:tc>
          <w:tcPr>
            <w:tcW w:w="2689" w:type="dxa"/>
          </w:tcPr>
          <w:p w:rsidR="00814692" w:rsidRDefault="00E64DEB" w:rsidP="008A0DE0">
            <w:pPr>
              <w:pStyle w:val="TableParagraph"/>
              <w:spacing w:before="2"/>
              <w:ind w:left="110"/>
              <w:jc w:val="both"/>
              <w:rPr>
                <w:sz w:val="24"/>
              </w:rPr>
            </w:pPr>
            <w:r>
              <w:rPr>
                <w:sz w:val="24"/>
              </w:rPr>
              <w:t>appdate</w:t>
            </w:r>
          </w:p>
        </w:tc>
        <w:tc>
          <w:tcPr>
            <w:tcW w:w="1368" w:type="dxa"/>
          </w:tcPr>
          <w:p w:rsidR="00814692" w:rsidRDefault="00814692" w:rsidP="008A0DE0">
            <w:pPr>
              <w:pStyle w:val="TableParagraph"/>
              <w:spacing w:before="2"/>
              <w:ind w:left="110"/>
              <w:jc w:val="both"/>
              <w:rPr>
                <w:sz w:val="24"/>
              </w:rPr>
            </w:pPr>
            <w:r>
              <w:rPr>
                <w:sz w:val="24"/>
              </w:rPr>
              <w:t>Varchar(30)</w:t>
            </w:r>
          </w:p>
        </w:tc>
        <w:tc>
          <w:tcPr>
            <w:tcW w:w="2588" w:type="dxa"/>
          </w:tcPr>
          <w:p w:rsidR="00814692" w:rsidRDefault="00814692" w:rsidP="008A0DE0">
            <w:pPr>
              <w:pStyle w:val="TableParagraph"/>
              <w:spacing w:before="0" w:line="321" w:lineRule="exact"/>
              <w:jc w:val="both"/>
              <w:rPr>
                <w:sz w:val="28"/>
              </w:rPr>
            </w:pPr>
            <w:r>
              <w:rPr>
                <w:sz w:val="28"/>
              </w:rPr>
              <w:t>Not</w:t>
            </w:r>
            <w:r>
              <w:rPr>
                <w:spacing w:val="-4"/>
                <w:sz w:val="28"/>
              </w:rPr>
              <w:t xml:space="preserve"> </w:t>
            </w:r>
            <w:r>
              <w:rPr>
                <w:sz w:val="28"/>
              </w:rPr>
              <w:t>Null</w:t>
            </w:r>
          </w:p>
        </w:tc>
      </w:tr>
      <w:tr w:rsidR="00814692" w:rsidTr="008A0DE0">
        <w:trPr>
          <w:trHeight w:val="340"/>
        </w:trPr>
        <w:tc>
          <w:tcPr>
            <w:tcW w:w="2689" w:type="dxa"/>
          </w:tcPr>
          <w:p w:rsidR="00814692" w:rsidRDefault="00E64DEB" w:rsidP="008A0DE0">
            <w:pPr>
              <w:pStyle w:val="TableParagraph"/>
              <w:ind w:left="110"/>
              <w:jc w:val="both"/>
              <w:rPr>
                <w:sz w:val="24"/>
              </w:rPr>
            </w:pPr>
            <w:r>
              <w:rPr>
                <w:sz w:val="24"/>
              </w:rPr>
              <w:t>apptime</w:t>
            </w:r>
          </w:p>
        </w:tc>
        <w:tc>
          <w:tcPr>
            <w:tcW w:w="1368" w:type="dxa"/>
          </w:tcPr>
          <w:p w:rsidR="00814692" w:rsidRDefault="00E64DEB" w:rsidP="008A0DE0">
            <w:pPr>
              <w:pStyle w:val="TableParagraph"/>
              <w:ind w:left="110"/>
              <w:jc w:val="both"/>
              <w:rPr>
                <w:sz w:val="24"/>
              </w:rPr>
            </w:pPr>
            <w:r>
              <w:rPr>
                <w:sz w:val="24"/>
              </w:rPr>
              <w:t>Varchar(10)</w:t>
            </w:r>
          </w:p>
        </w:tc>
        <w:tc>
          <w:tcPr>
            <w:tcW w:w="2588" w:type="dxa"/>
          </w:tcPr>
          <w:p w:rsidR="00814692" w:rsidRDefault="00814692" w:rsidP="008A0DE0">
            <w:pPr>
              <w:pStyle w:val="TableParagraph"/>
              <w:spacing w:before="0" w:line="320" w:lineRule="exact"/>
              <w:jc w:val="both"/>
              <w:rPr>
                <w:sz w:val="28"/>
              </w:rPr>
            </w:pPr>
            <w:r>
              <w:rPr>
                <w:sz w:val="28"/>
              </w:rPr>
              <w:t>Not</w:t>
            </w:r>
            <w:r>
              <w:rPr>
                <w:spacing w:val="-4"/>
                <w:sz w:val="28"/>
              </w:rPr>
              <w:t xml:space="preserve"> </w:t>
            </w:r>
            <w:r>
              <w:rPr>
                <w:sz w:val="28"/>
              </w:rPr>
              <w:t>Null</w:t>
            </w:r>
          </w:p>
        </w:tc>
      </w:tr>
    </w:tbl>
    <w:p w:rsidR="00E64DEB" w:rsidRDefault="00E64DEB" w:rsidP="00814692">
      <w:pPr>
        <w:tabs>
          <w:tab w:val="left" w:pos="1575"/>
        </w:tabs>
        <w:rPr>
          <w:sz w:val="28"/>
        </w:rPr>
      </w:pPr>
    </w:p>
    <w:p w:rsidR="00E64DEB" w:rsidRDefault="00E64DEB" w:rsidP="00E64DEB">
      <w:pPr>
        <w:rPr>
          <w:sz w:val="28"/>
        </w:rPr>
      </w:pPr>
    </w:p>
    <w:p w:rsidR="001546D3" w:rsidRDefault="00E64DEB" w:rsidP="00E64DEB">
      <w:pPr>
        <w:tabs>
          <w:tab w:val="left" w:pos="3765"/>
        </w:tabs>
        <w:rPr>
          <w:sz w:val="28"/>
        </w:rPr>
      </w:pPr>
      <w:r>
        <w:rPr>
          <w:sz w:val="28"/>
        </w:rPr>
        <w:tab/>
      </w: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b/>
          <w:sz w:val="20"/>
        </w:rPr>
      </w:pPr>
    </w:p>
    <w:p w:rsidR="001546D3" w:rsidRDefault="001546D3" w:rsidP="003068DB">
      <w:pPr>
        <w:pStyle w:val="BodyText"/>
        <w:jc w:val="both"/>
        <w:rPr>
          <w:b/>
          <w:sz w:val="20"/>
        </w:rPr>
      </w:pPr>
    </w:p>
    <w:p w:rsidR="001546D3" w:rsidRDefault="001546D3" w:rsidP="003068DB">
      <w:pPr>
        <w:pStyle w:val="BodyText"/>
        <w:spacing w:before="2"/>
        <w:jc w:val="both"/>
        <w:rPr>
          <w:b/>
        </w:rPr>
      </w:pPr>
    </w:p>
    <w:p w:rsidR="001546D3" w:rsidRPr="0065508C" w:rsidRDefault="00577A85" w:rsidP="003068DB">
      <w:pPr>
        <w:pStyle w:val="ListParagraph"/>
        <w:numPr>
          <w:ilvl w:val="1"/>
          <w:numId w:val="4"/>
        </w:numPr>
        <w:tabs>
          <w:tab w:val="left" w:pos="2029"/>
        </w:tabs>
        <w:spacing w:before="87"/>
        <w:jc w:val="both"/>
        <w:rPr>
          <w:b/>
          <w:color w:val="C00000"/>
          <w:sz w:val="28"/>
        </w:rPr>
      </w:pPr>
      <w:bookmarkStart w:id="248" w:name="3.4_Use_case_Diagram"/>
      <w:bookmarkEnd w:id="248"/>
      <w:r w:rsidRPr="0065508C">
        <w:rPr>
          <w:b/>
          <w:color w:val="C00000"/>
          <w:sz w:val="28"/>
        </w:rPr>
        <w:lastRenderedPageBreak/>
        <w:t>Use</w:t>
      </w:r>
      <w:r w:rsidRPr="0065508C">
        <w:rPr>
          <w:b/>
          <w:color w:val="C00000"/>
          <w:spacing w:val="-5"/>
          <w:sz w:val="28"/>
        </w:rPr>
        <w:t xml:space="preserve"> </w:t>
      </w:r>
      <w:r w:rsidRPr="0065508C">
        <w:rPr>
          <w:b/>
          <w:color w:val="C00000"/>
          <w:sz w:val="28"/>
        </w:rPr>
        <w:t>case</w:t>
      </w:r>
      <w:r w:rsidRPr="0065508C">
        <w:rPr>
          <w:b/>
          <w:color w:val="C00000"/>
          <w:spacing w:val="-4"/>
          <w:sz w:val="28"/>
        </w:rPr>
        <w:t xml:space="preserve"> </w:t>
      </w:r>
      <w:r w:rsidRPr="0065508C">
        <w:rPr>
          <w:b/>
          <w:color w:val="C00000"/>
          <w:sz w:val="28"/>
        </w:rPr>
        <w:t>Diagram</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65508C" w:rsidP="003068DB">
      <w:pPr>
        <w:pStyle w:val="BodyText"/>
        <w:spacing w:before="8"/>
        <w:jc w:val="both"/>
        <w:rPr>
          <w:b/>
          <w:sz w:val="28"/>
        </w:rPr>
      </w:pPr>
      <w:r>
        <w:rPr>
          <w:noProof/>
          <w:lang w:val="en-IN" w:eastAsia="en-IN" w:bidi="mr-IN"/>
        </w:rPr>
        <mc:AlternateContent>
          <mc:Choice Requires="wps">
            <w:drawing>
              <wp:anchor distT="0" distB="0" distL="114300" distR="114300" simplePos="0" relativeHeight="251656704" behindDoc="0" locked="0" layoutInCell="1" allowOverlap="1" wp14:anchorId="25A64837" wp14:editId="772D25AB">
                <wp:simplePos x="0" y="0"/>
                <wp:positionH relativeFrom="column">
                  <wp:posOffset>1816073</wp:posOffset>
                </wp:positionH>
                <wp:positionV relativeFrom="paragraph">
                  <wp:posOffset>4201160</wp:posOffset>
                </wp:positionV>
                <wp:extent cx="4036966" cy="350196"/>
                <wp:effectExtent l="0" t="0" r="20955" b="12065"/>
                <wp:wrapNone/>
                <wp:docPr id="4" name="Rectangle 4"/>
                <wp:cNvGraphicFramePr/>
                <a:graphic xmlns:a="http://schemas.openxmlformats.org/drawingml/2006/main">
                  <a:graphicData uri="http://schemas.microsoft.com/office/word/2010/wordprocessingShape">
                    <wps:wsp>
                      <wps:cNvSpPr/>
                      <wps:spPr>
                        <a:xfrm>
                          <a:off x="0" y="0"/>
                          <a:ext cx="4036966" cy="350196"/>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65508C">
                            <w:pPr>
                              <w:jc w:val="center"/>
                              <w:rPr>
                                <w:lang w:val="en-IN"/>
                              </w:rPr>
                            </w:pPr>
                            <w:r>
                              <w:rPr>
                                <w:lang w:val="en-IN"/>
                              </w:rPr>
                              <w:t>Use case Diagram of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A64837" id="Rectangle 4" o:spid="_x0000_s1030" style="position:absolute;left:0;text-align:left;margin-left:143pt;margin-top:330.8pt;width:317.85pt;height:27.5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" fillcolor="white [3201]" strokecolor="black [3200]" strokeweight="2pt">
                <v:textbox>
                  <w:txbxContent>
                    <w:p w:rsidR="008A0DE0" w:rsidRPr="0098509B" w:rsidRDefault="008A0DE0" w:rsidP="0065508C">
                      <w:pPr>
                        <w:jc w:val="center"/>
                        <w:rPr>
                          <w:lang w:val="en-IN"/>
                        </w:rPr>
                      </w:pPr>
                      <w:r>
                        <w:rPr>
                          <w:lang w:val="en-IN"/>
                        </w:rPr>
                        <w:t>Use case Diagram of Hospital Management System</w:t>
                      </w:r>
                    </w:p>
                  </w:txbxContent>
                </v:textbox>
              </v:rect>
            </w:pict>
          </mc:Fallback>
        </mc:AlternateContent>
      </w:r>
      <w:r w:rsidR="00C65E4E">
        <w:rPr>
          <w:noProof/>
          <w:lang w:val="en-IN" w:eastAsia="en-IN" w:bidi="mr-IN"/>
        </w:rPr>
        <mc:AlternateContent>
          <mc:Choice Requires="wpg">
            <w:drawing>
              <wp:anchor distT="0" distB="0" distL="0" distR="0" simplePos="0" relativeHeight="251659264" behindDoc="1" locked="0" layoutInCell="1" allowOverlap="1">
                <wp:simplePos x="0" y="0"/>
                <wp:positionH relativeFrom="page">
                  <wp:posOffset>503555</wp:posOffset>
                </wp:positionH>
                <wp:positionV relativeFrom="paragraph">
                  <wp:posOffset>234315</wp:posOffset>
                </wp:positionV>
                <wp:extent cx="6562090" cy="4319905"/>
                <wp:effectExtent l="0" t="0" r="0" b="0"/>
                <wp:wrapTopAndBottom/>
                <wp:docPr id="3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2090" cy="4319905"/>
                          <a:chOff x="793" y="369"/>
                          <a:chExt cx="10334" cy="6803"/>
                        </a:xfrm>
                      </wpg:grpSpPr>
                      <pic:pic xmlns:pic="http://schemas.openxmlformats.org/drawingml/2006/picture">
                        <pic:nvPicPr>
                          <pic:cNvPr id="32"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08" y="384"/>
                            <a:ext cx="10304" cy="6773"/>
                          </a:xfrm>
                          <a:prstGeom prst="rect">
                            <a:avLst/>
                          </a:prstGeom>
                          <a:noFill/>
                          <a:extLst>
                            <a:ext uri="{909E8E84-426E-40DD-AFC4-6F175D3DCCD1}">
                              <a14:hiddenFill xmlns:a14="http://schemas.microsoft.com/office/drawing/2010/main">
                                <a:solidFill>
                                  <a:srgbClr val="FFFFFF"/>
                                </a:solidFill>
                              </a14:hiddenFill>
                            </a:ext>
                          </a:extLst>
                        </pic:spPr>
                      </pic:pic>
                      <wps:wsp>
                        <wps:cNvPr id="33" name="Rectangle 21"/>
                        <wps:cNvSpPr>
                          <a:spLocks noChangeArrowheads="1"/>
                        </wps:cNvSpPr>
                        <wps:spPr bwMode="auto">
                          <a:xfrm>
                            <a:off x="800" y="376"/>
                            <a:ext cx="10319" cy="67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881A45" id="Group 20" o:spid="_x0000_s1026" style="position:absolute;margin-left:39.65pt;margin-top:18.45pt;width:516.7pt;height:340.15pt;z-index:-251657216;mso-wrap-distance-left:0;mso-wrap-distance-right:0;mso-position-horizontal-relative:page" coordorigin="793,369" coordsize="10334,68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&#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808;top:384;width:10304;height:6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">
                  <v:imagedata r:id="rId16" o:title=""/>
                </v:shape>
                <v:rect id="Rectangle 21" o:spid="_x0000_s1028" style="position:absolute;left:800;top:376;width:10319;height:6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" filled="f"/>
                <w10:wrap type="topAndBottom" anchorx="page"/>
              </v:group>
            </w:pict>
          </mc:Fallback>
        </mc:AlternateContent>
      </w:r>
    </w:p>
    <w:p w:rsidR="001546D3" w:rsidRDefault="001546D3" w:rsidP="003068DB">
      <w:pPr>
        <w:jc w:val="both"/>
        <w:rPr>
          <w:sz w:val="28"/>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165B7F" w:rsidRDefault="00577A85" w:rsidP="003068DB">
      <w:pPr>
        <w:pStyle w:val="ListParagraph"/>
        <w:numPr>
          <w:ilvl w:val="1"/>
          <w:numId w:val="4"/>
        </w:numPr>
        <w:tabs>
          <w:tab w:val="left" w:pos="2029"/>
        </w:tabs>
        <w:spacing w:before="180"/>
        <w:jc w:val="both"/>
        <w:rPr>
          <w:b/>
          <w:color w:val="C00000"/>
          <w:sz w:val="28"/>
        </w:rPr>
      </w:pPr>
      <w:bookmarkStart w:id="249" w:name="3.5_Class_Diagram"/>
      <w:bookmarkEnd w:id="249"/>
      <w:r w:rsidRPr="00165B7F">
        <w:rPr>
          <w:b/>
          <w:color w:val="C00000"/>
          <w:sz w:val="28"/>
        </w:rPr>
        <w:lastRenderedPageBreak/>
        <w:t>Class</w:t>
      </w:r>
      <w:r w:rsidRPr="00165B7F">
        <w:rPr>
          <w:b/>
          <w:color w:val="C00000"/>
          <w:spacing w:val="-6"/>
          <w:sz w:val="28"/>
        </w:rPr>
        <w:t xml:space="preserve"> </w:t>
      </w:r>
      <w:r w:rsidRPr="00165B7F">
        <w:rPr>
          <w:b/>
          <w:color w:val="C00000"/>
          <w:sz w:val="28"/>
        </w:rPr>
        <w:t>Diagram</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336FBC" w:rsidP="003068DB">
      <w:pPr>
        <w:pStyle w:val="BodyText"/>
        <w:spacing w:before="11"/>
        <w:jc w:val="both"/>
        <w:rPr>
          <w:b/>
          <w:sz w:val="26"/>
        </w:rPr>
      </w:pPr>
      <w:r>
        <w:rPr>
          <w:noProof/>
          <w:lang w:val="en-IN" w:eastAsia="en-IN" w:bidi="mr-IN"/>
        </w:rPr>
        <mc:AlternateContent>
          <mc:Choice Requires="wps">
            <w:drawing>
              <wp:anchor distT="0" distB="0" distL="114300" distR="114300" simplePos="0" relativeHeight="251658752" behindDoc="0" locked="0" layoutInCell="1" allowOverlap="1" wp14:anchorId="1F465D3E" wp14:editId="6973E4D2">
                <wp:simplePos x="0" y="0"/>
                <wp:positionH relativeFrom="column">
                  <wp:posOffset>1758274</wp:posOffset>
                </wp:positionH>
                <wp:positionV relativeFrom="paragraph">
                  <wp:posOffset>4407251</wp:posOffset>
                </wp:positionV>
                <wp:extent cx="3278222" cy="350196"/>
                <wp:effectExtent l="0" t="0" r="17780" b="12065"/>
                <wp:wrapNone/>
                <wp:docPr id="6" name="Rectangle 6"/>
                <wp:cNvGraphicFramePr/>
                <a:graphic xmlns:a="http://schemas.openxmlformats.org/drawingml/2006/main">
                  <a:graphicData uri="http://schemas.microsoft.com/office/word/2010/wordprocessingShape">
                    <wps:wsp>
                      <wps:cNvSpPr/>
                      <wps:spPr>
                        <a:xfrm>
                          <a:off x="0" y="0"/>
                          <a:ext cx="3278222" cy="350196"/>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336FBC">
                            <w:pPr>
                              <w:jc w:val="center"/>
                              <w:rPr>
                                <w:lang w:val="en-IN"/>
                              </w:rPr>
                            </w:pPr>
                            <w:r>
                              <w:rPr>
                                <w:lang w:val="en-IN"/>
                              </w:rPr>
                              <w:t>Class Diagram of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65D3E" id="Rectangle 6" o:spid="_x0000_s1031" style="position:absolute;left:0;text-align:left;margin-left:138.45pt;margin-top:347.05pt;width:258.15pt;height:27.5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" fillcolor="white [3201]" strokecolor="black [3200]" strokeweight="2pt">
                <v:textbox>
                  <w:txbxContent>
                    <w:p w:rsidR="008A0DE0" w:rsidRPr="0098509B" w:rsidRDefault="008A0DE0" w:rsidP="00336FBC">
                      <w:pPr>
                        <w:jc w:val="center"/>
                        <w:rPr>
                          <w:lang w:val="en-IN"/>
                        </w:rPr>
                      </w:pPr>
                      <w:r>
                        <w:rPr>
                          <w:lang w:val="en-IN"/>
                        </w:rPr>
                        <w:t>Class Diagram of Hospital Management System</w:t>
                      </w:r>
                    </w:p>
                  </w:txbxContent>
                </v:textbox>
              </v:rect>
            </w:pict>
          </mc:Fallback>
        </mc:AlternateContent>
      </w:r>
      <w:r w:rsidR="00577A85">
        <w:rPr>
          <w:noProof/>
          <w:lang w:val="en-IN" w:eastAsia="en-IN" w:bidi="mr-IN"/>
        </w:rPr>
        <w:drawing>
          <wp:anchor distT="0" distB="0" distL="0" distR="0" simplePos="0" relativeHeight="251649536" behindDoc="0" locked="0" layoutInCell="1" allowOverlap="1" wp14:anchorId="4CB690FA" wp14:editId="12E4A981">
            <wp:simplePos x="0" y="0"/>
            <wp:positionH relativeFrom="page">
              <wp:posOffset>914400</wp:posOffset>
            </wp:positionH>
            <wp:positionV relativeFrom="paragraph">
              <wp:posOffset>221784</wp:posOffset>
            </wp:positionV>
            <wp:extent cx="5687046" cy="4450842"/>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7" cstate="print"/>
                    <a:stretch>
                      <a:fillRect/>
                    </a:stretch>
                  </pic:blipFill>
                  <pic:spPr>
                    <a:xfrm>
                      <a:off x="0" y="0"/>
                      <a:ext cx="5687046" cy="4450842"/>
                    </a:xfrm>
                    <a:prstGeom prst="rect">
                      <a:avLst/>
                    </a:prstGeom>
                  </pic:spPr>
                </pic:pic>
              </a:graphicData>
            </a:graphic>
          </wp:anchor>
        </w:drawing>
      </w:r>
    </w:p>
    <w:p w:rsidR="001546D3" w:rsidRDefault="001546D3" w:rsidP="003068DB">
      <w:pPr>
        <w:jc w:val="both"/>
        <w:rPr>
          <w:sz w:val="26"/>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165B7F" w:rsidRDefault="00577A85" w:rsidP="003068DB">
      <w:pPr>
        <w:pStyle w:val="Heading4"/>
        <w:numPr>
          <w:ilvl w:val="1"/>
          <w:numId w:val="4"/>
        </w:numPr>
        <w:tabs>
          <w:tab w:val="left" w:pos="1323"/>
        </w:tabs>
        <w:ind w:left="1322"/>
        <w:jc w:val="both"/>
        <w:rPr>
          <w:color w:val="C00000"/>
        </w:rPr>
      </w:pPr>
      <w:r w:rsidRPr="00165B7F">
        <w:rPr>
          <w:color w:val="C00000"/>
        </w:rPr>
        <w:lastRenderedPageBreak/>
        <w:t>Activity</w:t>
      </w:r>
      <w:r w:rsidRPr="00165B7F">
        <w:rPr>
          <w:color w:val="C00000"/>
          <w:spacing w:val="-5"/>
        </w:rPr>
        <w:t xml:space="preserve"> </w:t>
      </w:r>
      <w:r w:rsidRPr="00165B7F">
        <w:rPr>
          <w:color w:val="C00000"/>
        </w:rPr>
        <w:t>Diagram</w:t>
      </w:r>
    </w:p>
    <w:p w:rsidR="001546D3" w:rsidRDefault="00DF1A84" w:rsidP="003068DB">
      <w:pPr>
        <w:pStyle w:val="BodyText"/>
        <w:spacing w:before="7"/>
        <w:jc w:val="both"/>
        <w:rPr>
          <w:b/>
          <w:sz w:val="12"/>
        </w:rPr>
      </w:pPr>
      <w:r>
        <w:rPr>
          <w:noProof/>
          <w:lang w:val="en-IN" w:eastAsia="en-IN" w:bidi="mr-IN"/>
        </w:rPr>
        <mc:AlternateContent>
          <mc:Choice Requires="wps">
            <w:drawing>
              <wp:anchor distT="0" distB="0" distL="114300" distR="114300" simplePos="0" relativeHeight="251664896" behindDoc="0" locked="0" layoutInCell="1" allowOverlap="1" wp14:anchorId="189CF0DA" wp14:editId="57D09DCE">
                <wp:simplePos x="0" y="0"/>
                <wp:positionH relativeFrom="column">
                  <wp:posOffset>1281403</wp:posOffset>
                </wp:positionH>
                <wp:positionV relativeFrom="paragraph">
                  <wp:posOffset>4647228</wp:posOffset>
                </wp:positionV>
                <wp:extent cx="4084996" cy="301557"/>
                <wp:effectExtent l="0" t="0" r="10795" b="22860"/>
                <wp:wrapNone/>
                <wp:docPr id="8" name="Rectangle 8"/>
                <wp:cNvGraphicFramePr/>
                <a:graphic xmlns:a="http://schemas.openxmlformats.org/drawingml/2006/main">
                  <a:graphicData uri="http://schemas.microsoft.com/office/word/2010/wordprocessingShape">
                    <wps:wsp>
                      <wps:cNvSpPr/>
                      <wps:spPr>
                        <a:xfrm>
                          <a:off x="0" y="0"/>
                          <a:ext cx="4084996" cy="301557"/>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DF1A84">
                            <w:pPr>
                              <w:jc w:val="center"/>
                              <w:rPr>
                                <w:lang w:val="en-IN"/>
                              </w:rPr>
                            </w:pPr>
                            <w:r>
                              <w:rPr>
                                <w:lang w:val="en-IN"/>
                              </w:rPr>
                              <w:t>Activity Diagram of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CF0DA" id="Rectangle 8" o:spid="_x0000_s1032" style="position:absolute;left:0;text-align:left;margin-left:100.9pt;margin-top:365.9pt;width:321.65pt;height:23.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" fillcolor="white [3201]" strokecolor="black [3200]" strokeweight="2pt">
                <v:textbox>
                  <w:txbxContent>
                    <w:p w:rsidR="008A0DE0" w:rsidRPr="0098509B" w:rsidRDefault="008A0DE0" w:rsidP="00DF1A84">
                      <w:pPr>
                        <w:jc w:val="center"/>
                        <w:rPr>
                          <w:lang w:val="en-IN"/>
                        </w:rPr>
                      </w:pPr>
                      <w:r>
                        <w:rPr>
                          <w:lang w:val="en-IN"/>
                        </w:rPr>
                        <w:t>Activity Diagram of Hospital Management System</w:t>
                      </w:r>
                    </w:p>
                  </w:txbxContent>
                </v:textbox>
              </v:rect>
            </w:pict>
          </mc:Fallback>
        </mc:AlternateContent>
      </w:r>
      <w:r w:rsidR="00577A85">
        <w:rPr>
          <w:noProof/>
          <w:lang w:val="en-IN" w:eastAsia="en-IN" w:bidi="mr-IN"/>
        </w:rPr>
        <w:drawing>
          <wp:anchor distT="0" distB="0" distL="0" distR="0" simplePos="0" relativeHeight="251653632" behindDoc="0" locked="0" layoutInCell="1" allowOverlap="1" wp14:anchorId="2C065A3E" wp14:editId="0AC0CB94">
            <wp:simplePos x="0" y="0"/>
            <wp:positionH relativeFrom="page">
              <wp:posOffset>914400</wp:posOffset>
            </wp:positionH>
            <wp:positionV relativeFrom="paragraph">
              <wp:posOffset>116984</wp:posOffset>
            </wp:positionV>
            <wp:extent cx="5785689" cy="4804314"/>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8" cstate="print"/>
                    <a:stretch>
                      <a:fillRect/>
                    </a:stretch>
                  </pic:blipFill>
                  <pic:spPr>
                    <a:xfrm>
                      <a:off x="0" y="0"/>
                      <a:ext cx="5785689" cy="4804314"/>
                    </a:xfrm>
                    <a:prstGeom prst="rect">
                      <a:avLst/>
                    </a:prstGeom>
                  </pic:spPr>
                </pic:pic>
              </a:graphicData>
            </a:graphic>
          </wp:anchor>
        </w:drawing>
      </w: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1546D3" w:rsidRPr="00E918CB" w:rsidRDefault="00E918CB" w:rsidP="00E918CB">
      <w:pPr>
        <w:tabs>
          <w:tab w:val="left" w:pos="1261"/>
        </w:tabs>
        <w:spacing w:before="84"/>
        <w:ind w:left="1605"/>
        <w:jc w:val="both"/>
        <w:rPr>
          <w:b/>
          <w:color w:val="C00000"/>
          <w:sz w:val="28"/>
          <w:szCs w:val="28"/>
        </w:rPr>
      </w:pPr>
      <w:r>
        <w:rPr>
          <w:b/>
          <w:color w:val="C00000"/>
          <w:sz w:val="28"/>
          <w:szCs w:val="28"/>
        </w:rPr>
        <w:lastRenderedPageBreak/>
        <w:t xml:space="preserve">3.7 </w:t>
      </w:r>
      <w:r w:rsidR="00577A85" w:rsidRPr="00E918CB">
        <w:rPr>
          <w:b/>
          <w:color w:val="C00000"/>
          <w:sz w:val="28"/>
          <w:szCs w:val="28"/>
        </w:rPr>
        <w:t>Sequence</w:t>
      </w:r>
      <w:r w:rsidR="00577A85" w:rsidRPr="00E918CB">
        <w:rPr>
          <w:b/>
          <w:color w:val="C00000"/>
          <w:spacing w:val="-3"/>
          <w:sz w:val="28"/>
          <w:szCs w:val="28"/>
        </w:rPr>
        <w:t xml:space="preserve"> </w:t>
      </w:r>
      <w:r w:rsidR="00577A85" w:rsidRPr="00E918CB">
        <w:rPr>
          <w:b/>
          <w:color w:val="C00000"/>
          <w:sz w:val="28"/>
          <w:szCs w:val="28"/>
        </w:rPr>
        <w:t>Diagram</w:t>
      </w:r>
    </w:p>
    <w:p w:rsidR="001546D3" w:rsidRDefault="00DF1A84" w:rsidP="003068DB">
      <w:pPr>
        <w:pStyle w:val="BodyText"/>
        <w:spacing w:before="6"/>
        <w:jc w:val="both"/>
        <w:rPr>
          <w:b/>
          <w:sz w:val="12"/>
        </w:rPr>
      </w:pPr>
      <w:r>
        <w:rPr>
          <w:noProof/>
          <w:lang w:val="en-IN" w:eastAsia="en-IN" w:bidi="mr-IN"/>
        </w:rPr>
        <mc:AlternateContent>
          <mc:Choice Requires="wps">
            <w:drawing>
              <wp:anchor distT="0" distB="0" distL="114300" distR="114300" simplePos="0" relativeHeight="251666944" behindDoc="0" locked="0" layoutInCell="1" allowOverlap="1" wp14:anchorId="616D67C3" wp14:editId="3D327F41">
                <wp:simplePos x="0" y="0"/>
                <wp:positionH relativeFrom="column">
                  <wp:posOffset>2127615</wp:posOffset>
                </wp:positionH>
                <wp:positionV relativeFrom="paragraph">
                  <wp:posOffset>2999808</wp:posOffset>
                </wp:positionV>
                <wp:extent cx="3268493" cy="350196"/>
                <wp:effectExtent l="0" t="0" r="27305" b="12065"/>
                <wp:wrapNone/>
                <wp:docPr id="10" name="Rectangle 10"/>
                <wp:cNvGraphicFramePr/>
                <a:graphic xmlns:a="http://schemas.openxmlformats.org/drawingml/2006/main">
                  <a:graphicData uri="http://schemas.microsoft.com/office/word/2010/wordprocessingShape">
                    <wps:wsp>
                      <wps:cNvSpPr/>
                      <wps:spPr>
                        <a:xfrm>
                          <a:off x="0" y="0"/>
                          <a:ext cx="3268493" cy="350196"/>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DF1A84">
                            <w:pPr>
                              <w:jc w:val="center"/>
                              <w:rPr>
                                <w:lang w:val="en-IN"/>
                              </w:rPr>
                            </w:pPr>
                            <w:r>
                              <w:rPr>
                                <w:lang w:val="en-IN"/>
                              </w:rPr>
                              <w:t>Sequence Diagram of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6D67C3" id="Rectangle 10" o:spid="_x0000_s1033" style="position:absolute;left:0;text-align:left;margin-left:167.55pt;margin-top:236.2pt;width:257.35pt;height:27.5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" fillcolor="white [3201]" strokecolor="black [3200]" strokeweight="2pt">
                <v:textbox>
                  <w:txbxContent>
                    <w:p w:rsidR="008A0DE0" w:rsidRPr="0098509B" w:rsidRDefault="008A0DE0" w:rsidP="00DF1A84">
                      <w:pPr>
                        <w:jc w:val="center"/>
                        <w:rPr>
                          <w:lang w:val="en-IN"/>
                        </w:rPr>
                      </w:pPr>
                      <w:r>
                        <w:rPr>
                          <w:lang w:val="en-IN"/>
                        </w:rPr>
                        <w:t>Sequence Diagram of Hospital Management System</w:t>
                      </w:r>
                    </w:p>
                  </w:txbxContent>
                </v:textbox>
              </v:rect>
            </w:pict>
          </mc:Fallback>
        </mc:AlternateContent>
      </w:r>
      <w:r w:rsidR="00577A85">
        <w:rPr>
          <w:noProof/>
          <w:lang w:val="en-IN" w:eastAsia="en-IN" w:bidi="mr-IN"/>
        </w:rPr>
        <w:drawing>
          <wp:anchor distT="0" distB="0" distL="0" distR="0" simplePos="0" relativeHeight="251655680" behindDoc="0" locked="0" layoutInCell="1" allowOverlap="1" wp14:anchorId="5BFA32B9" wp14:editId="2878D9AC">
            <wp:simplePos x="0" y="0"/>
            <wp:positionH relativeFrom="page">
              <wp:posOffset>914400</wp:posOffset>
            </wp:positionH>
            <wp:positionV relativeFrom="paragraph">
              <wp:posOffset>116226</wp:posOffset>
            </wp:positionV>
            <wp:extent cx="5942014" cy="3128391"/>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9" cstate="print"/>
                    <a:stretch>
                      <a:fillRect/>
                    </a:stretch>
                  </pic:blipFill>
                  <pic:spPr>
                    <a:xfrm>
                      <a:off x="0" y="0"/>
                      <a:ext cx="5942014" cy="3128391"/>
                    </a:xfrm>
                    <a:prstGeom prst="rect">
                      <a:avLst/>
                    </a:prstGeom>
                  </pic:spPr>
                </pic:pic>
              </a:graphicData>
            </a:graphic>
          </wp:anchor>
        </w:drawing>
      </w:r>
    </w:p>
    <w:p w:rsidR="001546D3" w:rsidRDefault="001546D3" w:rsidP="003068DB">
      <w:pPr>
        <w:jc w:val="both"/>
        <w:rPr>
          <w:sz w:val="12"/>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E918CB" w:rsidRDefault="00577A85" w:rsidP="003068DB">
      <w:pPr>
        <w:pStyle w:val="ListParagraph"/>
        <w:numPr>
          <w:ilvl w:val="0"/>
          <w:numId w:val="10"/>
        </w:numPr>
        <w:tabs>
          <w:tab w:val="left" w:pos="1112"/>
        </w:tabs>
        <w:spacing w:before="185"/>
        <w:ind w:left="1111" w:hanging="212"/>
        <w:jc w:val="both"/>
        <w:rPr>
          <w:b/>
          <w:color w:val="2D74B5"/>
          <w:sz w:val="26"/>
        </w:rPr>
      </w:pPr>
      <w:r>
        <w:rPr>
          <w:b/>
          <w:color w:val="2D74B5"/>
          <w:sz w:val="28"/>
        </w:rPr>
        <w:lastRenderedPageBreak/>
        <w:t>Sample</w:t>
      </w:r>
      <w:r>
        <w:rPr>
          <w:b/>
          <w:color w:val="2D74B5"/>
          <w:spacing w:val="-4"/>
          <w:sz w:val="28"/>
        </w:rPr>
        <w:t xml:space="preserve"> </w:t>
      </w:r>
      <w:r>
        <w:rPr>
          <w:b/>
          <w:color w:val="2D74B5"/>
          <w:sz w:val="28"/>
        </w:rPr>
        <w:t>Input</w:t>
      </w:r>
      <w:r>
        <w:rPr>
          <w:b/>
          <w:color w:val="2D74B5"/>
          <w:spacing w:val="-6"/>
          <w:sz w:val="28"/>
        </w:rPr>
        <w:t xml:space="preserve"> </w:t>
      </w:r>
      <w:r>
        <w:rPr>
          <w:b/>
          <w:color w:val="2D74B5"/>
          <w:sz w:val="28"/>
        </w:rPr>
        <w:t>and</w:t>
      </w:r>
      <w:r>
        <w:rPr>
          <w:b/>
          <w:color w:val="2D74B5"/>
          <w:spacing w:val="-6"/>
          <w:sz w:val="28"/>
        </w:rPr>
        <w:t xml:space="preserve"> </w:t>
      </w:r>
      <w:r>
        <w:rPr>
          <w:b/>
          <w:color w:val="2D74B5"/>
          <w:sz w:val="28"/>
        </w:rPr>
        <w:t>Output</w:t>
      </w:r>
      <w:r>
        <w:rPr>
          <w:b/>
          <w:color w:val="2D74B5"/>
          <w:spacing w:val="-5"/>
          <w:sz w:val="28"/>
        </w:rPr>
        <w:t xml:space="preserve"> </w:t>
      </w:r>
      <w:r>
        <w:rPr>
          <w:b/>
          <w:color w:val="2D74B5"/>
          <w:sz w:val="28"/>
        </w:rPr>
        <w:t>Screens</w:t>
      </w:r>
    </w:p>
    <w:p w:rsidR="00E918CB" w:rsidRDefault="00E918CB" w:rsidP="00E918CB">
      <w:pPr>
        <w:pStyle w:val="ListParagraph"/>
        <w:tabs>
          <w:tab w:val="left" w:pos="1112"/>
        </w:tabs>
        <w:spacing w:before="185"/>
        <w:ind w:left="1111" w:firstLine="0"/>
        <w:jc w:val="both"/>
        <w:rPr>
          <w:b/>
          <w:color w:val="2D74B5"/>
          <w:sz w:val="26"/>
        </w:rPr>
      </w:pPr>
      <w:r>
        <w:rPr>
          <w:b/>
          <w:color w:val="2D74B5"/>
          <w:sz w:val="28"/>
        </w:rPr>
        <w:t>4.1 Login Screen</w:t>
      </w:r>
    </w:p>
    <w:p w:rsidR="001546D3" w:rsidRDefault="00C65E4E">
      <w:pPr>
        <w:pStyle w:val="BodyText"/>
        <w:spacing w:before="7"/>
        <w:ind w:left="1264"/>
        <w:jc w:val="both"/>
        <w:rPr>
          <w:b/>
          <w:sz w:val="12"/>
        </w:rPr>
        <w:pPrChange w:id="250" w:author="Dell" w:date="2023-12-16T15:23:00Z">
          <w:pPr>
            <w:pStyle w:val="BodyText"/>
            <w:numPr>
              <w:numId w:val="10"/>
            </w:numPr>
            <w:spacing w:before="7"/>
            <w:ind w:left="1264" w:hanging="364"/>
            <w:jc w:val="both"/>
          </w:pPr>
        </w:pPrChange>
      </w:pPr>
      <w:del w:id="251" w:author="Dell" w:date="2023-12-16T15:22:00Z">
        <w:r w:rsidDel="00833CBE">
          <w:rPr>
            <w:noProof/>
            <w:lang w:val="en-IN" w:eastAsia="en-IN" w:bidi="mr-IN"/>
          </w:rPr>
          <mc:AlternateContent>
            <mc:Choice Requires="wpg">
              <w:drawing>
                <wp:anchor distT="0" distB="0" distL="0" distR="0" simplePos="0" relativeHeight="251661312" behindDoc="1" locked="0" layoutInCell="1" allowOverlap="1">
                  <wp:simplePos x="0" y="0"/>
                  <wp:positionH relativeFrom="page">
                    <wp:posOffset>914400</wp:posOffset>
                  </wp:positionH>
                  <wp:positionV relativeFrom="paragraph">
                    <wp:posOffset>116840</wp:posOffset>
                  </wp:positionV>
                  <wp:extent cx="5769610" cy="2472690"/>
                  <wp:effectExtent l="0" t="0" r="0" b="0"/>
                  <wp:wrapTopAndBottom/>
                  <wp:docPr id="2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2453640"/>
                            <a:chOff x="1455" y="199"/>
                            <a:chExt cx="9056" cy="3864"/>
                          </a:xfrm>
                        </wpg:grpSpPr>
                        <wps:wsp>
                          <wps:cNvPr id="30" name="Rectangle 18"/>
                          <wps:cNvSpPr>
                            <a:spLocks noChangeArrowheads="1"/>
                          </wps:cNvSpPr>
                          <wps:spPr bwMode="auto">
                            <a:xfrm>
                              <a:off x="9525" y="9525"/>
                              <a:ext cx="5750560" cy="245364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C0C327" id="Group 17" o:spid="_x0000_s1026" style="position:absolute;margin-left:1in;margin-top:9.2pt;width:454.3pt;height:194.7pt;z-index:-251655168;mso-wrap-distance-left:0;mso-wrap-distance-right:0;mso-position-horizontal-relative:page" coordorigin="1455,199" coordsize="9056,3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">
                  <v:rect id="Rectangle 18" o:spid="_x0000_s1027" style="position:absolute;left:9525;top:9525;width:5750560;height:2453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" filled="f" strokeweight="1.5pt"/>
                  <w10:wrap type="topAndBottom" anchorx="page"/>
                </v:group>
              </w:pict>
            </mc:Fallback>
          </mc:AlternateContent>
        </w:r>
      </w:del>
      <w:del w:id="252" w:author="Dell" w:date="2023-12-16T15:23:00Z">
        <w:r w:rsidDel="00833CBE">
          <w:rPr>
            <w:noProof/>
            <w:lang w:val="en-IN" w:eastAsia="en-IN" w:bidi="mr-IN"/>
          </w:rPr>
          <mc:AlternateContent>
            <mc:Choice Requires="wpg">
              <w:drawing>
                <wp:anchor distT="0" distB="0" distL="0" distR="0" simplePos="0" relativeHeight="251662336" behindDoc="1" locked="0" layoutInCell="1" allowOverlap="1">
                  <wp:simplePos x="0" y="0"/>
                  <wp:positionH relativeFrom="page">
                    <wp:posOffset>914400</wp:posOffset>
                  </wp:positionH>
                  <wp:positionV relativeFrom="paragraph">
                    <wp:posOffset>2711450</wp:posOffset>
                  </wp:positionV>
                  <wp:extent cx="5769610" cy="2655570"/>
                  <wp:effectExtent l="0" t="0" r="0" b="0"/>
                  <wp:wrapTopAndBottom/>
                  <wp:docPr id="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655570"/>
                            <a:chOff x="1440" y="4270"/>
                            <a:chExt cx="9086" cy="4182"/>
                          </a:xfrm>
                        </wpg:grpSpPr>
                        <pic:pic xmlns:pic="http://schemas.openxmlformats.org/drawingml/2006/picture">
                          <pic:nvPicPr>
                            <pic:cNvPr id="26"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70" y="4299"/>
                              <a:ext cx="9026" cy="4122"/>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15"/>
                          <wps:cNvSpPr>
                            <a:spLocks noChangeArrowheads="1"/>
                          </wps:cNvSpPr>
                          <wps:spPr bwMode="auto">
                            <a:xfrm>
                              <a:off x="1455" y="4284"/>
                              <a:ext cx="9056" cy="415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FF0C7F" id="Group 14" o:spid="_x0000_s1026" style="position:absolute;margin-left:1in;margin-top:213.5pt;width:454.3pt;height:209.1pt;z-index:-251654144;mso-wrap-distance-left:0;mso-wrap-distance-right:0;mso-position-horizontal-relative:page" coordorigin="1440,4270" coordsize="9086,4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">
                  <v:shape id="Picture 16" o:spid="_x0000_s1027" type="#_x0000_t75" style="position:absolute;left:1470;top:4299;width:9026;height:4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">
                    <v:imagedata r:id="rId21" o:title=""/>
                  </v:shape>
                  <v:rect id="Rectangle 15" o:spid="_x0000_s1028" style="position:absolute;left:1455;top:4284;width:9056;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" filled="f" strokeweight="1.5pt"/>
                  <w10:wrap type="topAndBottom" anchorx="page"/>
                </v:group>
              </w:pict>
            </mc:Fallback>
          </mc:AlternateContent>
        </w:r>
        <w:r w:rsidDel="00833CBE">
          <w:rPr>
            <w:noProof/>
            <w:lang w:val="en-IN" w:eastAsia="en-IN" w:bidi="mr-IN"/>
          </w:rPr>
          <mc:AlternateContent>
            <mc:Choice Requires="wpg">
              <w:drawing>
                <wp:anchor distT="0" distB="0" distL="0" distR="0" simplePos="0" relativeHeight="251663360" behindDoc="1" locked="0" layoutInCell="1" allowOverlap="1">
                  <wp:simplePos x="0" y="0"/>
                  <wp:positionH relativeFrom="page">
                    <wp:posOffset>914400</wp:posOffset>
                  </wp:positionH>
                  <wp:positionV relativeFrom="paragraph">
                    <wp:posOffset>5476240</wp:posOffset>
                  </wp:positionV>
                  <wp:extent cx="5769610" cy="2945130"/>
                  <wp:effectExtent l="0" t="0" r="0" b="0"/>
                  <wp:wrapTopAndBottom/>
                  <wp:docPr id="2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945130"/>
                            <a:chOff x="1440" y="8624"/>
                            <a:chExt cx="9086" cy="4638"/>
                          </a:xfrm>
                        </wpg:grpSpPr>
                        <pic:pic xmlns:pic="http://schemas.openxmlformats.org/drawingml/2006/picture">
                          <pic:nvPicPr>
                            <pic:cNvPr id="23"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470" y="8654"/>
                              <a:ext cx="9026" cy="4578"/>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12"/>
                          <wps:cNvSpPr>
                            <a:spLocks noChangeArrowheads="1"/>
                          </wps:cNvSpPr>
                          <wps:spPr bwMode="auto">
                            <a:xfrm>
                              <a:off x="1455" y="8639"/>
                              <a:ext cx="9056" cy="4608"/>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1336A0" id="Group 11" o:spid="_x0000_s1026" style="position:absolute;margin-left:1in;margin-top:431.2pt;width:454.3pt;height:231.9pt;z-index:-251653120;mso-wrap-distance-left:0;mso-wrap-distance-right:0;mso-position-horizontal-relative:page" coordorigin="1440,8624" coordsize="9086,4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">
                  <v:shape id="Picture 13" o:spid="_x0000_s1027" type="#_x0000_t75" style="position:absolute;left:1470;top:8654;width:9026;height:4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">
                    <v:imagedata r:id="rId23" o:title=""/>
                  </v:shape>
                  <v:rect id="Rectangle 12" o:spid="_x0000_s1028" style="position:absolute;left:1455;top:8639;width:9056;height:4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" filled="f" strokeweight="1.5pt"/>
                  <w10:wrap type="topAndBottom" anchorx="page"/>
                </v:group>
              </w:pict>
            </mc:Fallback>
          </mc:AlternateContent>
        </w:r>
      </w:del>
    </w:p>
    <w:p w:rsidR="001546D3" w:rsidRDefault="001546D3" w:rsidP="003068DB">
      <w:pPr>
        <w:pStyle w:val="BodyText"/>
        <w:spacing w:before="8"/>
        <w:jc w:val="both"/>
        <w:rPr>
          <w:b/>
          <w:sz w:val="10"/>
        </w:rPr>
      </w:pPr>
    </w:p>
    <w:p w:rsidR="001546D3" w:rsidRDefault="001546D3" w:rsidP="003068DB">
      <w:pPr>
        <w:pStyle w:val="BodyText"/>
        <w:spacing w:before="1"/>
        <w:jc w:val="both"/>
        <w:rPr>
          <w:b/>
          <w:sz w:val="9"/>
        </w:rPr>
      </w:pPr>
    </w:p>
    <w:p w:rsidR="00866D2B" w:rsidRDefault="00866D2B">
      <w:pPr>
        <w:jc w:val="center"/>
        <w:rPr>
          <w:ins w:id="253" w:author="Dell" w:date="2023-12-16T15:25:00Z"/>
          <w:sz w:val="9"/>
        </w:rPr>
        <w:pPrChange w:id="254" w:author="Dell" w:date="2023-12-16T15:24:00Z">
          <w:pPr>
            <w:jc w:val="both"/>
          </w:pPr>
        </w:pPrChange>
      </w:pPr>
      <w:ins w:id="255" w:author="Dell" w:date="2023-12-16T15:25:00Z">
        <w:r w:rsidRPr="00833CBE">
          <w:rPr>
            <w:noProof/>
            <w:sz w:val="9"/>
            <w:lang w:val="en-IN" w:eastAsia="en-IN" w:bidi="mr-IN"/>
          </w:rPr>
          <w:drawing>
            <wp:inline distT="0" distB="0" distL="0" distR="0" wp14:anchorId="22EFF000" wp14:editId="69D6EB6A">
              <wp:extent cx="5534025" cy="3810000"/>
              <wp:effectExtent l="0" t="0" r="9525" b="0"/>
              <wp:docPr id="38" name="Picture 38" descr="G:\My MCA\Project\Sem1 Mini Projects\hospital_management_system_mini_project\Report\screensho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y MCA\Project\Sem1 Mini Projects\hospital_management_system_mini_project\Report\screenshot\logi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3810000"/>
                      </a:xfrm>
                      <a:prstGeom prst="rect">
                        <a:avLst/>
                      </a:prstGeom>
                      <a:noFill/>
                      <a:ln>
                        <a:noFill/>
                      </a:ln>
                    </pic:spPr>
                  </pic:pic>
                </a:graphicData>
              </a:graphic>
            </wp:inline>
          </w:drawing>
        </w:r>
      </w:ins>
    </w:p>
    <w:p w:rsidR="00866D2B" w:rsidRDefault="00866D2B">
      <w:pPr>
        <w:jc w:val="center"/>
        <w:rPr>
          <w:ins w:id="256" w:author="Dell" w:date="2023-12-16T15:25:00Z"/>
          <w:sz w:val="9"/>
        </w:rPr>
        <w:pPrChange w:id="257" w:author="Dell" w:date="2023-12-16T15:24:00Z">
          <w:pPr>
            <w:jc w:val="both"/>
          </w:pPr>
        </w:pPrChange>
      </w:pPr>
    </w:p>
    <w:p w:rsidR="00866D2B" w:rsidRDefault="00866D2B">
      <w:pPr>
        <w:jc w:val="center"/>
        <w:rPr>
          <w:ins w:id="258" w:author="Dell" w:date="2023-12-16T15:25:00Z"/>
          <w:sz w:val="9"/>
        </w:rPr>
        <w:pPrChange w:id="259" w:author="Dell" w:date="2023-12-16T15:24:00Z">
          <w:pPr>
            <w:jc w:val="both"/>
          </w:pPr>
        </w:pPrChange>
      </w:pPr>
    </w:p>
    <w:p w:rsidR="00866D2B" w:rsidRDefault="00866D2B">
      <w:pPr>
        <w:jc w:val="center"/>
        <w:rPr>
          <w:ins w:id="260" w:author="Dell" w:date="2023-12-16T15:25:00Z"/>
          <w:sz w:val="9"/>
        </w:rPr>
        <w:pPrChange w:id="261" w:author="Dell" w:date="2023-12-16T15:24:00Z">
          <w:pPr>
            <w:jc w:val="both"/>
          </w:pPr>
        </w:pPrChange>
      </w:pPr>
    </w:p>
    <w:p w:rsidR="00866D2B" w:rsidRDefault="00866D2B" w:rsidP="00E918CB">
      <w:pPr>
        <w:jc w:val="center"/>
        <w:rPr>
          <w:sz w:val="9"/>
        </w:rPr>
      </w:pPr>
    </w:p>
    <w:p w:rsidR="00E918CB" w:rsidRPr="00225AE1" w:rsidRDefault="00225AE1" w:rsidP="00225AE1">
      <w:pPr>
        <w:tabs>
          <w:tab w:val="left" w:pos="825"/>
        </w:tabs>
        <w:rPr>
          <w:sz w:val="28"/>
          <w:szCs w:val="28"/>
        </w:rPr>
      </w:pPr>
      <w:r>
        <w:rPr>
          <w:sz w:val="9"/>
        </w:rPr>
        <w:tab/>
      </w:r>
      <w:r>
        <w:rPr>
          <w:sz w:val="28"/>
          <w:szCs w:val="28"/>
        </w:rPr>
        <w:t>Here, we can Login into the system, by using their role, username and password, if any this is not match it will generates error message and Login stage is prevented there to Login into the system.</w:t>
      </w: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pPr>
        <w:jc w:val="center"/>
        <w:rPr>
          <w:ins w:id="262" w:author="Dell" w:date="2023-12-16T15:25:00Z"/>
          <w:sz w:val="9"/>
        </w:rPr>
        <w:pPrChange w:id="263" w:author="Dell" w:date="2023-12-16T15:24:00Z">
          <w:pPr>
            <w:jc w:val="both"/>
          </w:pPr>
        </w:pPrChange>
      </w:pPr>
    </w:p>
    <w:p w:rsidR="00866D2B" w:rsidRDefault="00866D2B">
      <w:pPr>
        <w:jc w:val="center"/>
        <w:rPr>
          <w:ins w:id="264" w:author="Dell" w:date="2023-12-16T15:25:00Z"/>
          <w:sz w:val="9"/>
        </w:rPr>
        <w:pPrChange w:id="265" w:author="Dell" w:date="2023-12-16T15:24:00Z">
          <w:pPr>
            <w:jc w:val="both"/>
          </w:pPr>
        </w:pPrChange>
      </w:pPr>
    </w:p>
    <w:p w:rsidR="00866D2B" w:rsidRDefault="00866D2B">
      <w:pPr>
        <w:jc w:val="center"/>
        <w:rPr>
          <w:ins w:id="266" w:author="Dell" w:date="2023-12-16T15:25:00Z"/>
          <w:sz w:val="9"/>
        </w:rPr>
        <w:pPrChange w:id="267" w:author="Dell" w:date="2023-12-16T15:24:00Z">
          <w:pPr>
            <w:jc w:val="both"/>
          </w:pPr>
        </w:pPrChange>
      </w:pPr>
    </w:p>
    <w:p w:rsidR="00866D2B" w:rsidRDefault="00866D2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pPr>
        <w:rPr>
          <w:sz w:val="28"/>
          <w:szCs w:val="28"/>
        </w:rPr>
        <w:pPrChange w:id="268" w:author="Dell" w:date="2023-12-16T15:24:00Z">
          <w:pPr>
            <w:jc w:val="both"/>
          </w:pPr>
        </w:pPrChange>
      </w:pPr>
      <w:r w:rsidRPr="00E918CB">
        <w:rPr>
          <w:sz w:val="28"/>
          <w:szCs w:val="28"/>
        </w:rPr>
        <w:lastRenderedPageBreak/>
        <w:t>4.2 Home Page</w:t>
      </w:r>
    </w:p>
    <w:p w:rsidR="00E918CB" w:rsidRDefault="00E918CB" w:rsidP="00E918CB">
      <w:pPr>
        <w:rPr>
          <w:sz w:val="28"/>
          <w:szCs w:val="28"/>
        </w:rPr>
      </w:pPr>
    </w:p>
    <w:p w:rsidR="00E918CB" w:rsidRPr="00E918CB" w:rsidRDefault="00E918CB" w:rsidP="00E918CB">
      <w:pPr>
        <w:rPr>
          <w:ins w:id="269" w:author="Dell" w:date="2023-12-16T15:25:00Z"/>
          <w:sz w:val="28"/>
          <w:szCs w:val="28"/>
        </w:rPr>
      </w:pPr>
    </w:p>
    <w:p w:rsidR="00E918CB" w:rsidRDefault="00E918CB" w:rsidP="00E918CB">
      <w:pPr>
        <w:jc w:val="center"/>
        <w:rPr>
          <w:b/>
          <w:noProof/>
          <w:sz w:val="10"/>
          <w:lang w:val="en-IN" w:eastAsia="en-IN" w:bidi="mr-IN"/>
        </w:rPr>
      </w:pPr>
    </w:p>
    <w:p w:rsidR="00E918CB" w:rsidRDefault="00E918CB" w:rsidP="00E918CB">
      <w:pPr>
        <w:jc w:val="center"/>
        <w:rPr>
          <w:b/>
          <w:noProof/>
          <w:sz w:val="10"/>
          <w:lang w:val="en-IN" w:eastAsia="en-IN" w:bidi="mr-IN"/>
        </w:rPr>
      </w:pPr>
    </w:p>
    <w:p w:rsidR="00E918CB" w:rsidRDefault="00E918CB" w:rsidP="00E918CB">
      <w:pPr>
        <w:jc w:val="center"/>
        <w:rPr>
          <w:b/>
          <w:noProof/>
          <w:sz w:val="10"/>
          <w:lang w:val="en-IN" w:eastAsia="en-IN" w:bidi="mr-IN"/>
        </w:rPr>
      </w:pPr>
    </w:p>
    <w:p w:rsidR="00E918CB" w:rsidRDefault="00866D2B">
      <w:pPr>
        <w:jc w:val="center"/>
        <w:rPr>
          <w:sz w:val="9"/>
        </w:rPr>
      </w:pPr>
      <w:ins w:id="270" w:author="Dell" w:date="2023-12-16T15:24:00Z">
        <w:r w:rsidRPr="00866D2B">
          <w:rPr>
            <w:b/>
            <w:noProof/>
            <w:sz w:val="10"/>
            <w:lang w:val="en-IN" w:eastAsia="en-IN" w:bidi="mr-IN"/>
          </w:rPr>
          <w:drawing>
            <wp:inline distT="0" distB="0" distL="0" distR="0" wp14:anchorId="35D2CA27" wp14:editId="72A201DF">
              <wp:extent cx="5734050" cy="5105400"/>
              <wp:effectExtent l="0" t="0" r="0" b="0"/>
              <wp:docPr id="39" name="Picture 39" descr="G:\My MCA\Project\Sem1 Mini Projects\hospital_management_system_mini_project\Report\screenshot\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y MCA\Project\Sem1 Mini Projects\hospital_management_system_mini_project\Report\screenshot\dashboa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4552" cy="5150365"/>
                      </a:xfrm>
                      <a:prstGeom prst="rect">
                        <a:avLst/>
                      </a:prstGeom>
                      <a:noFill/>
                      <a:ln>
                        <a:noFill/>
                      </a:ln>
                    </pic:spPr>
                  </pic:pic>
                </a:graphicData>
              </a:graphic>
            </wp:inline>
          </w:drawing>
        </w:r>
      </w:ins>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225AE1" w:rsidRDefault="00225AE1" w:rsidP="00225AE1">
      <w:pPr>
        <w:tabs>
          <w:tab w:val="left" w:pos="2580"/>
        </w:tabs>
        <w:rPr>
          <w:sz w:val="28"/>
          <w:szCs w:val="28"/>
        </w:rPr>
      </w:pPr>
      <w:r>
        <w:rPr>
          <w:sz w:val="28"/>
          <w:szCs w:val="28"/>
        </w:rPr>
        <w:t>This screen shows all the menus of the software applications. It is main dashboard Hospital System.</w:t>
      </w: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971F38" w:rsidRDefault="00971F38" w:rsidP="00971F38">
      <w:pPr>
        <w:rPr>
          <w:sz w:val="28"/>
          <w:szCs w:val="28"/>
        </w:rPr>
      </w:pPr>
      <w:r w:rsidRPr="00971F38">
        <w:rPr>
          <w:sz w:val="28"/>
          <w:szCs w:val="28"/>
        </w:rPr>
        <w:t>4.3 Doctor Pane</w:t>
      </w:r>
      <w:r>
        <w:rPr>
          <w:sz w:val="28"/>
          <w:szCs w:val="28"/>
        </w:rPr>
        <w:t>l</w:t>
      </w:r>
    </w:p>
    <w:p w:rsidR="001546D3" w:rsidRDefault="00866D2B" w:rsidP="00971F38">
      <w:pPr>
        <w:rPr>
          <w:b/>
          <w:sz w:val="15"/>
        </w:rPr>
      </w:pPr>
      <w:ins w:id="271" w:author="Dell" w:date="2023-12-16T15:25:00Z">
        <w:r>
          <w:rPr>
            <w:b/>
            <w:sz w:val="15"/>
          </w:rPr>
          <w:t xml:space="preserve">   </w:t>
        </w:r>
        <w:r>
          <w:rPr>
            <w:b/>
            <w:sz w:val="15"/>
          </w:rPr>
          <w:tab/>
        </w:r>
        <w:r w:rsidRPr="00866D2B">
          <w:rPr>
            <w:b/>
            <w:noProof/>
            <w:sz w:val="15"/>
            <w:lang w:val="en-IN" w:eastAsia="en-IN" w:bidi="mr-IN"/>
          </w:rPr>
          <w:drawing>
            <wp:inline distT="0" distB="0" distL="0" distR="0">
              <wp:extent cx="5981700" cy="3324225"/>
              <wp:effectExtent l="0" t="0" r="0" b="9525"/>
              <wp:docPr id="40" name="Picture 40" descr="G:\My MCA\Project\Sem1 Mini Projects\hospital_management_system_mini_project\Report\screenshot\doctor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My MCA\Project\Sem1 Mini Projects\hospital_management_system_mini_project\Report\screenshot\doctor_pane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2746" cy="3324806"/>
                      </a:xfrm>
                      <a:prstGeom prst="rect">
                        <a:avLst/>
                      </a:prstGeom>
                      <a:noFill/>
                      <a:ln>
                        <a:noFill/>
                      </a:ln>
                    </pic:spPr>
                  </pic:pic>
                </a:graphicData>
              </a:graphic>
            </wp:inline>
          </w:drawing>
        </w:r>
      </w:ins>
    </w:p>
    <w:p w:rsidR="00872737" w:rsidRDefault="00872737" w:rsidP="00971F38">
      <w:pPr>
        <w:rPr>
          <w:b/>
          <w:sz w:val="15"/>
        </w:rPr>
      </w:pPr>
    </w:p>
    <w:p w:rsidR="00872737" w:rsidRDefault="00872737" w:rsidP="00971F38">
      <w:pPr>
        <w:rPr>
          <w:b/>
          <w:sz w:val="15"/>
        </w:rPr>
      </w:pPr>
    </w:p>
    <w:p w:rsidR="00872737" w:rsidRDefault="00872737" w:rsidP="00971F38">
      <w:pPr>
        <w:rPr>
          <w:b/>
          <w:sz w:val="15"/>
        </w:rPr>
      </w:pPr>
    </w:p>
    <w:p w:rsidR="00872737" w:rsidRDefault="00872737" w:rsidP="00971F38">
      <w:pPr>
        <w:rPr>
          <w:b/>
          <w:sz w:val="15"/>
        </w:rPr>
      </w:pPr>
    </w:p>
    <w:p w:rsidR="00872737" w:rsidRDefault="00872737" w:rsidP="00971F38">
      <w:pPr>
        <w:rPr>
          <w:b/>
          <w:sz w:val="15"/>
        </w:rPr>
      </w:pPr>
    </w:p>
    <w:p w:rsidR="00872737" w:rsidRPr="00CE4E80" w:rsidRDefault="00CE4E80" w:rsidP="00971F38">
      <w:pPr>
        <w:rPr>
          <w:bCs/>
          <w:sz w:val="28"/>
          <w:szCs w:val="28"/>
        </w:rPr>
      </w:pPr>
      <w:r w:rsidRPr="00CE4E80">
        <w:rPr>
          <w:bCs/>
          <w:sz w:val="28"/>
          <w:szCs w:val="28"/>
        </w:rPr>
        <w:t xml:space="preserve">Here </w:t>
      </w:r>
      <w:r>
        <w:rPr>
          <w:bCs/>
          <w:sz w:val="28"/>
          <w:szCs w:val="28"/>
        </w:rPr>
        <w:t>admin can add, update and delete patiement.</w:t>
      </w:r>
    </w:p>
    <w:p w:rsidR="00872737" w:rsidRPr="00CE4E80"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Pr="00872737" w:rsidRDefault="00872737" w:rsidP="00971F38">
      <w:pPr>
        <w:rPr>
          <w:ins w:id="272" w:author="Dell" w:date="2023-12-16T15:26:00Z"/>
          <w:b/>
          <w:sz w:val="28"/>
          <w:szCs w:val="28"/>
        </w:rPr>
      </w:pPr>
      <w:r w:rsidRPr="00872737">
        <w:rPr>
          <w:b/>
          <w:sz w:val="28"/>
          <w:szCs w:val="28"/>
        </w:rPr>
        <w:t>4.4 Patient Panel</w:t>
      </w:r>
    </w:p>
    <w:p w:rsidR="00866D2B" w:rsidRDefault="00866D2B" w:rsidP="003068DB">
      <w:pPr>
        <w:pStyle w:val="BodyText"/>
        <w:spacing w:before="11"/>
        <w:jc w:val="both"/>
        <w:rPr>
          <w:ins w:id="273" w:author="Dell" w:date="2023-12-16T15:26:00Z"/>
          <w:b/>
          <w:sz w:val="15"/>
        </w:rPr>
      </w:pPr>
    </w:p>
    <w:p w:rsidR="00866D2B" w:rsidRDefault="00866D2B" w:rsidP="003068DB">
      <w:pPr>
        <w:pStyle w:val="BodyText"/>
        <w:spacing w:before="11"/>
        <w:jc w:val="both"/>
        <w:rPr>
          <w:b/>
          <w:sz w:val="15"/>
        </w:rPr>
      </w:pPr>
    </w:p>
    <w:p w:rsidR="001546D3" w:rsidRDefault="00866D2B" w:rsidP="00872737">
      <w:pPr>
        <w:pStyle w:val="BodyText"/>
        <w:jc w:val="both"/>
        <w:rPr>
          <w:sz w:val="20"/>
        </w:rPr>
      </w:pPr>
      <w:ins w:id="274" w:author="Dell" w:date="2023-12-16T15:26:00Z">
        <w:r w:rsidRPr="00866D2B">
          <w:rPr>
            <w:noProof/>
            <w:sz w:val="20"/>
            <w:lang w:val="en-IN" w:eastAsia="en-IN" w:bidi="mr-IN"/>
          </w:rPr>
          <w:drawing>
            <wp:inline distT="0" distB="0" distL="0" distR="0">
              <wp:extent cx="5991225" cy="4371975"/>
              <wp:effectExtent l="0" t="0" r="9525" b="9525"/>
              <wp:docPr id="41" name="Picture 41" descr="G:\My MCA\Project\Sem1 Mini Projects\hospital_management_system_mini_project\Report\screenshot\patient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My MCA\Project\Sem1 Mini Projects\hospital_management_system_mini_project\Report\screenshot\patient_pane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711" cy="4392762"/>
                      </a:xfrm>
                      <a:prstGeom prst="rect">
                        <a:avLst/>
                      </a:prstGeom>
                      <a:noFill/>
                      <a:ln>
                        <a:noFill/>
                      </a:ln>
                    </pic:spPr>
                  </pic:pic>
                </a:graphicData>
              </a:graphic>
            </wp:inline>
          </w:drawing>
        </w:r>
      </w:ins>
      <w:del w:id="275" w:author="Dell" w:date="2023-12-16T15:23:00Z">
        <w:r w:rsidR="00C65E4E" w:rsidDel="00833CBE">
          <w:rPr>
            <w:noProof/>
            <w:sz w:val="20"/>
            <w:lang w:val="en-IN" w:eastAsia="en-IN" w:bidi="mr-IN"/>
          </w:rPr>
          <mc:AlternateContent>
            <mc:Choice Requires="wpg">
              <w:drawing>
                <wp:inline distT="0" distB="0" distL="0" distR="0">
                  <wp:extent cx="5769610" cy="2611755"/>
                  <wp:effectExtent l="0" t="1905" r="2540" b="5715"/>
                  <wp:docPr id="1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611755"/>
                            <a:chOff x="0" y="0"/>
                            <a:chExt cx="9086" cy="4113"/>
                          </a:xfrm>
                        </wpg:grpSpPr>
                        <pic:pic xmlns:pic="http://schemas.openxmlformats.org/drawingml/2006/picture">
                          <pic:nvPicPr>
                            <pic:cNvPr id="2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0" y="30"/>
                              <a:ext cx="9026" cy="4053"/>
                            </a:xfrm>
                            <a:prstGeom prst="rect">
                              <a:avLst/>
                            </a:prstGeom>
                            <a:noFill/>
                            <a:extLst>
                              <a:ext uri="{909E8E84-426E-40DD-AFC4-6F175D3DCCD1}">
                                <a14:hiddenFill xmlns:a14="http://schemas.microsoft.com/office/drawing/2010/main">
                                  <a:solidFill>
                                    <a:srgbClr val="FFFFFF"/>
                                  </a:solidFill>
                                </a14:hiddenFill>
                              </a:ext>
                            </a:extLst>
                          </pic:spPr>
                        </pic:pic>
                        <wps:wsp>
                          <wps:cNvPr id="21" name="Rectangle 9"/>
                          <wps:cNvSpPr>
                            <a:spLocks noChangeArrowheads="1"/>
                          </wps:cNvSpPr>
                          <wps:spPr bwMode="auto">
                            <a:xfrm>
                              <a:off x="15" y="15"/>
                              <a:ext cx="9056" cy="4083"/>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22FE568" id="Group 8" o:spid="_x0000_s1026" style="width:454.3pt;height:205.65pt;mso-position-horizontal-relative:char;mso-position-vertical-relative:line" coordsize="9086,4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">
                  <v:shape id="Picture 10" o:spid="_x0000_s1027" type="#_x0000_t75" style="position:absolute;left:30;top:30;width:9026;height:4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">
                    <v:imagedata r:id="rId29" o:title=""/>
                  </v:shape>
                  <v:rect id="Rectangle 9" o:spid="_x0000_s1028" style="position:absolute;left:15;top:15;width:9056;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" filled="f" strokeweight="1.5pt"/>
                  <w10:anchorlock/>
                </v:group>
              </w:pict>
            </mc:Fallback>
          </mc:AlternateContent>
        </w:r>
      </w:del>
    </w:p>
    <w:p w:rsidR="001546D3" w:rsidRDefault="00C65E4E" w:rsidP="003068DB">
      <w:pPr>
        <w:pStyle w:val="BodyText"/>
        <w:spacing w:before="1"/>
        <w:jc w:val="both"/>
        <w:rPr>
          <w:b/>
          <w:sz w:val="10"/>
        </w:rPr>
      </w:pPr>
      <w:del w:id="276" w:author="Dell" w:date="2023-12-16T15:23:00Z">
        <w:r w:rsidDel="00833CBE">
          <w:rPr>
            <w:noProof/>
            <w:lang w:val="en-IN" w:eastAsia="en-IN" w:bidi="mr-IN"/>
          </w:rPr>
          <mc:AlternateContent>
            <mc:Choice Requires="wpg">
              <w:drawing>
                <wp:anchor distT="0" distB="0" distL="0" distR="0" simplePos="0" relativeHeight="251664384" behindDoc="1" locked="0" layoutInCell="1" allowOverlap="1">
                  <wp:simplePos x="0" y="0"/>
                  <wp:positionH relativeFrom="page">
                    <wp:posOffset>914400</wp:posOffset>
                  </wp:positionH>
                  <wp:positionV relativeFrom="paragraph">
                    <wp:posOffset>99060</wp:posOffset>
                  </wp:positionV>
                  <wp:extent cx="5769610" cy="2705100"/>
                  <wp:effectExtent l="0" t="0" r="0" b="0"/>
                  <wp:wrapTopAndBottom/>
                  <wp:docPr id="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05100"/>
                            <a:chOff x="1440" y="156"/>
                            <a:chExt cx="9086" cy="4260"/>
                          </a:xfrm>
                        </wpg:grpSpPr>
                        <pic:pic xmlns:pic="http://schemas.openxmlformats.org/drawingml/2006/picture">
                          <pic:nvPicPr>
                            <pic:cNvPr id="17"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470" y="185"/>
                              <a:ext cx="9026" cy="4200"/>
                            </a:xfrm>
                            <a:prstGeom prst="rect">
                              <a:avLst/>
                            </a:prstGeom>
                            <a:noFill/>
                            <a:extLst>
                              <a:ext uri="{909E8E84-426E-40DD-AFC4-6F175D3DCCD1}">
                                <a14:hiddenFill xmlns:a14="http://schemas.microsoft.com/office/drawing/2010/main">
                                  <a:solidFill>
                                    <a:srgbClr val="FFFFFF"/>
                                  </a:solidFill>
                                </a14:hiddenFill>
                              </a:ext>
                            </a:extLst>
                          </pic:spPr>
                        </pic:pic>
                        <wps:wsp>
                          <wps:cNvPr id="18" name="Rectangle 6"/>
                          <wps:cNvSpPr>
                            <a:spLocks noChangeArrowheads="1"/>
                          </wps:cNvSpPr>
                          <wps:spPr bwMode="auto">
                            <a:xfrm>
                              <a:off x="1455" y="170"/>
                              <a:ext cx="9056" cy="423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AEB03E" id="Group 5" o:spid="_x0000_s1026" style="position:absolute;margin-left:1in;margin-top:7.8pt;width:454.3pt;height:213pt;z-index:-251652096;mso-wrap-distance-left:0;mso-wrap-distance-right:0;mso-position-horizontal-relative:page" coordorigin="1440,156" coordsize="9086,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zh/bz/wCTr/Ff/bj/AOkNvRR+3l/ydf4r/wC3H/0ht6K9&#10;qHwo8yXxH3Z+zz/yQLwP/wBihpn/AKSxV2Vcb+zz/wAkC8D/APYoaZ/6SxV2VeRU+JnoQ+FBRRRU&#10;F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5w/t5/&#10;8nX+K/8Atx/9Ibeij9vL/k6/xX/24/8ApDb0V7UPhR5kviZ92fs8/wDJAvA//YoaZ/6SxV2Vcb+z&#10;z/yQLwP/ANihpn/pLFXZV5FT4mehD4UFFFFQW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nD+3l/ydf4r/7cf/SG3oo/bz/5Ov8AFf8A24/+kNvRXtQ+&#10;FHmS+I+7P2ef+SBeB/8AsUNM/wDSWKuyrjf2ef8AkgXgf/sUNM/9JYq7KvIqfEz0IfCgoooqC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84f28v+Tr/&#10;ABX/ANuP/pDb0Uft5/8AJ1/iv/tx/wDSG3or2ofCjzJfEfdn7PP/ACQLwP8A9ihpn/pLFXZVxv7P&#10;P/JAvA//AGKGmf8ApLFXZV5FT4mehD4UFFFFQW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D+3l/wAnX+K/+3H/ANIbeij9vP8A5Ov8V/8Abj/6Q29F&#10;e1D4UeZL4j7s/Z5/5IF4H/7FDTP/AElirsq439nn/kgXgf8A7FDTP/SWKuyryKnxM9CHwoKKKKgs&#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OH9vL/k&#10;6/xX/wBuP/pDb0Uft5f8nX+K/wDtx/8ASG3or2ofCjzJfEfdn7PP/JAvA/8A2KGmf+ksVdlXG/s8&#10;/wDJAvA//YoaZ/6SxV2VeRU+JnoQ+FBRRRUF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5w/t5/8nX+K/wDtx/8ASG3oo/by/wCTr/Ff/bj/AOkNvRXt&#10;Q+FHmS+I+7P2ef8AkgXgf/sUNM/9JYq7KuN/Z5/5IF4H/wCxQ0z/ANJYq7KvIqfEz0IfCgoooqC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84f28/8A&#10;k6/xX/24/wDpDb0Uft5f8nX+K/8Atx/9Ibeivah8KPMl8R92fs8/8kC8D/8AYoaZ/wCksVdlXG/s&#10;8/8AJAvA/wD2KGmf+ksVdlXkVPiZ6EPhQUUUVBY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cP7ef/J1/iv/ALcf/SG3oo/by/5Ov8V/9uP/AKQ29Fe1&#10;D4UeZL4j7s/Z5/5IF4H/AOxQ0z/0lirsq439nn/kgXgf/sUNM/8ASWKuyryKnxM9CHwoKKKKgs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OH9vL/k6/&#10;xX/24/8ApDb0Uft5/wDJ1/iv/tx/9Ibeivah8KPMl8R92fs8/wDJAvA//YoaZ/6SxV2Vcb+zz/yQ&#10;LwP/ANihpn/pLFXZV5FT4mehD4UFFFFQW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nD+3l/ydf4r/7cf/SG3oo/bz/5Ov8AFf8A24/+kNvRXtQ+FHmS&#10;+I+7P2ef+SBeB/8AsUNM/wDSWKuyrjf2ef8AkgXgf/sUNM/9JYq7KvIqfEz0IfCgoooqC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84f28v+Tr/ABX/&#10;ANuP/pDb0Uft5/8AJ1/iv/tx/wDSG3or2ofCjzJfEfdn7PP/ACQLwP8A9ihpn/pLFXZVxv7PP/JA&#10;vA//AGKGmf8ApLFXZV5FT4mehD4UFFFFQW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nD+3l/wAnX+K/+3H/ANIbeij9vL/k6/xX/wBuP/pDb0V7UPhR&#10;5kviPuz9nn/kgXgf/sUNM/8ASWKuyrjf2ef+SBeB/wDsUNM/9JYq7KvIqfEz0IfCgoooqC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4f28/wDk6/xX&#10;/wBuP/pDb0Uft5f8nX+K/wDtx/8ASG3or2ofCjzJfEfdn7PP/JAvA/8A2KGmf+ksVdlXG/s8/wDJ&#10;AvA//YoaZ/6SxV2VeRU+JnoQ+FBRRRUF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5w/t5/8nX+K/wDtx/8ASG3oo/by/wCTr/Ff/bj/AOkNvRXtQ+FH&#10;mS+I+7P2ef8AkgXgf/sUNM/9JYq7KuN/Z5/5IF4H/wCxQ0z/ANJYq7KvIqfEz0IfCgoooqC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84f28/8Ak6/x&#10;X/24/wDpDb0Uft5f8nX+K/8Atx/9Ibeivah8KPMl8R92fs8/8kC8D/8AYoaZ/wCksVdlXG/s8/8A&#10;JAvA/wD2KGmf+ksVdlXkVPiZ6EPhQUUUVBY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cP7eX/J1/iv/ALcf/SG3oo/bz/5Ov8V/9uP/AKQ29Fe1D4Ue&#10;ZL4mfdn7PP8AyQLwP/2KGmf+ksVdlXG/s8/8kC8D/wDYoaZ/6SxV2VeRU+JnoQ+FBRRRUF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5w/t5f8nX+K/+&#10;3H/0ht6KP28/+Tr/ABX/ANuP/pDb0V7UPhR5kviPuz9nn/kgXgf/ALFDTP8A0lirsq439nn/AJIF&#10;4H/7FDTP/SWKuyryKnxM9CHwoKKKKg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H9vL/k6/wAV/wDbj/6Q29FH7ef/ACdf4r/7cf8A0ht6K9qHwo8y&#10;XxH3Z+z1/wAkC8D/APYoaZ/6SxV2VcP+zTewan+zp8P9Rtn3RTeCtKljb1VrOIg/lXcD6V5FRS57&#10;ef5How+BBRRRUF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BOBkmgD84f28v+Tr/Ff/AG4/+kNvRR+3mVH7WHivLD/lx7/9OFvRXtQvyI8yXxM97/4Ix6pq&#10;esf8EyvhLfatqNxdTf2FJH51xMztsSeRFXJJOFUBQOgAAHFfUdFFebiP95n6s9MKKKK5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">
                  <v:shape id="Picture 7" o:spid="_x0000_s1027" type="#_x0000_t75" style="position:absolute;left:1470;top:185;width:9026;height:4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">
                    <v:imagedata r:id="rId31" o:title=""/>
                  </v:shape>
                  <v:rect id="Rectangle 6" o:spid="_x0000_s1028" style="position:absolute;left:1455;top:170;width:9056;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" filled="f" strokeweight="1.5pt"/>
                  <w10:wrap type="topAndBottom" anchorx="page"/>
                </v:group>
              </w:pict>
            </mc:Fallback>
          </mc:AlternateContent>
        </w:r>
        <w:r w:rsidDel="00833CBE">
          <w:rPr>
            <w:noProof/>
            <w:lang w:val="en-IN" w:eastAsia="en-IN" w:bidi="mr-IN"/>
          </w:rPr>
          <mc:AlternateContent>
            <mc:Choice Requires="wpg">
              <w:drawing>
                <wp:anchor distT="0" distB="0" distL="0" distR="0" simplePos="0" relativeHeight="251665408" behindDoc="1" locked="0" layoutInCell="1" allowOverlap="1">
                  <wp:simplePos x="0" y="0"/>
                  <wp:positionH relativeFrom="page">
                    <wp:posOffset>914400</wp:posOffset>
                  </wp:positionH>
                  <wp:positionV relativeFrom="paragraph">
                    <wp:posOffset>2921635</wp:posOffset>
                  </wp:positionV>
                  <wp:extent cx="5769610" cy="2689225"/>
                  <wp:effectExtent l="0" t="0" r="0" b="0"/>
                  <wp:wrapTopAndBottom/>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689225"/>
                            <a:chOff x="1440" y="4601"/>
                            <a:chExt cx="9086" cy="4235"/>
                          </a:xfrm>
                        </wpg:grpSpPr>
                        <pic:pic xmlns:pic="http://schemas.openxmlformats.org/drawingml/2006/picture">
                          <pic:nvPicPr>
                            <pic:cNvPr id="14"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470" y="4630"/>
                              <a:ext cx="9026" cy="4175"/>
                            </a:xfrm>
                            <a:prstGeom prst="rect">
                              <a:avLst/>
                            </a:prstGeom>
                            <a:noFill/>
                            <a:extLst>
                              <a:ext uri="{909E8E84-426E-40DD-AFC4-6F175D3DCCD1}">
                                <a14:hiddenFill xmlns:a14="http://schemas.microsoft.com/office/drawing/2010/main">
                                  <a:solidFill>
                                    <a:srgbClr val="FFFFFF"/>
                                  </a:solidFill>
                                </a14:hiddenFill>
                              </a:ext>
                            </a:extLst>
                          </pic:spPr>
                        </pic:pic>
                        <wps:wsp>
                          <wps:cNvPr id="15" name="Rectangle 3"/>
                          <wps:cNvSpPr>
                            <a:spLocks noChangeArrowheads="1"/>
                          </wps:cNvSpPr>
                          <wps:spPr bwMode="auto">
                            <a:xfrm>
                              <a:off x="1455" y="4615"/>
                              <a:ext cx="9056" cy="42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CF7757" id="Group 2" o:spid="_x0000_s1026" style="position:absolute;margin-left:1in;margin-top:230.05pt;width:454.3pt;height:211.75pt;z-index:-251651072;mso-wrap-distance-left:0;mso-wrap-distance-right:0;mso-position-horizontal-relative:page" coordorigin="1440,4601" coordsize="9086,4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">
                  <v:shape id="Picture 4" o:spid="_x0000_s1027" type="#_x0000_t75" style="position:absolute;left:1470;top:4630;width:9026;height:4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">
                    <v:imagedata r:id="rId33" o:title=""/>
                  </v:shape>
                  <v:rect id="Rectangle 3" o:spid="_x0000_s1028" style="position:absolute;left:1455;top:4615;width:9056;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" filled="f" strokeweight="1.5pt"/>
                  <w10:wrap type="topAndBottom" anchorx="page"/>
                </v:group>
              </w:pict>
            </mc:Fallback>
          </mc:AlternateContent>
        </w:r>
      </w:del>
    </w:p>
    <w:p w:rsidR="001546D3" w:rsidRDefault="001546D3" w:rsidP="003068DB">
      <w:pPr>
        <w:pStyle w:val="BodyText"/>
        <w:spacing w:before="2"/>
        <w:jc w:val="both"/>
        <w:rPr>
          <w:b/>
          <w:sz w:val="10"/>
        </w:rPr>
      </w:pPr>
    </w:p>
    <w:p w:rsidR="001546D3" w:rsidRDefault="001546D3" w:rsidP="003068DB">
      <w:pPr>
        <w:jc w:val="both"/>
        <w:rPr>
          <w:ins w:id="277" w:author="Dell" w:date="2023-12-16T15:27:00Z"/>
          <w:sz w:val="10"/>
        </w:rPr>
      </w:pPr>
    </w:p>
    <w:p w:rsidR="00866D2B" w:rsidRDefault="00866D2B" w:rsidP="003068DB">
      <w:pPr>
        <w:jc w:val="both"/>
        <w:rPr>
          <w:ins w:id="278" w:author="Dell" w:date="2023-12-16T15:27:00Z"/>
          <w:sz w:val="10"/>
        </w:rPr>
      </w:pPr>
    </w:p>
    <w:p w:rsidR="00866D2B" w:rsidRDefault="00866D2B" w:rsidP="003068DB">
      <w:pPr>
        <w:jc w:val="both"/>
        <w:rPr>
          <w:ins w:id="279" w:author="Dell" w:date="2023-12-16T15:27:00Z"/>
          <w:sz w:val="10"/>
        </w:rPr>
      </w:pPr>
    </w:p>
    <w:p w:rsidR="00866D2B" w:rsidRDefault="00866D2B" w:rsidP="003068DB">
      <w:pPr>
        <w:jc w:val="both"/>
        <w:rPr>
          <w:ins w:id="280" w:author="Dell" w:date="2023-12-16T15:27:00Z"/>
          <w:sz w:val="10"/>
        </w:rPr>
      </w:pPr>
    </w:p>
    <w:p w:rsidR="00866D2B" w:rsidRDefault="00866D2B" w:rsidP="003068DB">
      <w:pPr>
        <w:jc w:val="both"/>
        <w:rPr>
          <w:ins w:id="281" w:author="Dell" w:date="2023-12-16T15:27:00Z"/>
          <w:sz w:val="10"/>
        </w:rPr>
      </w:pPr>
    </w:p>
    <w:p w:rsidR="00CF7D43" w:rsidRPr="00CE4E80" w:rsidRDefault="00CF7D43" w:rsidP="00CF7D43">
      <w:pPr>
        <w:jc w:val="both"/>
        <w:rPr>
          <w:ins w:id="282" w:author="Dell" w:date="2023-12-16T15:27:00Z"/>
          <w:sz w:val="28"/>
          <w:szCs w:val="28"/>
        </w:rPr>
      </w:pPr>
      <w:r>
        <w:rPr>
          <w:sz w:val="28"/>
          <w:szCs w:val="28"/>
        </w:rPr>
        <w:t>Here we can add new patients and list patients, update and delete patient.</w:t>
      </w:r>
    </w:p>
    <w:p w:rsidR="00866D2B" w:rsidRDefault="00866D2B" w:rsidP="003068DB">
      <w:pPr>
        <w:jc w:val="both"/>
        <w:rPr>
          <w:ins w:id="283" w:author="Dell" w:date="2023-12-16T15:27:00Z"/>
          <w:sz w:val="10"/>
        </w:rPr>
      </w:pPr>
    </w:p>
    <w:p w:rsidR="00866D2B" w:rsidRDefault="00866D2B" w:rsidP="003068DB">
      <w:pPr>
        <w:jc w:val="both"/>
        <w:rPr>
          <w:ins w:id="284" w:author="Dell" w:date="2023-12-16T15:27:00Z"/>
          <w:sz w:val="10"/>
        </w:rPr>
      </w:pPr>
    </w:p>
    <w:p w:rsidR="00866D2B" w:rsidRDefault="00866D2B" w:rsidP="003068DB">
      <w:pPr>
        <w:jc w:val="both"/>
        <w:rPr>
          <w:ins w:id="285" w:author="Dell" w:date="2023-12-16T15:27:00Z"/>
          <w:sz w:val="10"/>
        </w:rPr>
      </w:pPr>
    </w:p>
    <w:p w:rsidR="00866D2B" w:rsidRDefault="00866D2B" w:rsidP="003068DB">
      <w:pPr>
        <w:jc w:val="both"/>
        <w:rPr>
          <w:ins w:id="286" w:author="Dell" w:date="2023-12-16T15:27:00Z"/>
          <w:sz w:val="10"/>
        </w:rPr>
      </w:pPr>
    </w:p>
    <w:p w:rsidR="00866D2B" w:rsidRDefault="00866D2B" w:rsidP="003068DB">
      <w:pPr>
        <w:jc w:val="both"/>
        <w:rPr>
          <w:ins w:id="287" w:author="Dell" w:date="2023-12-16T15:27:00Z"/>
          <w:sz w:val="10"/>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D31CA5" w:rsidRPr="00872737" w:rsidRDefault="00D31CA5" w:rsidP="00D31CA5">
      <w:pPr>
        <w:rPr>
          <w:ins w:id="288" w:author="Dell" w:date="2023-12-16T15:26:00Z"/>
          <w:b/>
          <w:sz w:val="28"/>
          <w:szCs w:val="28"/>
        </w:rPr>
      </w:pPr>
      <w:r w:rsidRPr="00872737">
        <w:rPr>
          <w:b/>
          <w:sz w:val="28"/>
          <w:szCs w:val="28"/>
        </w:rPr>
        <w:t>4.</w:t>
      </w:r>
      <w:r>
        <w:rPr>
          <w:b/>
          <w:sz w:val="28"/>
          <w:szCs w:val="28"/>
        </w:rPr>
        <w:t>5</w:t>
      </w:r>
      <w:r w:rsidRPr="00872737">
        <w:rPr>
          <w:b/>
          <w:sz w:val="28"/>
          <w:szCs w:val="28"/>
        </w:rPr>
        <w:t xml:space="preserve"> </w:t>
      </w:r>
      <w:r>
        <w:rPr>
          <w:b/>
          <w:sz w:val="28"/>
          <w:szCs w:val="28"/>
        </w:rPr>
        <w:t>Prescription</w:t>
      </w:r>
      <w:r w:rsidRPr="00872737">
        <w:rPr>
          <w:b/>
          <w:sz w:val="28"/>
          <w:szCs w:val="28"/>
        </w:rPr>
        <w:t xml:space="preserve"> Panel</w:t>
      </w:r>
    </w:p>
    <w:p w:rsidR="003A5639" w:rsidRDefault="003A5639" w:rsidP="003068DB">
      <w:pPr>
        <w:jc w:val="both"/>
        <w:rPr>
          <w:sz w:val="28"/>
          <w:szCs w:val="28"/>
        </w:rPr>
      </w:pPr>
    </w:p>
    <w:p w:rsidR="00866D2B" w:rsidRDefault="00866D2B" w:rsidP="003068DB">
      <w:pPr>
        <w:jc w:val="both"/>
        <w:rPr>
          <w:ins w:id="289" w:author="Dell" w:date="2023-12-16T15:27:00Z"/>
          <w:sz w:val="10"/>
        </w:rPr>
      </w:pPr>
    </w:p>
    <w:p w:rsidR="00866D2B" w:rsidRDefault="00866D2B" w:rsidP="003068DB">
      <w:pPr>
        <w:jc w:val="both"/>
        <w:rPr>
          <w:ins w:id="290" w:author="Dell" w:date="2023-12-16T15:27:00Z"/>
          <w:sz w:val="10"/>
        </w:rPr>
      </w:pPr>
    </w:p>
    <w:p w:rsidR="00866D2B" w:rsidRDefault="00866D2B" w:rsidP="003068DB">
      <w:pPr>
        <w:jc w:val="both"/>
        <w:rPr>
          <w:ins w:id="291" w:author="Dell" w:date="2023-12-16T15:27:00Z"/>
          <w:sz w:val="10"/>
        </w:rPr>
      </w:pPr>
    </w:p>
    <w:p w:rsidR="00866D2B" w:rsidRDefault="00866D2B" w:rsidP="003068DB">
      <w:pPr>
        <w:jc w:val="both"/>
        <w:rPr>
          <w:ins w:id="292" w:author="Dell" w:date="2023-12-16T15:27:00Z"/>
          <w:sz w:val="10"/>
        </w:rPr>
      </w:pPr>
    </w:p>
    <w:p w:rsidR="00866D2B" w:rsidRDefault="00866D2B" w:rsidP="003068DB">
      <w:pPr>
        <w:jc w:val="both"/>
        <w:rPr>
          <w:ins w:id="293" w:author="Dell" w:date="2023-12-16T15:27:00Z"/>
          <w:sz w:val="10"/>
        </w:rPr>
      </w:pPr>
    </w:p>
    <w:p w:rsidR="00866D2B" w:rsidRDefault="00866D2B" w:rsidP="003068DB">
      <w:pPr>
        <w:jc w:val="both"/>
        <w:rPr>
          <w:ins w:id="294" w:author="Dell" w:date="2023-12-16T15:27:00Z"/>
          <w:sz w:val="10"/>
        </w:rPr>
      </w:pPr>
    </w:p>
    <w:p w:rsidR="00866D2B" w:rsidRDefault="00866D2B" w:rsidP="003068DB">
      <w:pPr>
        <w:jc w:val="both"/>
        <w:rPr>
          <w:ins w:id="295" w:author="Dell" w:date="2023-12-16T15:27:00Z"/>
          <w:sz w:val="10"/>
        </w:rPr>
      </w:pPr>
      <w:ins w:id="296" w:author="Dell" w:date="2023-12-16T15:27:00Z">
        <w:r>
          <w:rPr>
            <w:sz w:val="10"/>
          </w:rPr>
          <w:tab/>
        </w:r>
      </w:ins>
      <w:ins w:id="297" w:author="Dell" w:date="2023-12-16T15:28:00Z">
        <w:r w:rsidRPr="00866D2B">
          <w:rPr>
            <w:noProof/>
            <w:sz w:val="10"/>
            <w:lang w:val="en-IN" w:eastAsia="en-IN" w:bidi="mr-IN"/>
          </w:rPr>
          <w:drawing>
            <wp:inline distT="0" distB="0" distL="0" distR="0">
              <wp:extent cx="6161405" cy="3800475"/>
              <wp:effectExtent l="0" t="0" r="0" b="9525"/>
              <wp:docPr id="43" name="Picture 43" descr="G:\My MCA\Project\Sem1 Mini Projects\hospital_management_system_mini_project\Report\screenshot\prescription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My MCA\Project\Sem1 Mini Projects\hospital_management_system_mini_project\Report\screenshot\prescription_pane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0732" cy="3806228"/>
                      </a:xfrm>
                      <a:prstGeom prst="rect">
                        <a:avLst/>
                      </a:prstGeom>
                      <a:noFill/>
                      <a:ln>
                        <a:noFill/>
                      </a:ln>
                    </pic:spPr>
                  </pic:pic>
                </a:graphicData>
              </a:graphic>
            </wp:inline>
          </w:drawing>
        </w:r>
      </w:ins>
    </w:p>
    <w:p w:rsidR="00866D2B" w:rsidRDefault="00866D2B" w:rsidP="003068DB">
      <w:pPr>
        <w:jc w:val="both"/>
        <w:rPr>
          <w:ins w:id="298" w:author="Dell" w:date="2023-12-16T15:27:00Z"/>
          <w:sz w:val="10"/>
        </w:rPr>
      </w:pPr>
    </w:p>
    <w:p w:rsidR="00866D2B" w:rsidRDefault="00866D2B" w:rsidP="003068DB">
      <w:pPr>
        <w:jc w:val="both"/>
        <w:rPr>
          <w:ins w:id="299" w:author="Dell" w:date="2023-12-16T15:27:00Z"/>
          <w:sz w:val="10"/>
        </w:rPr>
      </w:pPr>
    </w:p>
    <w:p w:rsidR="00866D2B" w:rsidRDefault="00866D2B" w:rsidP="003068DB">
      <w:pPr>
        <w:jc w:val="both"/>
        <w:rPr>
          <w:ins w:id="300" w:author="Dell" w:date="2023-12-16T15:27:00Z"/>
          <w:sz w:val="10"/>
        </w:rPr>
      </w:pPr>
    </w:p>
    <w:p w:rsidR="00866D2B" w:rsidRDefault="00866D2B" w:rsidP="003068DB">
      <w:pPr>
        <w:jc w:val="both"/>
        <w:rPr>
          <w:ins w:id="301" w:author="Dell" w:date="2023-12-16T15:27:00Z"/>
          <w:sz w:val="10"/>
        </w:rPr>
      </w:pPr>
    </w:p>
    <w:p w:rsidR="003A5639" w:rsidRDefault="00866D2B" w:rsidP="003068DB">
      <w:pPr>
        <w:jc w:val="both"/>
        <w:rPr>
          <w:sz w:val="10"/>
        </w:rPr>
      </w:pPr>
      <w:ins w:id="302" w:author="Dell" w:date="2023-12-16T15:28:00Z">
        <w:r>
          <w:rPr>
            <w:sz w:val="10"/>
          </w:rPr>
          <w:tab/>
        </w:r>
      </w:ins>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Pr="00800E92" w:rsidRDefault="00800E92" w:rsidP="003068DB">
      <w:pPr>
        <w:jc w:val="both"/>
        <w:rPr>
          <w:sz w:val="28"/>
          <w:szCs w:val="28"/>
        </w:rPr>
      </w:pPr>
      <w:r>
        <w:rPr>
          <w:sz w:val="28"/>
          <w:szCs w:val="28"/>
        </w:rPr>
        <w:t>Here we can add prescriptions. W</w:t>
      </w:r>
      <w:r w:rsidR="00EE6C11">
        <w:rPr>
          <w:sz w:val="28"/>
          <w:szCs w:val="28"/>
        </w:rPr>
        <w:t>e can manage all prescriptions of patients.</w:t>
      </w: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EE6C11" w:rsidRDefault="00EE6C11" w:rsidP="003068DB">
      <w:pPr>
        <w:jc w:val="both"/>
        <w:rPr>
          <w:noProof/>
          <w:sz w:val="10"/>
          <w:lang w:val="en-IN" w:eastAsia="en-IN" w:bidi="mr-IN"/>
        </w:rPr>
      </w:pPr>
    </w:p>
    <w:p w:rsidR="00EE6C11" w:rsidRDefault="00EE6C11" w:rsidP="003068DB">
      <w:pPr>
        <w:jc w:val="both"/>
        <w:rPr>
          <w:noProof/>
          <w:sz w:val="10"/>
          <w:lang w:val="en-IN" w:eastAsia="en-IN" w:bidi="mr-IN"/>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r>
        <w:rPr>
          <w:b/>
          <w:sz w:val="28"/>
          <w:szCs w:val="28"/>
        </w:rPr>
        <w:t>4.6 Prescription</w:t>
      </w:r>
      <w:r w:rsidRPr="00872737">
        <w:rPr>
          <w:b/>
          <w:sz w:val="28"/>
          <w:szCs w:val="28"/>
        </w:rPr>
        <w:t xml:space="preserve"> </w:t>
      </w:r>
      <w:r>
        <w:rPr>
          <w:b/>
          <w:sz w:val="28"/>
          <w:szCs w:val="28"/>
        </w:rPr>
        <w:t xml:space="preserve">List </w:t>
      </w:r>
      <w:r w:rsidRPr="00872737">
        <w:rPr>
          <w:b/>
          <w:sz w:val="28"/>
          <w:szCs w:val="28"/>
        </w:rPr>
        <w:t>Panel</w:t>
      </w: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866D2B" w:rsidRDefault="00866D2B" w:rsidP="003068DB">
      <w:pPr>
        <w:jc w:val="both"/>
        <w:rPr>
          <w:ins w:id="303" w:author="Dell" w:date="2023-12-16T15:27:00Z"/>
          <w:sz w:val="10"/>
        </w:rPr>
      </w:pPr>
      <w:ins w:id="304" w:author="Dell" w:date="2023-12-16T15:28:00Z">
        <w:r w:rsidRPr="00866D2B">
          <w:rPr>
            <w:noProof/>
            <w:sz w:val="10"/>
            <w:lang w:val="en-IN" w:eastAsia="en-IN" w:bidi="mr-IN"/>
          </w:rPr>
          <w:drawing>
            <wp:inline distT="0" distB="0" distL="0" distR="0">
              <wp:extent cx="6132099" cy="3810000"/>
              <wp:effectExtent l="0" t="0" r="2540" b="0"/>
              <wp:docPr id="44" name="Picture 44" descr="G:\My MCA\Project\Sem1 Mini Projects\hospital_management_system_mini_project\Report\screenshot\prescription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y MCA\Project\Sem1 Mini Projects\hospital_management_system_mini_project\Report\screenshot\prescription_lis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66834" cy="3831582"/>
                      </a:xfrm>
                      <a:prstGeom prst="rect">
                        <a:avLst/>
                      </a:prstGeom>
                      <a:noFill/>
                      <a:ln>
                        <a:noFill/>
                      </a:ln>
                    </pic:spPr>
                  </pic:pic>
                </a:graphicData>
              </a:graphic>
            </wp:inline>
          </w:drawing>
        </w:r>
      </w:ins>
    </w:p>
    <w:p w:rsidR="00866D2B" w:rsidRDefault="00866D2B" w:rsidP="003068DB">
      <w:pPr>
        <w:jc w:val="both"/>
        <w:rPr>
          <w:ins w:id="305" w:author="Dell" w:date="2023-12-16T15:27:00Z"/>
          <w:sz w:val="10"/>
        </w:rPr>
      </w:pPr>
    </w:p>
    <w:p w:rsidR="00866D2B" w:rsidRDefault="00866D2B" w:rsidP="003068DB">
      <w:pPr>
        <w:jc w:val="both"/>
        <w:rPr>
          <w:ins w:id="306" w:author="Dell" w:date="2023-12-16T15:27:00Z"/>
          <w:sz w:val="10"/>
        </w:rPr>
      </w:pPr>
    </w:p>
    <w:p w:rsidR="00866D2B" w:rsidRDefault="00866D2B" w:rsidP="003068DB">
      <w:pPr>
        <w:jc w:val="both"/>
        <w:rPr>
          <w:ins w:id="307" w:author="Dell" w:date="2023-12-16T15:27:00Z"/>
          <w:sz w:val="10"/>
        </w:rPr>
      </w:pPr>
    </w:p>
    <w:p w:rsidR="00866D2B" w:rsidRDefault="00866D2B" w:rsidP="003068DB">
      <w:pPr>
        <w:jc w:val="both"/>
        <w:rPr>
          <w:ins w:id="308" w:author="Dell" w:date="2023-12-16T15:27:00Z"/>
          <w:sz w:val="10"/>
        </w:rPr>
      </w:pPr>
    </w:p>
    <w:p w:rsidR="00866D2B" w:rsidRDefault="00866D2B" w:rsidP="003068DB">
      <w:pPr>
        <w:jc w:val="both"/>
        <w:rPr>
          <w:ins w:id="309" w:author="Dell" w:date="2023-12-16T15:27:00Z"/>
          <w:sz w:val="10"/>
        </w:rPr>
      </w:pPr>
    </w:p>
    <w:p w:rsidR="00866D2B" w:rsidRDefault="00866D2B" w:rsidP="003068DB">
      <w:pPr>
        <w:jc w:val="both"/>
        <w:rPr>
          <w:ins w:id="310" w:author="Dell" w:date="2023-12-16T15:27:00Z"/>
          <w:sz w:val="10"/>
        </w:rPr>
      </w:pPr>
    </w:p>
    <w:p w:rsidR="00866D2B" w:rsidRDefault="00866D2B" w:rsidP="003068DB">
      <w:pPr>
        <w:jc w:val="both"/>
        <w:rPr>
          <w:ins w:id="311" w:author="Dell" w:date="2023-12-16T15:27:00Z"/>
          <w:sz w:val="10"/>
        </w:rPr>
      </w:pPr>
    </w:p>
    <w:p w:rsidR="00866D2B" w:rsidRDefault="00866D2B" w:rsidP="003068DB">
      <w:pPr>
        <w:jc w:val="both"/>
        <w:rPr>
          <w:ins w:id="312" w:author="Dell" w:date="2023-12-16T15:28:00Z"/>
          <w:sz w:val="10"/>
        </w:rPr>
      </w:pPr>
    </w:p>
    <w:p w:rsidR="00866D2B" w:rsidRDefault="00866D2B" w:rsidP="003068DB">
      <w:pPr>
        <w:jc w:val="both"/>
        <w:rPr>
          <w:ins w:id="313" w:author="Dell" w:date="2023-12-16T15:28:00Z"/>
          <w:sz w:val="10"/>
        </w:rPr>
      </w:pPr>
    </w:p>
    <w:p w:rsidR="00866D2B" w:rsidRDefault="00866D2B" w:rsidP="003068DB">
      <w:pPr>
        <w:jc w:val="both"/>
        <w:rPr>
          <w:ins w:id="314" w:author="Dell" w:date="2023-12-16T15:28:00Z"/>
          <w:sz w:val="10"/>
        </w:rPr>
      </w:pPr>
    </w:p>
    <w:p w:rsidR="00866D2B" w:rsidRDefault="00866D2B" w:rsidP="003068DB">
      <w:pPr>
        <w:jc w:val="both"/>
        <w:rPr>
          <w:ins w:id="315" w:author="Dell" w:date="2023-12-16T15:28:00Z"/>
          <w:sz w:val="10"/>
        </w:rPr>
      </w:pPr>
    </w:p>
    <w:p w:rsidR="00866D2B" w:rsidRPr="00EE6C11" w:rsidRDefault="00EE6C11" w:rsidP="003068DB">
      <w:pPr>
        <w:jc w:val="both"/>
        <w:rPr>
          <w:ins w:id="316" w:author="Dell" w:date="2023-12-16T15:28:00Z"/>
          <w:sz w:val="24"/>
          <w:szCs w:val="24"/>
        </w:rPr>
      </w:pPr>
      <w:r>
        <w:rPr>
          <w:sz w:val="24"/>
          <w:szCs w:val="24"/>
        </w:rPr>
        <w:t xml:space="preserve">Here we can view list of prescriptions in deferent </w:t>
      </w:r>
      <w:r w:rsidR="009153CF">
        <w:rPr>
          <w:sz w:val="24"/>
          <w:szCs w:val="24"/>
        </w:rPr>
        <w:t>criteria’s</w:t>
      </w:r>
      <w:r>
        <w:rPr>
          <w:sz w:val="24"/>
          <w:szCs w:val="24"/>
        </w:rPr>
        <w:t xml:space="preserve">, prescription is, name. </w:t>
      </w:r>
    </w:p>
    <w:p w:rsidR="00866D2B" w:rsidRDefault="00866D2B"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ins w:id="317" w:author="Dell" w:date="2023-12-16T15:28:00Z"/>
          <w:sz w:val="10"/>
        </w:rPr>
      </w:pPr>
    </w:p>
    <w:p w:rsidR="00866D2B" w:rsidRDefault="00866D2B" w:rsidP="003068DB">
      <w:pPr>
        <w:jc w:val="both"/>
        <w:rPr>
          <w:ins w:id="318" w:author="Dell" w:date="2023-12-16T15:28:00Z"/>
          <w:sz w:val="10"/>
        </w:rPr>
      </w:pPr>
    </w:p>
    <w:p w:rsidR="00866D2B" w:rsidRDefault="00866D2B" w:rsidP="003068DB">
      <w:pPr>
        <w:jc w:val="both"/>
        <w:rPr>
          <w:ins w:id="319" w:author="Dell" w:date="2023-12-16T15:28:00Z"/>
          <w:sz w:val="10"/>
        </w:rPr>
      </w:pPr>
    </w:p>
    <w:p w:rsidR="00866D2B" w:rsidRDefault="00866D2B" w:rsidP="003068DB">
      <w:pPr>
        <w:jc w:val="both"/>
        <w:rPr>
          <w:ins w:id="320" w:author="Dell" w:date="2023-12-16T15:28:00Z"/>
          <w:sz w:val="10"/>
        </w:rPr>
      </w:pPr>
    </w:p>
    <w:p w:rsidR="009153CF" w:rsidRDefault="00866D2B" w:rsidP="003068DB">
      <w:pPr>
        <w:jc w:val="both"/>
        <w:rPr>
          <w:sz w:val="10"/>
        </w:rPr>
      </w:pPr>
      <w:ins w:id="321" w:author="Dell" w:date="2023-12-16T15:29:00Z">
        <w:r>
          <w:rPr>
            <w:sz w:val="10"/>
          </w:rPr>
          <w:tab/>
        </w:r>
      </w:ins>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Pr="009153CF" w:rsidRDefault="009153CF" w:rsidP="003068DB">
      <w:pPr>
        <w:jc w:val="both"/>
        <w:rPr>
          <w:sz w:val="28"/>
          <w:szCs w:val="28"/>
        </w:rPr>
      </w:pPr>
      <w:r w:rsidRPr="009153CF">
        <w:rPr>
          <w:sz w:val="28"/>
          <w:szCs w:val="28"/>
        </w:rPr>
        <w:lastRenderedPageBreak/>
        <w:t>4.7 Appointment Panel</w:t>
      </w: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866D2B" w:rsidRDefault="00866D2B" w:rsidP="003068DB">
      <w:pPr>
        <w:jc w:val="both"/>
        <w:rPr>
          <w:ins w:id="322" w:author="Dell" w:date="2023-12-16T15:28:00Z"/>
          <w:sz w:val="10"/>
        </w:rPr>
      </w:pPr>
      <w:ins w:id="323" w:author="Dell" w:date="2023-12-16T15:29:00Z">
        <w:r w:rsidRPr="00866D2B">
          <w:rPr>
            <w:noProof/>
            <w:sz w:val="10"/>
            <w:lang w:val="en-IN" w:eastAsia="en-IN" w:bidi="mr-IN"/>
          </w:rPr>
          <w:drawing>
            <wp:inline distT="0" distB="0" distL="0" distR="0">
              <wp:extent cx="6142355" cy="4419600"/>
              <wp:effectExtent l="0" t="0" r="0" b="0"/>
              <wp:docPr id="45" name="Picture 45" descr="G:\My MCA\Project\Sem1 Mini Projects\hospital_management_system_mini_project\Report\screenshot\appointment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My MCA\Project\Sem1 Mini Projects\hospital_management_system_mini_project\Report\screenshot\appointment_pane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9554" cy="4439170"/>
                      </a:xfrm>
                      <a:prstGeom prst="rect">
                        <a:avLst/>
                      </a:prstGeom>
                      <a:noFill/>
                      <a:ln>
                        <a:noFill/>
                      </a:ln>
                    </pic:spPr>
                  </pic:pic>
                </a:graphicData>
              </a:graphic>
            </wp:inline>
          </w:drawing>
        </w:r>
      </w:ins>
    </w:p>
    <w:p w:rsidR="00866D2B" w:rsidRDefault="00866D2B" w:rsidP="003068DB">
      <w:pPr>
        <w:jc w:val="both"/>
        <w:rPr>
          <w:ins w:id="324" w:author="Dell" w:date="2023-12-16T15:28:00Z"/>
          <w:sz w:val="10"/>
        </w:rPr>
      </w:pPr>
    </w:p>
    <w:p w:rsidR="00866D2B" w:rsidRDefault="00866D2B"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Pr="009153CF" w:rsidRDefault="009153CF" w:rsidP="003068DB">
      <w:pPr>
        <w:jc w:val="both"/>
        <w:rPr>
          <w:sz w:val="28"/>
          <w:szCs w:val="28"/>
        </w:rPr>
      </w:pPr>
      <w:r>
        <w:rPr>
          <w:sz w:val="28"/>
          <w:szCs w:val="28"/>
        </w:rPr>
        <w:t>Here we can book appointments and view appointments.</w:t>
      </w: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ins w:id="325" w:author="Dell" w:date="2023-12-16T15:28:00Z"/>
          <w:sz w:val="10"/>
        </w:rPr>
      </w:pPr>
    </w:p>
    <w:p w:rsidR="00866D2B" w:rsidRDefault="00866D2B" w:rsidP="003068DB">
      <w:pPr>
        <w:jc w:val="both"/>
        <w:rPr>
          <w:ins w:id="326" w:author="Dell" w:date="2023-12-16T15:28:00Z"/>
          <w:sz w:val="10"/>
        </w:rPr>
      </w:pPr>
    </w:p>
    <w:p w:rsidR="002F2C9C" w:rsidRDefault="00866D2B" w:rsidP="003068DB">
      <w:pPr>
        <w:jc w:val="both"/>
        <w:rPr>
          <w:sz w:val="10"/>
        </w:rPr>
      </w:pPr>
      <w:ins w:id="327" w:author="Dell" w:date="2023-12-16T15:29:00Z">
        <w:r>
          <w:rPr>
            <w:sz w:val="10"/>
          </w:rPr>
          <w:tab/>
        </w:r>
      </w:ins>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Pr="002F2C9C" w:rsidRDefault="002F2C9C" w:rsidP="003068DB">
      <w:pPr>
        <w:jc w:val="both"/>
        <w:rPr>
          <w:sz w:val="28"/>
          <w:szCs w:val="28"/>
        </w:rPr>
      </w:pPr>
      <w:r w:rsidRPr="002F2C9C">
        <w:rPr>
          <w:sz w:val="28"/>
          <w:szCs w:val="28"/>
        </w:rPr>
        <w:t>4.8 S</w:t>
      </w:r>
      <w:r>
        <w:rPr>
          <w:sz w:val="28"/>
          <w:szCs w:val="28"/>
        </w:rPr>
        <w:t>ta</w:t>
      </w:r>
      <w:r w:rsidRPr="002F2C9C">
        <w:rPr>
          <w:sz w:val="28"/>
          <w:szCs w:val="28"/>
        </w:rPr>
        <w:t>ff Panel</w:t>
      </w: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866D2B" w:rsidRDefault="00866D2B" w:rsidP="003068DB">
      <w:pPr>
        <w:jc w:val="both"/>
        <w:rPr>
          <w:ins w:id="328" w:author="Dell" w:date="2023-12-16T15:28:00Z"/>
          <w:sz w:val="10"/>
        </w:rPr>
      </w:pPr>
      <w:ins w:id="329" w:author="Dell" w:date="2023-12-16T15:30:00Z">
        <w:r w:rsidRPr="00866D2B">
          <w:rPr>
            <w:noProof/>
            <w:sz w:val="10"/>
            <w:lang w:val="en-IN" w:eastAsia="en-IN" w:bidi="mr-IN"/>
          </w:rPr>
          <w:drawing>
            <wp:inline distT="0" distB="0" distL="0" distR="0">
              <wp:extent cx="6122035" cy="4133850"/>
              <wp:effectExtent l="0" t="0" r="0" b="0"/>
              <wp:docPr id="46" name="Picture 46" descr="G:\My MCA\Project\Sem1 Mini Projects\hospital_management_system_mini_project\Report\screenshot\staff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y MCA\Project\Sem1 Mini Projects\hospital_management_system_mini_project\Report\screenshot\staff_pane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0830" cy="4146541"/>
                      </a:xfrm>
                      <a:prstGeom prst="rect">
                        <a:avLst/>
                      </a:prstGeom>
                      <a:noFill/>
                      <a:ln>
                        <a:noFill/>
                      </a:ln>
                    </pic:spPr>
                  </pic:pic>
                </a:graphicData>
              </a:graphic>
            </wp:inline>
          </w:drawing>
        </w:r>
      </w:ins>
    </w:p>
    <w:p w:rsidR="00866D2B" w:rsidRDefault="00866D2B" w:rsidP="003068DB">
      <w:pPr>
        <w:jc w:val="both"/>
        <w:rPr>
          <w:ins w:id="330" w:author="Dell" w:date="2023-12-16T15:28:00Z"/>
          <w:sz w:val="10"/>
        </w:rPr>
      </w:pPr>
    </w:p>
    <w:p w:rsidR="00866D2B" w:rsidRDefault="00866D2B" w:rsidP="003068DB">
      <w:pPr>
        <w:jc w:val="both"/>
        <w:rPr>
          <w:ins w:id="331" w:author="Dell" w:date="2023-12-16T15:28:00Z"/>
          <w:sz w:val="10"/>
        </w:rPr>
      </w:pPr>
    </w:p>
    <w:p w:rsidR="00866D2B" w:rsidRDefault="00866D2B" w:rsidP="003068DB">
      <w:pPr>
        <w:jc w:val="both"/>
        <w:rPr>
          <w:ins w:id="332" w:author="Dell" w:date="2023-12-16T15:28:00Z"/>
          <w:sz w:val="10"/>
        </w:rPr>
      </w:pPr>
    </w:p>
    <w:p w:rsidR="00866D2B" w:rsidRDefault="00866D2B" w:rsidP="003068DB">
      <w:pPr>
        <w:jc w:val="both"/>
        <w:rPr>
          <w:ins w:id="333" w:author="Dell" w:date="2023-12-16T15:29:00Z"/>
          <w:sz w:val="10"/>
        </w:rPr>
      </w:pPr>
    </w:p>
    <w:p w:rsidR="00866D2B" w:rsidRDefault="00866D2B" w:rsidP="003068DB">
      <w:pPr>
        <w:jc w:val="both"/>
        <w:rPr>
          <w:sz w:val="24"/>
          <w:szCs w:val="24"/>
        </w:rPr>
      </w:pPr>
    </w:p>
    <w:p w:rsidR="00A62EEC" w:rsidRPr="00F87995" w:rsidRDefault="00A62EEC" w:rsidP="003068DB">
      <w:pPr>
        <w:jc w:val="both"/>
        <w:rPr>
          <w:sz w:val="24"/>
          <w:szCs w:val="24"/>
        </w:rPr>
        <w:sectPr w:rsidR="00A62EEC" w:rsidRPr="00F87995"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r>
        <w:rPr>
          <w:sz w:val="24"/>
          <w:szCs w:val="24"/>
        </w:rPr>
        <w:t>Here we can  add staff , update, view and delete staff.</w:t>
      </w:r>
    </w:p>
    <w:p w:rsidR="001546D3" w:rsidRPr="00F26266" w:rsidRDefault="00F26266" w:rsidP="00F26266">
      <w:pPr>
        <w:pStyle w:val="Heading3"/>
        <w:tabs>
          <w:tab w:val="left" w:pos="1145"/>
        </w:tabs>
        <w:spacing w:before="181"/>
        <w:ind w:left="900" w:firstLine="0"/>
        <w:jc w:val="both"/>
        <w:rPr>
          <w:color w:val="FF0000"/>
          <w:sz w:val="30"/>
        </w:rPr>
      </w:pPr>
      <w:del w:id="334" w:author="Manoj" w:date="2023-12-15T22:30:00Z">
        <w:r w:rsidDel="00731264">
          <w:rPr>
            <w:color w:val="FF0000"/>
          </w:rPr>
          <w:lastRenderedPageBreak/>
          <w:delText>6.</w:delText>
        </w:r>
        <w:r w:rsidR="00577A85" w:rsidRPr="00F26266" w:rsidDel="00731264">
          <w:rPr>
            <w:color w:val="FF0000"/>
          </w:rPr>
          <w:delText>Limitations</w:delText>
        </w:r>
      </w:del>
      <w:ins w:id="335" w:author="Manoj" w:date="2023-12-15T22:30:00Z">
        <w:del w:id="336" w:author="Dell" w:date="2023-12-16T15:31:00Z">
          <w:r w:rsidR="00731264" w:rsidDel="002E322C">
            <w:rPr>
              <w:color w:val="FF0000"/>
            </w:rPr>
            <w:delText>6</w:delText>
          </w:r>
        </w:del>
      </w:ins>
      <w:ins w:id="337" w:author="Dell" w:date="2023-12-16T15:31:00Z">
        <w:r w:rsidR="002E322C">
          <w:rPr>
            <w:color w:val="FF0000"/>
          </w:rPr>
          <w:t>5</w:t>
        </w:r>
      </w:ins>
      <w:ins w:id="338" w:author="Manoj" w:date="2023-12-15T22:30:00Z">
        <w:r w:rsidR="00731264">
          <w:rPr>
            <w:color w:val="FF0000"/>
          </w:rPr>
          <w:t>.</w:t>
        </w:r>
        <w:r w:rsidR="00731264" w:rsidRPr="00F26266">
          <w:rPr>
            <w:color w:val="FF0000"/>
          </w:rPr>
          <w:t xml:space="preserve"> Limitations</w:t>
        </w:r>
      </w:ins>
      <w:r w:rsidR="00577A85" w:rsidRPr="00F26266">
        <w:rPr>
          <w:color w:val="FF0000"/>
          <w:spacing w:val="-6"/>
        </w:rPr>
        <w:t xml:space="preserve"> </w:t>
      </w:r>
      <w:r w:rsidR="00577A85" w:rsidRPr="00F26266">
        <w:rPr>
          <w:color w:val="FF0000"/>
        </w:rPr>
        <w:t>of</w:t>
      </w:r>
      <w:r w:rsidR="00577A85" w:rsidRPr="00F26266">
        <w:rPr>
          <w:color w:val="FF0000"/>
          <w:spacing w:val="-3"/>
        </w:rPr>
        <w:t xml:space="preserve"> </w:t>
      </w:r>
      <w:r w:rsidR="00577A85" w:rsidRPr="00F26266">
        <w:rPr>
          <w:color w:val="FF0000"/>
        </w:rPr>
        <w:t>Proposed</w:t>
      </w:r>
      <w:r w:rsidR="00577A85" w:rsidRPr="00F26266">
        <w:rPr>
          <w:color w:val="FF0000"/>
          <w:spacing w:val="-2"/>
        </w:rPr>
        <w:t xml:space="preserve"> </w:t>
      </w:r>
      <w:r w:rsidR="00577A85" w:rsidRPr="00F26266">
        <w:rPr>
          <w:color w:val="FF0000"/>
        </w:rPr>
        <w:t>System</w:t>
      </w:r>
    </w:p>
    <w:p w:rsidR="001546D3" w:rsidRDefault="00577A85" w:rsidP="003068DB">
      <w:pPr>
        <w:pStyle w:val="BodyText"/>
        <w:spacing w:before="183"/>
        <w:ind w:left="910"/>
        <w:jc w:val="both"/>
      </w:pPr>
      <w:bookmarkStart w:id="339" w:name="Limitations_&amp;_Future"/>
      <w:bookmarkEnd w:id="339"/>
      <w:r>
        <w:rPr>
          <w:color w:val="2D74B5"/>
        </w:rPr>
        <w:t>Limitations</w:t>
      </w:r>
      <w:r>
        <w:rPr>
          <w:color w:val="2D74B5"/>
          <w:spacing w:val="-3"/>
        </w:rPr>
        <w:t xml:space="preserve"> </w:t>
      </w:r>
      <w:r>
        <w:rPr>
          <w:color w:val="2D74B5"/>
        </w:rPr>
        <w:t>&amp;</w:t>
      </w:r>
      <w:r>
        <w:rPr>
          <w:color w:val="2D74B5"/>
          <w:spacing w:val="-5"/>
        </w:rPr>
        <w:t xml:space="preserve"> </w:t>
      </w:r>
      <w:r>
        <w:rPr>
          <w:color w:val="2D74B5"/>
        </w:rPr>
        <w:t>Future</w:t>
      </w:r>
    </w:p>
    <w:p w:rsidR="001546D3" w:rsidRDefault="00577A85" w:rsidP="003068DB">
      <w:pPr>
        <w:pStyle w:val="ListParagraph"/>
        <w:numPr>
          <w:ilvl w:val="0"/>
          <w:numId w:val="3"/>
        </w:numPr>
        <w:tabs>
          <w:tab w:val="left" w:pos="1899"/>
          <w:tab w:val="left" w:pos="1900"/>
        </w:tabs>
        <w:spacing w:before="201"/>
        <w:ind w:hanging="361"/>
        <w:jc w:val="both"/>
        <w:rPr>
          <w:sz w:val="24"/>
        </w:rPr>
      </w:pPr>
      <w:bookmarkStart w:id="340" w:name="_Excel_export_has_not_been_developed_fo"/>
      <w:bookmarkEnd w:id="340"/>
      <w:r>
        <w:rPr>
          <w:sz w:val="24"/>
        </w:rPr>
        <w:t>Excel</w:t>
      </w:r>
      <w:r>
        <w:rPr>
          <w:spacing w:val="-11"/>
          <w:sz w:val="24"/>
        </w:rPr>
        <w:t xml:space="preserve"> </w:t>
      </w:r>
      <w:r>
        <w:rPr>
          <w:sz w:val="24"/>
        </w:rPr>
        <w:t>export</w:t>
      </w:r>
      <w:r>
        <w:rPr>
          <w:spacing w:val="2"/>
          <w:sz w:val="24"/>
        </w:rPr>
        <w:t xml:space="preserve"> </w:t>
      </w:r>
      <w:r>
        <w:rPr>
          <w:sz w:val="24"/>
        </w:rPr>
        <w:t>has</w:t>
      </w:r>
      <w:r>
        <w:rPr>
          <w:spacing w:val="-5"/>
          <w:sz w:val="24"/>
        </w:rPr>
        <w:t xml:space="preserve"> </w:t>
      </w:r>
      <w:r>
        <w:rPr>
          <w:sz w:val="24"/>
        </w:rPr>
        <w:t>not</w:t>
      </w:r>
      <w:r>
        <w:rPr>
          <w:spacing w:val="-2"/>
          <w:sz w:val="24"/>
        </w:rPr>
        <w:t xml:space="preserve"> </w:t>
      </w:r>
      <w:r>
        <w:rPr>
          <w:sz w:val="24"/>
        </w:rPr>
        <w:t>been</w:t>
      </w:r>
      <w:r>
        <w:rPr>
          <w:spacing w:val="-7"/>
          <w:sz w:val="24"/>
        </w:rPr>
        <w:t xml:space="preserve"> </w:t>
      </w:r>
      <w:r>
        <w:rPr>
          <w:sz w:val="24"/>
        </w:rPr>
        <w:t>developed</w:t>
      </w:r>
      <w:r>
        <w:rPr>
          <w:spacing w:val="1"/>
          <w:sz w:val="24"/>
        </w:rPr>
        <w:t xml:space="preserve"> </w:t>
      </w:r>
      <w:r>
        <w:rPr>
          <w:sz w:val="24"/>
        </w:rPr>
        <w:t>for</w:t>
      </w:r>
      <w:r>
        <w:rPr>
          <w:spacing w:val="-2"/>
          <w:sz w:val="24"/>
        </w:rPr>
        <w:t xml:space="preserve"> </w:t>
      </w:r>
      <w:r w:rsidR="008748BE">
        <w:rPr>
          <w:sz w:val="24"/>
        </w:rPr>
        <w:t>Hospital</w:t>
      </w:r>
      <w:r>
        <w:rPr>
          <w:sz w:val="24"/>
        </w:rPr>
        <w:t>, Doctor</w:t>
      </w:r>
      <w:r>
        <w:rPr>
          <w:spacing w:val="-6"/>
          <w:sz w:val="24"/>
        </w:rPr>
        <w:t xml:space="preserve"> </w:t>
      </w:r>
      <w:r>
        <w:rPr>
          <w:sz w:val="24"/>
        </w:rPr>
        <w:t>due</w:t>
      </w:r>
      <w:r>
        <w:rPr>
          <w:spacing w:val="-8"/>
          <w:sz w:val="24"/>
        </w:rPr>
        <w:t xml:space="preserve"> </w:t>
      </w:r>
      <w:r>
        <w:rPr>
          <w:sz w:val="24"/>
        </w:rPr>
        <w:t>to</w:t>
      </w:r>
      <w:r>
        <w:rPr>
          <w:spacing w:val="-2"/>
          <w:sz w:val="24"/>
        </w:rPr>
        <w:t xml:space="preserve"> </w:t>
      </w:r>
      <w:r>
        <w:rPr>
          <w:sz w:val="24"/>
        </w:rPr>
        <w:t>some</w:t>
      </w:r>
      <w:r>
        <w:rPr>
          <w:spacing w:val="-4"/>
          <w:sz w:val="24"/>
        </w:rPr>
        <w:t xml:space="preserve"> </w:t>
      </w:r>
      <w:r>
        <w:rPr>
          <w:sz w:val="24"/>
        </w:rPr>
        <w:t>criticality.</w:t>
      </w:r>
    </w:p>
    <w:p w:rsidR="001546D3" w:rsidRDefault="00577A85" w:rsidP="003068DB">
      <w:pPr>
        <w:pStyle w:val="ListParagraph"/>
        <w:numPr>
          <w:ilvl w:val="0"/>
          <w:numId w:val="3"/>
        </w:numPr>
        <w:tabs>
          <w:tab w:val="left" w:pos="1899"/>
          <w:tab w:val="left" w:pos="1900"/>
        </w:tabs>
        <w:spacing w:before="167" w:line="261" w:lineRule="auto"/>
        <w:ind w:right="1454"/>
        <w:jc w:val="both"/>
        <w:rPr>
          <w:sz w:val="24"/>
        </w:rPr>
      </w:pPr>
      <w:bookmarkStart w:id="341" w:name="_The_transactions_are_executed_in_off-l"/>
      <w:bookmarkEnd w:id="341"/>
      <w:r>
        <w:rPr>
          <w:sz w:val="24"/>
        </w:rPr>
        <w:t>The transactions are executed in off-line mode, hence on-line data for Patient.</w:t>
      </w:r>
      <w:r>
        <w:rPr>
          <w:spacing w:val="-57"/>
          <w:sz w:val="24"/>
        </w:rPr>
        <w:t xml:space="preserve"> </w:t>
      </w:r>
      <w:r>
        <w:rPr>
          <w:sz w:val="24"/>
        </w:rPr>
        <w:t>Appointment</w:t>
      </w:r>
      <w:r>
        <w:rPr>
          <w:spacing w:val="5"/>
          <w:sz w:val="24"/>
        </w:rPr>
        <w:t xml:space="preserve"> </w:t>
      </w:r>
      <w:r>
        <w:rPr>
          <w:sz w:val="24"/>
        </w:rPr>
        <w:t>capture and</w:t>
      </w:r>
      <w:r>
        <w:rPr>
          <w:spacing w:val="1"/>
          <w:sz w:val="24"/>
        </w:rPr>
        <w:t xml:space="preserve"> </w:t>
      </w:r>
      <w:r>
        <w:rPr>
          <w:sz w:val="24"/>
        </w:rPr>
        <w:t>modification</w:t>
      </w:r>
      <w:r>
        <w:rPr>
          <w:spacing w:val="1"/>
          <w:sz w:val="24"/>
        </w:rPr>
        <w:t xml:space="preserve"> </w:t>
      </w:r>
      <w:r>
        <w:rPr>
          <w:sz w:val="24"/>
        </w:rPr>
        <w:t>is</w:t>
      </w:r>
      <w:r>
        <w:rPr>
          <w:spacing w:val="-1"/>
          <w:sz w:val="24"/>
        </w:rPr>
        <w:t xml:space="preserve"> </w:t>
      </w:r>
      <w:r>
        <w:rPr>
          <w:sz w:val="24"/>
        </w:rPr>
        <w:t>not</w:t>
      </w:r>
      <w:r>
        <w:rPr>
          <w:spacing w:val="6"/>
          <w:sz w:val="24"/>
        </w:rPr>
        <w:t xml:space="preserve"> </w:t>
      </w:r>
      <w:r>
        <w:rPr>
          <w:sz w:val="24"/>
        </w:rPr>
        <w:t>possible.</w:t>
      </w:r>
    </w:p>
    <w:p w:rsidR="001546D3" w:rsidRDefault="00577A85" w:rsidP="003068DB">
      <w:pPr>
        <w:pStyle w:val="ListParagraph"/>
        <w:numPr>
          <w:ilvl w:val="0"/>
          <w:numId w:val="3"/>
        </w:numPr>
        <w:tabs>
          <w:tab w:val="left" w:pos="1899"/>
          <w:tab w:val="left" w:pos="1900"/>
        </w:tabs>
        <w:spacing w:before="147" w:line="261" w:lineRule="auto"/>
        <w:ind w:right="1311"/>
        <w:jc w:val="both"/>
        <w:rPr>
          <w:sz w:val="24"/>
        </w:rPr>
      </w:pPr>
      <w:bookmarkStart w:id="342" w:name="_Off-line_reports_of_Clinic,_Tests,_Pat"/>
      <w:bookmarkEnd w:id="342"/>
      <w:r>
        <w:rPr>
          <w:sz w:val="24"/>
        </w:rPr>
        <w:t>Off-line</w:t>
      </w:r>
      <w:r>
        <w:rPr>
          <w:spacing w:val="-3"/>
          <w:sz w:val="24"/>
        </w:rPr>
        <w:t xml:space="preserve"> </w:t>
      </w:r>
      <w:r>
        <w:rPr>
          <w:sz w:val="24"/>
        </w:rPr>
        <w:t>reports</w:t>
      </w:r>
      <w:r>
        <w:rPr>
          <w:spacing w:val="-8"/>
          <w:sz w:val="24"/>
        </w:rPr>
        <w:t xml:space="preserve"> </w:t>
      </w:r>
      <w:r>
        <w:rPr>
          <w:sz w:val="24"/>
        </w:rPr>
        <w:t>of</w:t>
      </w:r>
      <w:r>
        <w:rPr>
          <w:spacing w:val="-9"/>
          <w:sz w:val="24"/>
        </w:rPr>
        <w:t xml:space="preserve"> </w:t>
      </w:r>
      <w:r w:rsidR="008748BE">
        <w:rPr>
          <w:sz w:val="24"/>
        </w:rPr>
        <w:t>Hospital</w:t>
      </w:r>
      <w:r>
        <w:rPr>
          <w:sz w:val="24"/>
        </w:rPr>
        <w:t>,</w:t>
      </w:r>
      <w:r>
        <w:rPr>
          <w:spacing w:val="1"/>
          <w:sz w:val="24"/>
        </w:rPr>
        <w:t xml:space="preserve"> </w:t>
      </w:r>
      <w:r>
        <w:rPr>
          <w:sz w:val="24"/>
        </w:rPr>
        <w:t>Tests,</w:t>
      </w:r>
      <w:r>
        <w:rPr>
          <w:spacing w:val="-4"/>
          <w:sz w:val="24"/>
        </w:rPr>
        <w:t xml:space="preserve"> </w:t>
      </w:r>
      <w:r w:rsidR="007B1493">
        <w:rPr>
          <w:sz w:val="24"/>
        </w:rPr>
        <w:t>and Patient</w:t>
      </w:r>
      <w:r>
        <w:rPr>
          <w:spacing w:val="3"/>
          <w:sz w:val="24"/>
        </w:rPr>
        <w:t xml:space="preserve"> </w:t>
      </w:r>
      <w:r>
        <w:rPr>
          <w:sz w:val="24"/>
        </w:rPr>
        <w:t>cannot</w:t>
      </w:r>
      <w:r>
        <w:rPr>
          <w:spacing w:val="4"/>
          <w:sz w:val="24"/>
        </w:rPr>
        <w:t xml:space="preserve"> </w:t>
      </w:r>
      <w:r>
        <w:rPr>
          <w:sz w:val="24"/>
        </w:rPr>
        <w:t>be</w:t>
      </w:r>
      <w:r>
        <w:rPr>
          <w:spacing w:val="-7"/>
          <w:sz w:val="24"/>
        </w:rPr>
        <w:t xml:space="preserve"> </w:t>
      </w:r>
      <w:r>
        <w:rPr>
          <w:sz w:val="24"/>
        </w:rPr>
        <w:t>generated</w:t>
      </w:r>
      <w:r>
        <w:rPr>
          <w:spacing w:val="-1"/>
          <w:sz w:val="24"/>
        </w:rPr>
        <w:t xml:space="preserve"> </w:t>
      </w:r>
      <w:r>
        <w:rPr>
          <w:sz w:val="24"/>
        </w:rPr>
        <w:t>due</w:t>
      </w:r>
      <w:r>
        <w:rPr>
          <w:spacing w:val="-7"/>
          <w:sz w:val="24"/>
        </w:rPr>
        <w:t xml:space="preserve"> </w:t>
      </w:r>
      <w:r>
        <w:rPr>
          <w:sz w:val="24"/>
        </w:rPr>
        <w:t>to</w:t>
      </w:r>
      <w:r>
        <w:rPr>
          <w:spacing w:val="3"/>
          <w:sz w:val="24"/>
        </w:rPr>
        <w:t xml:space="preserve"> </w:t>
      </w:r>
      <w:r>
        <w:rPr>
          <w:sz w:val="24"/>
        </w:rPr>
        <w:t>batch</w:t>
      </w:r>
      <w:r>
        <w:rPr>
          <w:spacing w:val="-6"/>
          <w:sz w:val="24"/>
        </w:rPr>
        <w:t xml:space="preserve"> </w:t>
      </w:r>
      <w:r>
        <w:rPr>
          <w:sz w:val="24"/>
        </w:rPr>
        <w:t>mode</w:t>
      </w:r>
      <w:r>
        <w:rPr>
          <w:spacing w:val="-57"/>
          <w:sz w:val="24"/>
        </w:rPr>
        <w:t xml:space="preserve"> </w:t>
      </w:r>
      <w:r>
        <w:rPr>
          <w:sz w:val="24"/>
        </w:rPr>
        <w:t>execution.</w:t>
      </w:r>
    </w:p>
    <w:p w:rsidR="001546D3" w:rsidRDefault="00577A85" w:rsidP="003068DB">
      <w:pPr>
        <w:pStyle w:val="BodyText"/>
        <w:spacing w:before="140"/>
        <w:ind w:left="1899"/>
        <w:jc w:val="both"/>
      </w:pPr>
      <w:bookmarkStart w:id="343" w:name="Advantages"/>
      <w:bookmarkEnd w:id="343"/>
      <w:r>
        <w:t>Advantages</w:t>
      </w:r>
    </w:p>
    <w:p w:rsidR="001546D3" w:rsidRDefault="00577A85" w:rsidP="003068DB">
      <w:pPr>
        <w:pStyle w:val="BodyText"/>
        <w:spacing w:before="165" w:line="326" w:lineRule="auto"/>
        <w:ind w:left="991" w:right="1514" w:firstLine="720"/>
        <w:jc w:val="both"/>
      </w:pPr>
      <w:r>
        <w:t>The</w:t>
      </w:r>
      <w:r>
        <w:rPr>
          <w:spacing w:val="-2"/>
        </w:rPr>
        <w:t xml:space="preserve"> </w:t>
      </w:r>
      <w:r>
        <w:t>system</w:t>
      </w:r>
      <w:r>
        <w:rPr>
          <w:spacing w:val="-5"/>
        </w:rPr>
        <w:t xml:space="preserve"> </w:t>
      </w:r>
      <w:r>
        <w:t>is</w:t>
      </w:r>
      <w:r>
        <w:rPr>
          <w:spacing w:val="-2"/>
        </w:rPr>
        <w:t xml:space="preserve"> </w:t>
      </w:r>
      <w:r>
        <w:t>very</w:t>
      </w:r>
      <w:r>
        <w:rPr>
          <w:spacing w:val="-10"/>
        </w:rPr>
        <w:t xml:space="preserve"> </w:t>
      </w:r>
      <w:r>
        <w:t>simple</w:t>
      </w:r>
      <w:r>
        <w:rPr>
          <w:spacing w:val="4"/>
        </w:rPr>
        <w:t xml:space="preserve"> </w:t>
      </w:r>
      <w:r>
        <w:t>in</w:t>
      </w:r>
      <w:r>
        <w:rPr>
          <w:spacing w:val="-5"/>
        </w:rPr>
        <w:t xml:space="preserve"> </w:t>
      </w:r>
      <w:r>
        <w:t>design</w:t>
      </w:r>
      <w:r>
        <w:rPr>
          <w:spacing w:val="-5"/>
        </w:rPr>
        <w:t xml:space="preserve"> </w:t>
      </w:r>
      <w:r>
        <w:t>and to implement.</w:t>
      </w:r>
      <w:r>
        <w:rPr>
          <w:spacing w:val="1"/>
        </w:rPr>
        <w:t xml:space="preserve"> </w:t>
      </w:r>
      <w:r>
        <w:t>The</w:t>
      </w:r>
      <w:r>
        <w:rPr>
          <w:spacing w:val="-1"/>
        </w:rPr>
        <w:t xml:space="preserve"> </w:t>
      </w:r>
      <w:r>
        <w:t>system</w:t>
      </w:r>
      <w:r>
        <w:rPr>
          <w:spacing w:val="-9"/>
        </w:rPr>
        <w:t xml:space="preserve"> </w:t>
      </w:r>
      <w:r>
        <w:t>requires</w:t>
      </w:r>
      <w:r>
        <w:rPr>
          <w:spacing w:val="-57"/>
        </w:rPr>
        <w:t xml:space="preserve"> </w:t>
      </w:r>
      <w:r>
        <w:t>very low system resources and will work in almost all configurations. It has got</w:t>
      </w:r>
      <w:r>
        <w:rPr>
          <w:spacing w:val="1"/>
        </w:rPr>
        <w:t xml:space="preserve"> </w:t>
      </w:r>
      <w:r>
        <w:t>following</w:t>
      </w:r>
      <w:r>
        <w:rPr>
          <w:spacing w:val="1"/>
        </w:rPr>
        <w:t xml:space="preserve"> </w:t>
      </w:r>
      <w:r>
        <w:t>advantages</w:t>
      </w:r>
    </w:p>
    <w:p w:rsidR="001546D3" w:rsidRDefault="00577A85" w:rsidP="003068DB">
      <w:pPr>
        <w:pStyle w:val="ListParagraph"/>
        <w:numPr>
          <w:ilvl w:val="1"/>
          <w:numId w:val="3"/>
        </w:numPr>
        <w:tabs>
          <w:tab w:val="left" w:pos="1857"/>
        </w:tabs>
        <w:spacing w:before="186"/>
        <w:ind w:hanging="145"/>
        <w:jc w:val="both"/>
        <w:rPr>
          <w:sz w:val="24"/>
        </w:rPr>
      </w:pPr>
      <w:r>
        <w:rPr>
          <w:sz w:val="24"/>
        </w:rPr>
        <w:t>User</w:t>
      </w:r>
      <w:r>
        <w:rPr>
          <w:spacing w:val="1"/>
          <w:sz w:val="24"/>
        </w:rPr>
        <w:t xml:space="preserve"> </w:t>
      </w:r>
      <w:r>
        <w:rPr>
          <w:sz w:val="24"/>
        </w:rPr>
        <w:t>friendly</w:t>
      </w:r>
      <w:r>
        <w:rPr>
          <w:spacing w:val="-8"/>
          <w:sz w:val="24"/>
        </w:rPr>
        <w:t xml:space="preserve"> </w:t>
      </w:r>
      <w:r>
        <w:rPr>
          <w:sz w:val="24"/>
        </w:rPr>
        <w:t>application.</w:t>
      </w:r>
    </w:p>
    <w:p w:rsidR="001546D3" w:rsidRDefault="00577A85" w:rsidP="003068DB">
      <w:pPr>
        <w:pStyle w:val="ListParagraph"/>
        <w:numPr>
          <w:ilvl w:val="1"/>
          <w:numId w:val="3"/>
        </w:numPr>
        <w:tabs>
          <w:tab w:val="left" w:pos="1857"/>
        </w:tabs>
        <w:spacing w:before="84"/>
        <w:ind w:hanging="145"/>
        <w:jc w:val="both"/>
        <w:rPr>
          <w:sz w:val="24"/>
        </w:rPr>
      </w:pPr>
      <w:r>
        <w:rPr>
          <w:sz w:val="24"/>
        </w:rPr>
        <w:t>Secured</w:t>
      </w:r>
      <w:r>
        <w:rPr>
          <w:spacing w:val="-2"/>
          <w:sz w:val="24"/>
        </w:rPr>
        <w:t xml:space="preserve"> </w:t>
      </w:r>
      <w:r>
        <w:rPr>
          <w:sz w:val="24"/>
        </w:rPr>
        <w:t>database.</w:t>
      </w:r>
    </w:p>
    <w:p w:rsidR="001546D3" w:rsidRDefault="00577A85" w:rsidP="003068DB">
      <w:pPr>
        <w:pStyle w:val="ListParagraph"/>
        <w:numPr>
          <w:ilvl w:val="1"/>
          <w:numId w:val="3"/>
        </w:numPr>
        <w:tabs>
          <w:tab w:val="left" w:pos="1857"/>
        </w:tabs>
        <w:spacing w:before="74"/>
        <w:ind w:hanging="145"/>
        <w:jc w:val="both"/>
        <w:rPr>
          <w:sz w:val="24"/>
        </w:rPr>
      </w:pPr>
      <w:r>
        <w:rPr>
          <w:sz w:val="24"/>
        </w:rPr>
        <w:t>Fast</w:t>
      </w:r>
      <w:r>
        <w:rPr>
          <w:spacing w:val="-1"/>
          <w:sz w:val="24"/>
        </w:rPr>
        <w:t xml:space="preserve"> </w:t>
      </w:r>
      <w:r>
        <w:rPr>
          <w:sz w:val="24"/>
        </w:rPr>
        <w:t>processing.</w:t>
      </w:r>
    </w:p>
    <w:p w:rsidR="001546D3" w:rsidRDefault="00577A85" w:rsidP="003068DB">
      <w:pPr>
        <w:pStyle w:val="ListParagraph"/>
        <w:numPr>
          <w:ilvl w:val="1"/>
          <w:numId w:val="3"/>
        </w:numPr>
        <w:tabs>
          <w:tab w:val="left" w:pos="1857"/>
        </w:tabs>
        <w:spacing w:before="80"/>
        <w:ind w:hanging="145"/>
        <w:jc w:val="both"/>
        <w:rPr>
          <w:sz w:val="24"/>
        </w:rPr>
      </w:pPr>
      <w:r>
        <w:rPr>
          <w:sz w:val="24"/>
        </w:rPr>
        <w:t>Record can</w:t>
      </w:r>
      <w:r>
        <w:rPr>
          <w:spacing w:val="-4"/>
          <w:sz w:val="24"/>
        </w:rPr>
        <w:t xml:space="preserve"> </w:t>
      </w:r>
      <w:r>
        <w:rPr>
          <w:sz w:val="24"/>
        </w:rPr>
        <w:t>be updated</w:t>
      </w:r>
      <w:r>
        <w:rPr>
          <w:spacing w:val="1"/>
          <w:sz w:val="24"/>
        </w:rPr>
        <w:t xml:space="preserve"> </w:t>
      </w:r>
      <w:r>
        <w:rPr>
          <w:sz w:val="24"/>
        </w:rPr>
        <w:t>easily.</w:t>
      </w:r>
      <w:r>
        <w:rPr>
          <w:spacing w:val="3"/>
          <w:sz w:val="24"/>
        </w:rPr>
        <w:t xml:space="preserve"> </w:t>
      </w:r>
      <w:r>
        <w:rPr>
          <w:sz w:val="24"/>
        </w:rPr>
        <w:t>•</w:t>
      </w:r>
      <w:r>
        <w:rPr>
          <w:spacing w:val="-3"/>
          <w:sz w:val="24"/>
        </w:rPr>
        <w:t xml:space="preserve"> </w:t>
      </w:r>
      <w:r>
        <w:rPr>
          <w:sz w:val="24"/>
        </w:rPr>
        <w:t>Can</w:t>
      </w:r>
      <w:r>
        <w:rPr>
          <w:spacing w:val="-4"/>
          <w:sz w:val="24"/>
        </w:rPr>
        <w:t xml:space="preserve"> </w:t>
      </w:r>
      <w:r>
        <w:rPr>
          <w:sz w:val="24"/>
        </w:rPr>
        <w:t>stored</w:t>
      </w:r>
      <w:r>
        <w:rPr>
          <w:spacing w:val="-4"/>
          <w:sz w:val="24"/>
        </w:rPr>
        <w:t xml:space="preserve"> </w:t>
      </w:r>
      <w:r>
        <w:rPr>
          <w:sz w:val="24"/>
        </w:rPr>
        <w:t>number</w:t>
      </w:r>
      <w:r>
        <w:rPr>
          <w:spacing w:val="-2"/>
          <w:sz w:val="24"/>
        </w:rPr>
        <w:t xml:space="preserve"> </w:t>
      </w:r>
      <w:r>
        <w:rPr>
          <w:sz w:val="24"/>
        </w:rPr>
        <w:t>of</w:t>
      </w:r>
      <w:r>
        <w:rPr>
          <w:spacing w:val="-7"/>
          <w:sz w:val="24"/>
        </w:rPr>
        <w:t xml:space="preserve"> </w:t>
      </w:r>
      <w:r>
        <w:rPr>
          <w:sz w:val="24"/>
        </w:rPr>
        <w:t>records.</w:t>
      </w:r>
    </w:p>
    <w:p w:rsidR="001546D3" w:rsidRDefault="00577A85" w:rsidP="003068DB">
      <w:pPr>
        <w:pStyle w:val="ListParagraph"/>
        <w:numPr>
          <w:ilvl w:val="1"/>
          <w:numId w:val="3"/>
        </w:numPr>
        <w:tabs>
          <w:tab w:val="left" w:pos="1857"/>
        </w:tabs>
        <w:spacing w:before="69"/>
        <w:ind w:hanging="145"/>
        <w:jc w:val="both"/>
        <w:rPr>
          <w:sz w:val="24"/>
        </w:rPr>
      </w:pPr>
      <w:r>
        <w:rPr>
          <w:sz w:val="24"/>
        </w:rPr>
        <w:t>Any</w:t>
      </w:r>
      <w:r>
        <w:rPr>
          <w:spacing w:val="-6"/>
          <w:sz w:val="24"/>
        </w:rPr>
        <w:t xml:space="preserve"> </w:t>
      </w:r>
      <w:r>
        <w:rPr>
          <w:sz w:val="24"/>
        </w:rPr>
        <w:t>record</w:t>
      </w:r>
      <w:r>
        <w:rPr>
          <w:spacing w:val="1"/>
          <w:sz w:val="24"/>
        </w:rPr>
        <w:t xml:space="preserve"> </w:t>
      </w:r>
      <w:r>
        <w:rPr>
          <w:sz w:val="24"/>
        </w:rPr>
        <w:t>can</w:t>
      </w:r>
      <w:r>
        <w:rPr>
          <w:spacing w:val="-4"/>
          <w:sz w:val="24"/>
        </w:rPr>
        <w:t xml:space="preserve"> </w:t>
      </w:r>
      <w:r>
        <w:rPr>
          <w:sz w:val="24"/>
        </w:rPr>
        <w:t>be retrieved</w:t>
      </w:r>
      <w:r>
        <w:rPr>
          <w:spacing w:val="1"/>
          <w:sz w:val="24"/>
        </w:rPr>
        <w:t xml:space="preserve"> </w:t>
      </w:r>
      <w:r>
        <w:rPr>
          <w:sz w:val="24"/>
        </w:rPr>
        <w:t>when</w:t>
      </w:r>
      <w:r>
        <w:rPr>
          <w:spacing w:val="-4"/>
          <w:sz w:val="24"/>
        </w:rPr>
        <w:t xml:space="preserve"> </w:t>
      </w:r>
      <w:r>
        <w:rPr>
          <w:sz w:val="24"/>
        </w:rPr>
        <w:t>required.</w:t>
      </w:r>
    </w:p>
    <w:p w:rsidR="001546D3" w:rsidRDefault="00577A85" w:rsidP="003068DB">
      <w:pPr>
        <w:pStyle w:val="ListParagraph"/>
        <w:numPr>
          <w:ilvl w:val="1"/>
          <w:numId w:val="3"/>
        </w:numPr>
        <w:tabs>
          <w:tab w:val="left" w:pos="1857"/>
        </w:tabs>
        <w:spacing w:before="84"/>
        <w:ind w:hanging="145"/>
        <w:jc w:val="both"/>
        <w:rPr>
          <w:sz w:val="24"/>
        </w:rPr>
      </w:pPr>
      <w:r>
        <w:rPr>
          <w:sz w:val="24"/>
        </w:rPr>
        <w:t>System</w:t>
      </w:r>
      <w:r>
        <w:rPr>
          <w:spacing w:val="-9"/>
          <w:sz w:val="24"/>
        </w:rPr>
        <w:t xml:space="preserve"> </w:t>
      </w:r>
      <w:r>
        <w:rPr>
          <w:sz w:val="24"/>
        </w:rPr>
        <w:t>reduces</w:t>
      </w:r>
      <w:r>
        <w:rPr>
          <w:spacing w:val="2"/>
          <w:sz w:val="24"/>
        </w:rPr>
        <w:t xml:space="preserve"> </w:t>
      </w:r>
      <w:r>
        <w:rPr>
          <w:sz w:val="24"/>
        </w:rPr>
        <w:t>manual</w:t>
      </w:r>
      <w:r>
        <w:rPr>
          <w:spacing w:val="-5"/>
          <w:sz w:val="24"/>
        </w:rPr>
        <w:t xml:space="preserve"> </w:t>
      </w:r>
      <w:r>
        <w:rPr>
          <w:sz w:val="24"/>
        </w:rPr>
        <w:t>workload.</w:t>
      </w:r>
    </w:p>
    <w:p w:rsidR="001546D3" w:rsidRDefault="00577A85" w:rsidP="003068DB">
      <w:pPr>
        <w:pStyle w:val="ListParagraph"/>
        <w:numPr>
          <w:ilvl w:val="1"/>
          <w:numId w:val="3"/>
        </w:numPr>
        <w:tabs>
          <w:tab w:val="left" w:pos="1857"/>
        </w:tabs>
        <w:spacing w:before="75"/>
        <w:ind w:hanging="145"/>
        <w:jc w:val="both"/>
        <w:rPr>
          <w:sz w:val="24"/>
        </w:rPr>
      </w:pPr>
      <w:r>
        <w:rPr>
          <w:sz w:val="24"/>
        </w:rPr>
        <w:t>Redundancy</w:t>
      </w:r>
      <w:r>
        <w:rPr>
          <w:spacing w:val="-9"/>
          <w:sz w:val="24"/>
        </w:rPr>
        <w:t xml:space="preserve"> </w:t>
      </w:r>
      <w:r>
        <w:rPr>
          <w:sz w:val="24"/>
        </w:rPr>
        <w:t>of</w:t>
      </w:r>
      <w:r>
        <w:rPr>
          <w:spacing w:val="-7"/>
          <w:sz w:val="24"/>
        </w:rPr>
        <w:t xml:space="preserve"> </w:t>
      </w:r>
      <w:r>
        <w:rPr>
          <w:sz w:val="24"/>
        </w:rPr>
        <w:t>data</w:t>
      </w:r>
      <w:r>
        <w:rPr>
          <w:spacing w:val="1"/>
          <w:sz w:val="24"/>
        </w:rPr>
        <w:t xml:space="preserve"> </w:t>
      </w:r>
      <w:r>
        <w:rPr>
          <w:sz w:val="24"/>
        </w:rPr>
        <w:t>is</w:t>
      </w:r>
      <w:r>
        <w:rPr>
          <w:spacing w:val="-1"/>
          <w:sz w:val="24"/>
        </w:rPr>
        <w:t xml:space="preserve"> </w:t>
      </w:r>
      <w:r>
        <w:rPr>
          <w:sz w:val="24"/>
        </w:rPr>
        <w:t>avoided.</w:t>
      </w:r>
    </w:p>
    <w:p w:rsidR="00037E74" w:rsidRDefault="00577A85" w:rsidP="00037E74">
      <w:pPr>
        <w:pStyle w:val="ListParagraph"/>
        <w:numPr>
          <w:ilvl w:val="1"/>
          <w:numId w:val="3"/>
        </w:numPr>
        <w:tabs>
          <w:tab w:val="left" w:pos="1857"/>
        </w:tabs>
        <w:spacing w:before="79"/>
        <w:ind w:hanging="145"/>
        <w:jc w:val="both"/>
        <w:rPr>
          <w:sz w:val="24"/>
        </w:rPr>
      </w:pPr>
      <w:r>
        <w:rPr>
          <w:sz w:val="24"/>
        </w:rPr>
        <w:t>Records</w:t>
      </w:r>
      <w:r>
        <w:rPr>
          <w:spacing w:val="-4"/>
          <w:sz w:val="24"/>
        </w:rPr>
        <w:t xml:space="preserve"> </w:t>
      </w:r>
      <w:r>
        <w:rPr>
          <w:sz w:val="24"/>
        </w:rPr>
        <w:t>can</w:t>
      </w:r>
      <w:r>
        <w:rPr>
          <w:spacing w:val="-6"/>
          <w:sz w:val="24"/>
        </w:rPr>
        <w:t xml:space="preserve"> </w:t>
      </w:r>
      <w:r>
        <w:rPr>
          <w:sz w:val="24"/>
        </w:rPr>
        <w:t>be</w:t>
      </w:r>
      <w:r>
        <w:rPr>
          <w:spacing w:val="-2"/>
          <w:sz w:val="24"/>
        </w:rPr>
        <w:t xml:space="preserve"> </w:t>
      </w:r>
      <w:r>
        <w:rPr>
          <w:sz w:val="24"/>
        </w:rPr>
        <w:t>searched</w:t>
      </w:r>
      <w:r>
        <w:rPr>
          <w:spacing w:val="-1"/>
          <w:sz w:val="24"/>
        </w:rPr>
        <w:t xml:space="preserve"> </w:t>
      </w:r>
      <w:r>
        <w:rPr>
          <w:sz w:val="24"/>
        </w:rPr>
        <w:t>and</w:t>
      </w:r>
      <w:r>
        <w:rPr>
          <w:spacing w:val="-1"/>
          <w:sz w:val="24"/>
        </w:rPr>
        <w:t xml:space="preserve"> </w:t>
      </w:r>
      <w:r>
        <w:rPr>
          <w:sz w:val="24"/>
        </w:rPr>
        <w:t>sorted</w:t>
      </w:r>
      <w:r>
        <w:rPr>
          <w:spacing w:val="-1"/>
          <w:sz w:val="24"/>
        </w:rPr>
        <w:t xml:space="preserve"> </w:t>
      </w:r>
      <w:r>
        <w:rPr>
          <w:sz w:val="24"/>
        </w:rPr>
        <w:t>easily.</w:t>
      </w: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Pr="00037E74" w:rsidRDefault="00037E74" w:rsidP="00037E74">
      <w:pPr>
        <w:tabs>
          <w:tab w:val="left" w:pos="1857"/>
        </w:tabs>
        <w:spacing w:before="79"/>
        <w:jc w:val="both"/>
        <w:rPr>
          <w:sz w:val="24"/>
        </w:rPr>
      </w:pPr>
    </w:p>
    <w:p w:rsidR="001546D3" w:rsidRPr="00F26266" w:rsidRDefault="002E322C">
      <w:pPr>
        <w:pStyle w:val="Heading3"/>
        <w:tabs>
          <w:tab w:val="left" w:pos="1145"/>
        </w:tabs>
        <w:spacing w:before="77"/>
        <w:ind w:left="900" w:firstLine="0"/>
        <w:jc w:val="both"/>
        <w:rPr>
          <w:color w:val="FF0000"/>
          <w:sz w:val="30"/>
        </w:rPr>
        <w:pPrChange w:id="344" w:author="Dell" w:date="2023-12-16T15:31:00Z">
          <w:pPr>
            <w:pStyle w:val="Heading3"/>
            <w:numPr>
              <w:numId w:val="14"/>
            </w:numPr>
            <w:tabs>
              <w:tab w:val="left" w:pos="1145"/>
            </w:tabs>
            <w:spacing w:before="77"/>
            <w:ind w:left="1260" w:hanging="360"/>
            <w:jc w:val="both"/>
          </w:pPr>
        </w:pPrChange>
      </w:pPr>
      <w:bookmarkStart w:id="345" w:name="6.Proposed_Enhancements"/>
      <w:bookmarkEnd w:id="345"/>
      <w:ins w:id="346" w:author="Dell" w:date="2023-12-16T15:31:00Z">
        <w:r>
          <w:rPr>
            <w:color w:val="FF0000"/>
            <w:spacing w:val="-1"/>
          </w:rPr>
          <w:t xml:space="preserve">6. </w:t>
        </w:r>
      </w:ins>
      <w:r w:rsidR="00577A85" w:rsidRPr="00F26266">
        <w:rPr>
          <w:color w:val="FF0000"/>
          <w:spacing w:val="-1"/>
        </w:rPr>
        <w:t>Proposed</w:t>
      </w:r>
      <w:r w:rsidR="00577A85" w:rsidRPr="00F26266">
        <w:rPr>
          <w:color w:val="FF0000"/>
          <w:spacing w:val="-16"/>
        </w:rPr>
        <w:t xml:space="preserve"> </w:t>
      </w:r>
      <w:r w:rsidR="00577A85" w:rsidRPr="00F26266">
        <w:rPr>
          <w:color w:val="FF0000"/>
        </w:rPr>
        <w:t>Enhancements</w:t>
      </w:r>
    </w:p>
    <w:p w:rsidR="001546D3" w:rsidRDefault="00577A85" w:rsidP="003068DB">
      <w:pPr>
        <w:pStyle w:val="BodyText"/>
        <w:spacing w:before="239" w:line="259" w:lineRule="auto"/>
        <w:ind w:left="900" w:right="1039"/>
        <w:jc w:val="both"/>
      </w:pPr>
      <w:r>
        <w:t>In</w:t>
      </w:r>
      <w:r>
        <w:rPr>
          <w:spacing w:val="-7"/>
        </w:rPr>
        <w:t xml:space="preserve"> </w:t>
      </w:r>
      <w:r>
        <w:t>a</w:t>
      </w:r>
      <w:r>
        <w:rPr>
          <w:spacing w:val="-2"/>
        </w:rPr>
        <w:t xml:space="preserve"> </w:t>
      </w:r>
      <w:r>
        <w:t>nutshell,</w:t>
      </w:r>
      <w:r>
        <w:rPr>
          <w:spacing w:val="5"/>
        </w:rPr>
        <w:t xml:space="preserve"> </w:t>
      </w:r>
      <w:r>
        <w:t>it</w:t>
      </w:r>
      <w:r>
        <w:rPr>
          <w:spacing w:val="4"/>
        </w:rPr>
        <w:t xml:space="preserve"> </w:t>
      </w:r>
      <w:r>
        <w:t>can</w:t>
      </w:r>
      <w:r>
        <w:rPr>
          <w:spacing w:val="-6"/>
        </w:rPr>
        <w:t xml:space="preserve"> </w:t>
      </w:r>
      <w:r>
        <w:t>be</w:t>
      </w:r>
      <w:r>
        <w:rPr>
          <w:spacing w:val="-3"/>
        </w:rPr>
        <w:t xml:space="preserve"> </w:t>
      </w:r>
      <w:r>
        <w:t>summarized</w:t>
      </w:r>
      <w:r>
        <w:rPr>
          <w:spacing w:val="-1"/>
        </w:rPr>
        <w:t xml:space="preserve"> </w:t>
      </w:r>
      <w:r>
        <w:t>that</w:t>
      </w:r>
      <w:r>
        <w:rPr>
          <w:spacing w:val="-1"/>
        </w:rPr>
        <w:t xml:space="preserve"> </w:t>
      </w:r>
      <w:r>
        <w:t>the</w:t>
      </w:r>
      <w:r>
        <w:rPr>
          <w:spacing w:val="-3"/>
        </w:rPr>
        <w:t xml:space="preserve"> </w:t>
      </w:r>
      <w:r>
        <w:t>future</w:t>
      </w:r>
      <w:r>
        <w:rPr>
          <w:spacing w:val="-2"/>
        </w:rPr>
        <w:t xml:space="preserve"> </w:t>
      </w:r>
      <w:r>
        <w:t>scope</w:t>
      </w:r>
      <w:r>
        <w:rPr>
          <w:spacing w:val="-7"/>
        </w:rPr>
        <w:t xml:space="preserve"> </w:t>
      </w:r>
      <w:r>
        <w:t>of</w:t>
      </w:r>
      <w:r>
        <w:rPr>
          <w:spacing w:val="-9"/>
        </w:rPr>
        <w:t xml:space="preserve"> </w:t>
      </w:r>
      <w:r>
        <w:t>the</w:t>
      </w:r>
      <w:r>
        <w:rPr>
          <w:spacing w:val="-2"/>
        </w:rPr>
        <w:t xml:space="preserve"> </w:t>
      </w:r>
      <w:r>
        <w:t>project</w:t>
      </w:r>
      <w:r>
        <w:rPr>
          <w:spacing w:val="3"/>
        </w:rPr>
        <w:t xml:space="preserve"> </w:t>
      </w:r>
      <w:r>
        <w:t>circles</w:t>
      </w:r>
      <w:r>
        <w:rPr>
          <w:spacing w:val="-3"/>
        </w:rPr>
        <w:t xml:space="preserve"> </w:t>
      </w:r>
      <w:r>
        <w:t>around</w:t>
      </w:r>
      <w:r>
        <w:rPr>
          <w:spacing w:val="-57"/>
        </w:rPr>
        <w:t xml:space="preserve"> </w:t>
      </w:r>
      <w:r>
        <w:t>maintaining</w:t>
      </w:r>
      <w:r>
        <w:rPr>
          <w:spacing w:val="5"/>
        </w:rPr>
        <w:t xml:space="preserve"> </w:t>
      </w:r>
      <w:r>
        <w:t>information</w:t>
      </w:r>
      <w:r>
        <w:rPr>
          <w:spacing w:val="-3"/>
        </w:rPr>
        <w:t xml:space="preserve"> </w:t>
      </w:r>
      <w:r>
        <w:t>regarding:</w:t>
      </w:r>
    </w:p>
    <w:p w:rsidR="001546D3" w:rsidRDefault="001546D3" w:rsidP="003068DB">
      <w:pPr>
        <w:pStyle w:val="BodyText"/>
        <w:jc w:val="both"/>
        <w:rPr>
          <w:sz w:val="26"/>
        </w:rPr>
      </w:pPr>
    </w:p>
    <w:p w:rsidR="001546D3" w:rsidRDefault="001546D3" w:rsidP="003068DB">
      <w:pPr>
        <w:pStyle w:val="BodyText"/>
        <w:spacing w:before="10"/>
        <w:jc w:val="both"/>
        <w:rPr>
          <w:sz w:val="27"/>
        </w:rPr>
      </w:pPr>
    </w:p>
    <w:p w:rsidR="001546D3" w:rsidRDefault="00577A85" w:rsidP="003068DB">
      <w:pPr>
        <w:pStyle w:val="ListParagraph"/>
        <w:numPr>
          <w:ilvl w:val="0"/>
          <w:numId w:val="2"/>
        </w:numPr>
        <w:tabs>
          <w:tab w:val="left" w:pos="1621"/>
        </w:tabs>
        <w:jc w:val="both"/>
        <w:rPr>
          <w:sz w:val="24"/>
        </w:rPr>
      </w:pPr>
      <w:r>
        <w:rPr>
          <w:sz w:val="24"/>
        </w:rPr>
        <w:t>We</w:t>
      </w:r>
      <w:r>
        <w:rPr>
          <w:spacing w:val="-2"/>
          <w:sz w:val="24"/>
        </w:rPr>
        <w:t xml:space="preserve"> </w:t>
      </w:r>
      <w:r>
        <w:rPr>
          <w:sz w:val="24"/>
        </w:rPr>
        <w:t>can</w:t>
      </w:r>
      <w:r>
        <w:rPr>
          <w:spacing w:val="-4"/>
          <w:sz w:val="24"/>
        </w:rPr>
        <w:t xml:space="preserve"> </w:t>
      </w:r>
      <w:r>
        <w:rPr>
          <w:sz w:val="24"/>
        </w:rPr>
        <w:t>add</w:t>
      </w:r>
      <w:r>
        <w:rPr>
          <w:spacing w:val="-1"/>
          <w:sz w:val="24"/>
        </w:rPr>
        <w:t xml:space="preserve"> </w:t>
      </w:r>
      <w:r>
        <w:rPr>
          <w:sz w:val="24"/>
        </w:rPr>
        <w:t>printer</w:t>
      </w:r>
      <w:r>
        <w:rPr>
          <w:spacing w:val="1"/>
          <w:sz w:val="24"/>
        </w:rPr>
        <w:t xml:space="preserve"> </w:t>
      </w:r>
      <w:r>
        <w:rPr>
          <w:sz w:val="24"/>
        </w:rPr>
        <w:t>in future.</w:t>
      </w:r>
    </w:p>
    <w:p w:rsidR="001546D3" w:rsidRDefault="00577A85" w:rsidP="003068DB">
      <w:pPr>
        <w:pStyle w:val="ListParagraph"/>
        <w:numPr>
          <w:ilvl w:val="0"/>
          <w:numId w:val="2"/>
        </w:numPr>
        <w:tabs>
          <w:tab w:val="left" w:pos="1621"/>
        </w:tabs>
        <w:spacing w:before="21" w:line="259" w:lineRule="auto"/>
        <w:ind w:right="1140"/>
        <w:jc w:val="both"/>
        <w:rPr>
          <w:sz w:val="24"/>
        </w:rPr>
      </w:pPr>
      <w:r>
        <w:rPr>
          <w:sz w:val="24"/>
        </w:rPr>
        <w:t>We</w:t>
      </w:r>
      <w:r>
        <w:rPr>
          <w:spacing w:val="-4"/>
          <w:sz w:val="24"/>
        </w:rPr>
        <w:t xml:space="preserve"> </w:t>
      </w:r>
      <w:r>
        <w:rPr>
          <w:sz w:val="24"/>
        </w:rPr>
        <w:t>can</w:t>
      </w:r>
      <w:r>
        <w:rPr>
          <w:spacing w:val="-8"/>
          <w:sz w:val="24"/>
        </w:rPr>
        <w:t xml:space="preserve"> </w:t>
      </w:r>
      <w:r>
        <w:rPr>
          <w:sz w:val="24"/>
        </w:rPr>
        <w:t>give</w:t>
      </w:r>
      <w:r>
        <w:rPr>
          <w:spacing w:val="1"/>
          <w:sz w:val="24"/>
        </w:rPr>
        <w:t xml:space="preserve"> </w:t>
      </w:r>
      <w:r>
        <w:rPr>
          <w:sz w:val="24"/>
        </w:rPr>
        <w:t>more</w:t>
      </w:r>
      <w:r>
        <w:rPr>
          <w:spacing w:val="-4"/>
          <w:sz w:val="24"/>
        </w:rPr>
        <w:t xml:space="preserve"> </w:t>
      </w:r>
      <w:r>
        <w:rPr>
          <w:sz w:val="24"/>
        </w:rPr>
        <w:t>advance</w:t>
      </w:r>
      <w:r>
        <w:rPr>
          <w:spacing w:val="-4"/>
          <w:sz w:val="24"/>
        </w:rPr>
        <w:t xml:space="preserve"> </w:t>
      </w:r>
      <w:r>
        <w:rPr>
          <w:sz w:val="24"/>
        </w:rPr>
        <w:t>software</w:t>
      </w:r>
      <w:r>
        <w:rPr>
          <w:spacing w:val="-4"/>
          <w:sz w:val="24"/>
        </w:rPr>
        <w:t xml:space="preserve"> </w:t>
      </w:r>
      <w:r>
        <w:rPr>
          <w:sz w:val="24"/>
        </w:rPr>
        <w:t>for</w:t>
      </w:r>
      <w:r>
        <w:rPr>
          <w:spacing w:val="-2"/>
          <w:sz w:val="24"/>
        </w:rPr>
        <w:t xml:space="preserve"> </w:t>
      </w:r>
      <w:del w:id="347" w:author="Manoj" w:date="2023-12-15T21:48:00Z">
        <w:r w:rsidDel="00A93ECB">
          <w:rPr>
            <w:sz w:val="24"/>
          </w:rPr>
          <w:delText>Clinic</w:delText>
        </w:r>
        <w:r w:rsidDel="00A93ECB">
          <w:rPr>
            <w:spacing w:val="-4"/>
            <w:sz w:val="24"/>
          </w:rPr>
          <w:delText xml:space="preserve"> </w:delText>
        </w:r>
        <w:r w:rsidDel="00A93ECB">
          <w:rPr>
            <w:sz w:val="24"/>
          </w:rPr>
          <w:delText>Management</w:delText>
        </w:r>
        <w:r w:rsidDel="00A93ECB">
          <w:rPr>
            <w:spacing w:val="2"/>
            <w:sz w:val="24"/>
          </w:rPr>
          <w:delText xml:space="preserve"> </w:delText>
        </w:r>
        <w:r w:rsidDel="00A93ECB">
          <w:rPr>
            <w:sz w:val="24"/>
          </w:rPr>
          <w:delText>System</w:delText>
        </w:r>
      </w:del>
      <w:ins w:id="348" w:author="Manoj" w:date="2023-12-15T21:48:00Z">
        <w:r w:rsidR="00A93ECB">
          <w:rPr>
            <w:sz w:val="24"/>
          </w:rPr>
          <w:t>Hospital Management System</w:t>
        </w:r>
      </w:ins>
      <w:r>
        <w:rPr>
          <w:spacing w:val="-8"/>
          <w:sz w:val="24"/>
        </w:rPr>
        <w:t xml:space="preserve"> </w:t>
      </w:r>
      <w:r>
        <w:rPr>
          <w:sz w:val="24"/>
        </w:rPr>
        <w:t>including</w:t>
      </w:r>
      <w:r>
        <w:rPr>
          <w:spacing w:val="1"/>
          <w:sz w:val="24"/>
        </w:rPr>
        <w:t xml:space="preserve"> </w:t>
      </w:r>
      <w:r>
        <w:rPr>
          <w:sz w:val="24"/>
        </w:rPr>
        <w:t>more</w:t>
      </w:r>
      <w:r>
        <w:rPr>
          <w:spacing w:val="-57"/>
          <w:sz w:val="24"/>
        </w:rPr>
        <w:t xml:space="preserve"> </w:t>
      </w:r>
      <w:r>
        <w:rPr>
          <w:sz w:val="24"/>
        </w:rPr>
        <w:t>facilities</w:t>
      </w:r>
    </w:p>
    <w:p w:rsidR="001546D3" w:rsidRDefault="00577A85" w:rsidP="003068DB">
      <w:pPr>
        <w:pStyle w:val="ListParagraph"/>
        <w:numPr>
          <w:ilvl w:val="0"/>
          <w:numId w:val="2"/>
        </w:numPr>
        <w:tabs>
          <w:tab w:val="left" w:pos="1621"/>
        </w:tabs>
        <w:spacing w:line="275" w:lineRule="exact"/>
        <w:jc w:val="both"/>
        <w:rPr>
          <w:sz w:val="24"/>
        </w:rPr>
      </w:pPr>
      <w:r>
        <w:rPr>
          <w:sz w:val="24"/>
        </w:rPr>
        <w:t>We</w:t>
      </w:r>
      <w:r>
        <w:rPr>
          <w:spacing w:val="-3"/>
          <w:sz w:val="24"/>
        </w:rPr>
        <w:t xml:space="preserve"> </w:t>
      </w:r>
      <w:r>
        <w:rPr>
          <w:sz w:val="24"/>
        </w:rPr>
        <w:t>will</w:t>
      </w:r>
      <w:r>
        <w:rPr>
          <w:spacing w:val="-6"/>
          <w:sz w:val="24"/>
        </w:rPr>
        <w:t xml:space="preserve"> </w:t>
      </w:r>
      <w:r>
        <w:rPr>
          <w:sz w:val="24"/>
        </w:rPr>
        <w:t>host</w:t>
      </w:r>
      <w:r>
        <w:rPr>
          <w:spacing w:val="-1"/>
          <w:sz w:val="24"/>
        </w:rPr>
        <w:t xml:space="preserve"> </w:t>
      </w:r>
      <w:r>
        <w:rPr>
          <w:sz w:val="24"/>
        </w:rPr>
        <w:t>the</w:t>
      </w:r>
      <w:r>
        <w:rPr>
          <w:spacing w:val="-2"/>
          <w:sz w:val="24"/>
        </w:rPr>
        <w:t xml:space="preserve"> </w:t>
      </w:r>
      <w:r>
        <w:rPr>
          <w:sz w:val="24"/>
        </w:rPr>
        <w:t>platform</w:t>
      </w:r>
      <w:r>
        <w:rPr>
          <w:spacing w:val="-10"/>
          <w:sz w:val="24"/>
        </w:rPr>
        <w:t xml:space="preserve"> </w:t>
      </w:r>
      <w:r>
        <w:rPr>
          <w:sz w:val="24"/>
        </w:rPr>
        <w:t>on</w:t>
      </w:r>
      <w:r>
        <w:rPr>
          <w:spacing w:val="-6"/>
          <w:sz w:val="24"/>
        </w:rPr>
        <w:t xml:space="preserve"> </w:t>
      </w:r>
      <w:r>
        <w:rPr>
          <w:sz w:val="24"/>
        </w:rPr>
        <w:t>online</w:t>
      </w:r>
      <w:r>
        <w:rPr>
          <w:spacing w:val="-2"/>
          <w:sz w:val="24"/>
        </w:rPr>
        <w:t xml:space="preserve"> </w:t>
      </w:r>
      <w:r>
        <w:rPr>
          <w:sz w:val="24"/>
        </w:rPr>
        <w:t>servers</w:t>
      </w:r>
      <w:r>
        <w:rPr>
          <w:spacing w:val="-4"/>
          <w:sz w:val="24"/>
        </w:rPr>
        <w:t xml:space="preserve"> </w:t>
      </w:r>
      <w:r>
        <w:rPr>
          <w:sz w:val="24"/>
        </w:rPr>
        <w:t>to</w:t>
      </w:r>
      <w:r>
        <w:rPr>
          <w:spacing w:val="4"/>
          <w:sz w:val="24"/>
        </w:rPr>
        <w:t xml:space="preserve"> </w:t>
      </w:r>
      <w:r>
        <w:rPr>
          <w:sz w:val="24"/>
        </w:rPr>
        <w:t>make</w:t>
      </w:r>
      <w:r>
        <w:rPr>
          <w:spacing w:val="2"/>
          <w:sz w:val="24"/>
        </w:rPr>
        <w:t xml:space="preserve"> </w:t>
      </w:r>
      <w:r>
        <w:rPr>
          <w:sz w:val="24"/>
        </w:rPr>
        <w:t>it</w:t>
      </w:r>
      <w:r>
        <w:rPr>
          <w:spacing w:val="4"/>
          <w:sz w:val="24"/>
        </w:rPr>
        <w:t xml:space="preserve"> </w:t>
      </w:r>
      <w:r>
        <w:rPr>
          <w:sz w:val="24"/>
        </w:rPr>
        <w:t>accessible</w:t>
      </w:r>
      <w:r>
        <w:rPr>
          <w:spacing w:val="-3"/>
          <w:sz w:val="24"/>
        </w:rPr>
        <w:t xml:space="preserve"> </w:t>
      </w:r>
      <w:r>
        <w:rPr>
          <w:sz w:val="24"/>
        </w:rPr>
        <w:t>worldwide</w:t>
      </w:r>
    </w:p>
    <w:p w:rsidR="001546D3" w:rsidRDefault="00577A85" w:rsidP="003068DB">
      <w:pPr>
        <w:pStyle w:val="ListParagraph"/>
        <w:numPr>
          <w:ilvl w:val="0"/>
          <w:numId w:val="2"/>
        </w:numPr>
        <w:tabs>
          <w:tab w:val="left" w:pos="1621"/>
        </w:tabs>
        <w:spacing w:before="22"/>
        <w:jc w:val="both"/>
        <w:rPr>
          <w:sz w:val="24"/>
        </w:rPr>
      </w:pPr>
      <w:r>
        <w:rPr>
          <w:sz w:val="24"/>
        </w:rPr>
        <w:t>Integrate</w:t>
      </w:r>
      <w:r>
        <w:rPr>
          <w:spacing w:val="-2"/>
          <w:sz w:val="24"/>
        </w:rPr>
        <w:t xml:space="preserve"> </w:t>
      </w:r>
      <w:r>
        <w:rPr>
          <w:sz w:val="24"/>
        </w:rPr>
        <w:t>multiple</w:t>
      </w:r>
      <w:r>
        <w:rPr>
          <w:spacing w:val="3"/>
          <w:sz w:val="24"/>
        </w:rPr>
        <w:t xml:space="preserve"> </w:t>
      </w:r>
      <w:r>
        <w:rPr>
          <w:sz w:val="24"/>
        </w:rPr>
        <w:t>load balancers</w:t>
      </w:r>
      <w:r>
        <w:rPr>
          <w:spacing w:val="-3"/>
          <w:sz w:val="24"/>
        </w:rPr>
        <w:t xml:space="preserve"> </w:t>
      </w:r>
      <w:r>
        <w:rPr>
          <w:sz w:val="24"/>
        </w:rPr>
        <w:t>to distribute</w:t>
      </w:r>
      <w:r>
        <w:rPr>
          <w:spacing w:val="-2"/>
          <w:sz w:val="24"/>
        </w:rPr>
        <w:t xml:space="preserve"> </w:t>
      </w:r>
      <w:r>
        <w:rPr>
          <w:sz w:val="24"/>
        </w:rPr>
        <w:t>the</w:t>
      </w:r>
      <w:r>
        <w:rPr>
          <w:spacing w:val="-1"/>
          <w:sz w:val="24"/>
        </w:rPr>
        <w:t xml:space="preserve"> </w:t>
      </w:r>
      <w:r>
        <w:rPr>
          <w:sz w:val="24"/>
        </w:rPr>
        <w:t>loads of</w:t>
      </w:r>
      <w:r>
        <w:rPr>
          <w:spacing w:val="-8"/>
          <w:sz w:val="24"/>
        </w:rPr>
        <w:t xml:space="preserve"> </w:t>
      </w:r>
      <w:r>
        <w:rPr>
          <w:sz w:val="24"/>
        </w:rPr>
        <w:t>the</w:t>
      </w:r>
      <w:r>
        <w:rPr>
          <w:spacing w:val="-1"/>
          <w:sz w:val="24"/>
        </w:rPr>
        <w:t xml:space="preserve"> </w:t>
      </w:r>
      <w:r>
        <w:rPr>
          <w:sz w:val="24"/>
        </w:rPr>
        <w:t>system</w:t>
      </w:r>
    </w:p>
    <w:p w:rsidR="001546D3" w:rsidRDefault="00577A85" w:rsidP="003068DB">
      <w:pPr>
        <w:pStyle w:val="ListParagraph"/>
        <w:numPr>
          <w:ilvl w:val="0"/>
          <w:numId w:val="2"/>
        </w:numPr>
        <w:tabs>
          <w:tab w:val="left" w:pos="1621"/>
        </w:tabs>
        <w:spacing w:before="22" w:line="259" w:lineRule="auto"/>
        <w:ind w:right="1091"/>
        <w:jc w:val="both"/>
        <w:rPr>
          <w:sz w:val="24"/>
        </w:rPr>
      </w:pPr>
      <w:r>
        <w:rPr>
          <w:sz w:val="24"/>
        </w:rPr>
        <w:t>Create</w:t>
      </w:r>
      <w:r>
        <w:rPr>
          <w:spacing w:val="-7"/>
          <w:sz w:val="24"/>
        </w:rPr>
        <w:t xml:space="preserve"> </w:t>
      </w:r>
      <w:r>
        <w:rPr>
          <w:sz w:val="24"/>
        </w:rPr>
        <w:t>the</w:t>
      </w:r>
      <w:r>
        <w:rPr>
          <w:spacing w:val="-1"/>
          <w:sz w:val="24"/>
        </w:rPr>
        <w:t xml:space="preserve"> </w:t>
      </w:r>
      <w:r>
        <w:rPr>
          <w:sz w:val="24"/>
        </w:rPr>
        <w:t>master and slave</w:t>
      </w:r>
      <w:r>
        <w:rPr>
          <w:spacing w:val="-2"/>
          <w:sz w:val="24"/>
        </w:rPr>
        <w:t xml:space="preserve"> </w:t>
      </w:r>
      <w:r>
        <w:rPr>
          <w:sz w:val="24"/>
        </w:rPr>
        <w:t>database</w:t>
      </w:r>
      <w:r>
        <w:rPr>
          <w:spacing w:val="-1"/>
          <w:sz w:val="24"/>
        </w:rPr>
        <w:t xml:space="preserve"> </w:t>
      </w:r>
      <w:r>
        <w:rPr>
          <w:sz w:val="24"/>
        </w:rPr>
        <w:t>structure</w:t>
      </w:r>
      <w:r>
        <w:rPr>
          <w:spacing w:val="-7"/>
          <w:sz w:val="24"/>
        </w:rPr>
        <w:t xml:space="preserve"> </w:t>
      </w:r>
      <w:r>
        <w:rPr>
          <w:sz w:val="24"/>
        </w:rPr>
        <w:t>to reduce</w:t>
      </w:r>
      <w:r>
        <w:rPr>
          <w:spacing w:val="-2"/>
          <w:sz w:val="24"/>
        </w:rPr>
        <w:t xml:space="preserve"> </w:t>
      </w:r>
      <w:r>
        <w:rPr>
          <w:sz w:val="24"/>
        </w:rPr>
        <w:t>the</w:t>
      </w:r>
      <w:r>
        <w:rPr>
          <w:spacing w:val="-1"/>
          <w:sz w:val="24"/>
        </w:rPr>
        <w:t xml:space="preserve"> </w:t>
      </w:r>
      <w:r>
        <w:rPr>
          <w:sz w:val="24"/>
        </w:rPr>
        <w:t>overload</w:t>
      </w:r>
      <w:r>
        <w:rPr>
          <w:spacing w:val="-1"/>
          <w:sz w:val="24"/>
        </w:rPr>
        <w:t xml:space="preserve"> </w:t>
      </w:r>
      <w:r>
        <w:rPr>
          <w:sz w:val="24"/>
        </w:rPr>
        <w:t>of</w:t>
      </w:r>
      <w:r>
        <w:rPr>
          <w:spacing w:val="-8"/>
          <w:sz w:val="24"/>
        </w:rPr>
        <w:t xml:space="preserve"> </w:t>
      </w:r>
      <w:r>
        <w:rPr>
          <w:sz w:val="24"/>
        </w:rPr>
        <w:t>the</w:t>
      </w:r>
      <w:r>
        <w:rPr>
          <w:spacing w:val="-2"/>
          <w:sz w:val="24"/>
        </w:rPr>
        <w:t xml:space="preserve"> </w:t>
      </w:r>
      <w:r>
        <w:rPr>
          <w:sz w:val="24"/>
        </w:rPr>
        <w:t>database</w:t>
      </w:r>
      <w:r>
        <w:rPr>
          <w:spacing w:val="-57"/>
          <w:sz w:val="24"/>
        </w:rPr>
        <w:t xml:space="preserve"> </w:t>
      </w:r>
      <w:r w:rsidR="00521721">
        <w:rPr>
          <w:sz w:val="24"/>
        </w:rPr>
        <w:t>queens</w:t>
      </w:r>
    </w:p>
    <w:p w:rsidR="001546D3" w:rsidRDefault="00577A85" w:rsidP="003068DB">
      <w:pPr>
        <w:pStyle w:val="ListParagraph"/>
        <w:numPr>
          <w:ilvl w:val="0"/>
          <w:numId w:val="2"/>
        </w:numPr>
        <w:tabs>
          <w:tab w:val="left" w:pos="1621"/>
        </w:tabs>
        <w:spacing w:line="259" w:lineRule="auto"/>
        <w:ind w:right="1364"/>
        <w:jc w:val="both"/>
        <w:rPr>
          <w:sz w:val="24"/>
        </w:rPr>
      </w:pPr>
      <w:r>
        <w:rPr>
          <w:sz w:val="24"/>
        </w:rPr>
        <w:t>Implement</w:t>
      </w:r>
      <w:r>
        <w:rPr>
          <w:spacing w:val="-2"/>
          <w:sz w:val="24"/>
        </w:rPr>
        <w:t xml:space="preserve"> </w:t>
      </w:r>
      <w:r>
        <w:rPr>
          <w:sz w:val="24"/>
        </w:rPr>
        <w:t>the</w:t>
      </w:r>
      <w:r>
        <w:rPr>
          <w:spacing w:val="-3"/>
          <w:sz w:val="24"/>
        </w:rPr>
        <w:t xml:space="preserve"> </w:t>
      </w:r>
      <w:r>
        <w:rPr>
          <w:sz w:val="24"/>
        </w:rPr>
        <w:t>backup</w:t>
      </w:r>
      <w:r>
        <w:rPr>
          <w:spacing w:val="3"/>
          <w:sz w:val="24"/>
        </w:rPr>
        <w:t xml:space="preserve"> </w:t>
      </w:r>
      <w:r>
        <w:rPr>
          <w:sz w:val="24"/>
        </w:rPr>
        <w:t>mechanism</w:t>
      </w:r>
      <w:r>
        <w:rPr>
          <w:spacing w:val="-2"/>
          <w:sz w:val="24"/>
        </w:rPr>
        <w:t xml:space="preserve"> </w:t>
      </w:r>
      <w:r>
        <w:rPr>
          <w:sz w:val="24"/>
        </w:rPr>
        <w:t>for</w:t>
      </w:r>
      <w:r>
        <w:rPr>
          <w:spacing w:val="-4"/>
          <w:sz w:val="24"/>
        </w:rPr>
        <w:t xml:space="preserve"> </w:t>
      </w:r>
      <w:r>
        <w:rPr>
          <w:sz w:val="24"/>
        </w:rPr>
        <w:t>taking</w:t>
      </w:r>
      <w:r>
        <w:rPr>
          <w:spacing w:val="2"/>
          <w:sz w:val="24"/>
        </w:rPr>
        <w:t xml:space="preserve"> </w:t>
      </w:r>
      <w:r>
        <w:rPr>
          <w:sz w:val="24"/>
        </w:rPr>
        <w:t>backup</w:t>
      </w:r>
      <w:r>
        <w:rPr>
          <w:spacing w:val="-6"/>
          <w:sz w:val="24"/>
        </w:rPr>
        <w:t xml:space="preserve"> </w:t>
      </w:r>
      <w:r>
        <w:rPr>
          <w:sz w:val="24"/>
        </w:rPr>
        <w:t>of</w:t>
      </w:r>
      <w:r>
        <w:rPr>
          <w:spacing w:val="-9"/>
          <w:sz w:val="24"/>
        </w:rPr>
        <w:t xml:space="preserve"> </w:t>
      </w:r>
      <w:r>
        <w:rPr>
          <w:sz w:val="24"/>
        </w:rPr>
        <w:t>codebase</w:t>
      </w:r>
      <w:r>
        <w:rPr>
          <w:spacing w:val="-3"/>
          <w:sz w:val="24"/>
        </w:rPr>
        <w:t xml:space="preserve"> </w:t>
      </w:r>
      <w:r>
        <w:rPr>
          <w:sz w:val="24"/>
        </w:rPr>
        <w:t>and</w:t>
      </w:r>
      <w:r>
        <w:rPr>
          <w:spacing w:val="-1"/>
          <w:sz w:val="24"/>
        </w:rPr>
        <w:t xml:space="preserve"> </w:t>
      </w:r>
      <w:r>
        <w:rPr>
          <w:sz w:val="24"/>
        </w:rPr>
        <w:t>database</w:t>
      </w:r>
      <w:r>
        <w:rPr>
          <w:spacing w:val="-3"/>
          <w:sz w:val="24"/>
        </w:rPr>
        <w:t xml:space="preserve"> </w:t>
      </w:r>
      <w:r>
        <w:rPr>
          <w:sz w:val="24"/>
        </w:rPr>
        <w:t>on</w:t>
      </w:r>
      <w:r>
        <w:rPr>
          <w:spacing w:val="-57"/>
          <w:sz w:val="24"/>
        </w:rPr>
        <w:t xml:space="preserve"> </w:t>
      </w:r>
      <w:r>
        <w:rPr>
          <w:sz w:val="24"/>
        </w:rPr>
        <w:t>regular</w:t>
      </w:r>
      <w:r>
        <w:rPr>
          <w:spacing w:val="2"/>
          <w:sz w:val="24"/>
        </w:rPr>
        <w:t xml:space="preserve"> </w:t>
      </w:r>
      <w:r>
        <w:rPr>
          <w:sz w:val="24"/>
        </w:rPr>
        <w:t>basis on</w:t>
      </w:r>
      <w:r>
        <w:rPr>
          <w:spacing w:val="-3"/>
          <w:sz w:val="24"/>
        </w:rPr>
        <w:t xml:space="preserve"> </w:t>
      </w:r>
      <w:r>
        <w:rPr>
          <w:sz w:val="24"/>
        </w:rPr>
        <w:t>different</w:t>
      </w:r>
      <w:r>
        <w:rPr>
          <w:spacing w:val="6"/>
          <w:sz w:val="24"/>
        </w:rPr>
        <w:t xml:space="preserve"> </w:t>
      </w:r>
      <w:r>
        <w:rPr>
          <w:sz w:val="24"/>
        </w:rPr>
        <w:t>servers</w:t>
      </w:r>
    </w:p>
    <w:p w:rsidR="001546D3" w:rsidRDefault="00577A85" w:rsidP="003068DB">
      <w:pPr>
        <w:pStyle w:val="BodyText"/>
        <w:spacing w:before="157" w:line="259" w:lineRule="auto"/>
        <w:ind w:left="900" w:right="1039"/>
        <w:jc w:val="both"/>
      </w:pPr>
      <w:r>
        <w:t>The above mentioned points are the enhancements which can be done to increase the</w:t>
      </w:r>
      <w:r>
        <w:rPr>
          <w:spacing w:val="1"/>
        </w:rPr>
        <w:t xml:space="preserve"> </w:t>
      </w:r>
      <w:r>
        <w:t>applicability</w:t>
      </w:r>
      <w:r>
        <w:rPr>
          <w:spacing w:val="-5"/>
        </w:rPr>
        <w:t xml:space="preserve"> </w:t>
      </w:r>
      <w:r>
        <w:t>and usage</w:t>
      </w:r>
      <w:r>
        <w:rPr>
          <w:spacing w:val="-1"/>
        </w:rPr>
        <w:t xml:space="preserve"> </w:t>
      </w:r>
      <w:r>
        <w:t>of</w:t>
      </w:r>
      <w:r>
        <w:rPr>
          <w:spacing w:val="-7"/>
        </w:rPr>
        <w:t xml:space="preserve"> </w:t>
      </w:r>
      <w:r>
        <w:t>this</w:t>
      </w:r>
      <w:r>
        <w:rPr>
          <w:spacing w:val="-2"/>
        </w:rPr>
        <w:t xml:space="preserve"> </w:t>
      </w:r>
      <w:r>
        <w:t>project.</w:t>
      </w:r>
      <w:r>
        <w:rPr>
          <w:spacing w:val="2"/>
        </w:rPr>
        <w:t xml:space="preserve"> </w:t>
      </w:r>
      <w:r>
        <w:t>Here</w:t>
      </w:r>
      <w:r>
        <w:rPr>
          <w:spacing w:val="-1"/>
        </w:rPr>
        <w:t xml:space="preserve"> </w:t>
      </w:r>
      <w:r>
        <w:t>we</w:t>
      </w:r>
      <w:r>
        <w:rPr>
          <w:spacing w:val="-6"/>
        </w:rPr>
        <w:t xml:space="preserve"> </w:t>
      </w:r>
      <w:r>
        <w:t>can maintain</w:t>
      </w:r>
      <w:r>
        <w:rPr>
          <w:spacing w:val="-5"/>
        </w:rPr>
        <w:t xml:space="preserve"> </w:t>
      </w:r>
      <w:r>
        <w:t>the</w:t>
      </w:r>
      <w:r>
        <w:rPr>
          <w:spacing w:val="-1"/>
        </w:rPr>
        <w:t xml:space="preserve"> </w:t>
      </w:r>
      <w:r>
        <w:t>records</w:t>
      </w:r>
      <w:r>
        <w:rPr>
          <w:spacing w:val="-6"/>
        </w:rPr>
        <w:t xml:space="preserve"> </w:t>
      </w:r>
      <w:r>
        <w:t>of</w:t>
      </w:r>
      <w:r>
        <w:rPr>
          <w:spacing w:val="-8"/>
        </w:rPr>
        <w:t xml:space="preserve"> </w:t>
      </w:r>
      <w:r w:rsidR="008748BE">
        <w:t>Hospital</w:t>
      </w:r>
      <w:r>
        <w:rPr>
          <w:spacing w:val="-1"/>
        </w:rPr>
        <w:t xml:space="preserve"> </w:t>
      </w:r>
      <w:r>
        <w:t>and</w:t>
      </w:r>
      <w:r>
        <w:rPr>
          <w:spacing w:val="-57"/>
        </w:rPr>
        <w:t xml:space="preserve"> </w:t>
      </w:r>
      <w:r>
        <w:t>Doctor.</w:t>
      </w:r>
    </w:p>
    <w:p w:rsidR="001546D3" w:rsidRDefault="001546D3" w:rsidP="003068DB">
      <w:pPr>
        <w:spacing w:line="259" w:lineRule="auto"/>
        <w:jc w:val="both"/>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F26266" w:rsidRDefault="00577A85" w:rsidP="00F26266">
      <w:pPr>
        <w:pStyle w:val="Heading3"/>
        <w:numPr>
          <w:ilvl w:val="0"/>
          <w:numId w:val="14"/>
        </w:numPr>
        <w:tabs>
          <w:tab w:val="left" w:pos="1145"/>
        </w:tabs>
        <w:spacing w:before="177"/>
        <w:ind w:left="1144" w:hanging="245"/>
        <w:jc w:val="both"/>
        <w:rPr>
          <w:color w:val="FF0000"/>
          <w:sz w:val="30"/>
        </w:rPr>
      </w:pPr>
      <w:r w:rsidRPr="00F26266">
        <w:rPr>
          <w:color w:val="FF0000"/>
        </w:rPr>
        <w:lastRenderedPageBreak/>
        <w:t>Conclusion</w:t>
      </w:r>
    </w:p>
    <w:p w:rsidR="001546D3" w:rsidRDefault="00577A85" w:rsidP="003068DB">
      <w:pPr>
        <w:pStyle w:val="BodyText"/>
        <w:spacing w:before="297"/>
        <w:ind w:left="900" w:right="1052"/>
        <w:jc w:val="both"/>
      </w:pPr>
      <w:r>
        <w:rPr>
          <w:color w:val="444444"/>
        </w:rPr>
        <w:t xml:space="preserve">Finally, in the </w:t>
      </w:r>
      <w:r w:rsidR="008748BE">
        <w:rPr>
          <w:color w:val="444444"/>
        </w:rPr>
        <w:t>Hospital</w:t>
      </w:r>
      <w:r>
        <w:rPr>
          <w:color w:val="444444"/>
        </w:rPr>
        <w:t xml:space="preserve"> management service, the outcome of all the-the hard work done for the</w:t>
      </w:r>
      <w:r>
        <w:rPr>
          <w:color w:val="444444"/>
          <w:spacing w:val="-58"/>
        </w:rPr>
        <w:t xml:space="preserve"> </w:t>
      </w:r>
      <w:del w:id="349" w:author="Manoj" w:date="2023-12-15T21:48:00Z">
        <w:r w:rsidDel="00A93ECB">
          <w:rPr>
            <w:color w:val="444444"/>
          </w:rPr>
          <w:delText>clinic management system</w:delText>
        </w:r>
      </w:del>
      <w:ins w:id="350" w:author="Manoj" w:date="2023-12-15T21:48:00Z">
        <w:r w:rsidR="00A93ECB">
          <w:rPr>
            <w:color w:val="444444"/>
          </w:rPr>
          <w:t>Hospital Management System</w:t>
        </w:r>
      </w:ins>
      <w:r>
        <w:rPr>
          <w:color w:val="444444"/>
        </w:rPr>
        <w:t xml:space="preserve"> is here. It is software that helps the user to work with the </w:t>
      </w:r>
      <w:r w:rsidR="008748BE">
        <w:rPr>
          <w:color w:val="444444"/>
        </w:rPr>
        <w:t>hospital</w:t>
      </w:r>
      <w:r>
        <w:rPr>
          <w:color w:val="444444"/>
        </w:rPr>
        <w:t>s</w:t>
      </w:r>
      <w:r>
        <w:rPr>
          <w:color w:val="444444"/>
          <w:spacing w:val="1"/>
        </w:rPr>
        <w:t xml:space="preserve"> </w:t>
      </w:r>
      <w:r>
        <w:rPr>
          <w:color w:val="444444"/>
        </w:rPr>
        <w:t>easily. This software reduces the amount of manual data entry and gives greater efficiency.</w:t>
      </w:r>
      <w:r>
        <w:rPr>
          <w:color w:val="444444"/>
          <w:spacing w:val="1"/>
        </w:rPr>
        <w:t xml:space="preserve"> </w:t>
      </w:r>
      <w:r>
        <w:rPr>
          <w:color w:val="444444"/>
        </w:rPr>
        <w:t>The User</w:t>
      </w:r>
      <w:r>
        <w:rPr>
          <w:color w:val="444444"/>
          <w:spacing w:val="2"/>
        </w:rPr>
        <w:t xml:space="preserve"> </w:t>
      </w:r>
      <w:r>
        <w:rPr>
          <w:color w:val="444444"/>
        </w:rPr>
        <w:t>Interface of</w:t>
      </w:r>
      <w:r>
        <w:rPr>
          <w:color w:val="444444"/>
          <w:spacing w:val="-2"/>
        </w:rPr>
        <w:t xml:space="preserve"> </w:t>
      </w:r>
      <w:r>
        <w:rPr>
          <w:color w:val="444444"/>
        </w:rPr>
        <w:t>it</w:t>
      </w:r>
      <w:r>
        <w:rPr>
          <w:color w:val="444444"/>
          <w:spacing w:val="10"/>
        </w:rPr>
        <w:t xml:space="preserve"> </w:t>
      </w:r>
      <w:r>
        <w:rPr>
          <w:color w:val="444444"/>
        </w:rPr>
        <w:t>is very</w:t>
      </w:r>
      <w:r>
        <w:rPr>
          <w:color w:val="444444"/>
          <w:spacing w:val="-4"/>
        </w:rPr>
        <w:t xml:space="preserve"> </w:t>
      </w:r>
      <w:r>
        <w:rPr>
          <w:color w:val="444444"/>
        </w:rPr>
        <w:t>friendly</w:t>
      </w:r>
      <w:r>
        <w:rPr>
          <w:color w:val="444444"/>
          <w:spacing w:val="-4"/>
        </w:rPr>
        <w:t xml:space="preserve"> </w:t>
      </w:r>
      <w:r>
        <w:rPr>
          <w:color w:val="444444"/>
        </w:rPr>
        <w:t>and</w:t>
      </w:r>
      <w:r>
        <w:rPr>
          <w:color w:val="444444"/>
          <w:spacing w:val="1"/>
        </w:rPr>
        <w:t xml:space="preserve"> </w:t>
      </w:r>
      <w:r>
        <w:rPr>
          <w:color w:val="444444"/>
        </w:rPr>
        <w:t>can</w:t>
      </w:r>
      <w:r>
        <w:rPr>
          <w:color w:val="444444"/>
          <w:spacing w:val="-4"/>
        </w:rPr>
        <w:t xml:space="preserve"> </w:t>
      </w:r>
      <w:r>
        <w:rPr>
          <w:color w:val="444444"/>
        </w:rPr>
        <w:t>be</w:t>
      </w:r>
      <w:r>
        <w:rPr>
          <w:color w:val="444444"/>
          <w:spacing w:val="4"/>
        </w:rPr>
        <w:t xml:space="preserve"> </w:t>
      </w:r>
      <w:r>
        <w:rPr>
          <w:color w:val="444444"/>
        </w:rPr>
        <w:t>easily</w:t>
      </w:r>
      <w:r>
        <w:rPr>
          <w:color w:val="444444"/>
          <w:spacing w:val="-4"/>
        </w:rPr>
        <w:t xml:space="preserve"> </w:t>
      </w:r>
      <w:r>
        <w:rPr>
          <w:color w:val="444444"/>
        </w:rPr>
        <w:t>used</w:t>
      </w:r>
      <w:r>
        <w:rPr>
          <w:color w:val="444444"/>
          <w:spacing w:val="5"/>
        </w:rPr>
        <w:t xml:space="preserve"> </w:t>
      </w:r>
      <w:r>
        <w:rPr>
          <w:color w:val="444444"/>
        </w:rPr>
        <w:t>by</w:t>
      </w:r>
      <w:r>
        <w:rPr>
          <w:color w:val="444444"/>
          <w:spacing w:val="-9"/>
        </w:rPr>
        <w:t xml:space="preserve"> </w:t>
      </w:r>
      <w:r>
        <w:rPr>
          <w:color w:val="444444"/>
        </w:rPr>
        <w:t>anyone.</w:t>
      </w:r>
    </w:p>
    <w:p w:rsidR="001546D3" w:rsidRDefault="001546D3" w:rsidP="003068DB">
      <w:pPr>
        <w:pStyle w:val="BodyText"/>
        <w:spacing w:before="4"/>
        <w:jc w:val="both"/>
        <w:rPr>
          <w:sz w:val="26"/>
        </w:rPr>
      </w:pPr>
    </w:p>
    <w:p w:rsidR="001546D3" w:rsidRDefault="00577A85" w:rsidP="003068DB">
      <w:pPr>
        <w:pStyle w:val="BodyText"/>
        <w:ind w:left="900" w:right="939"/>
        <w:jc w:val="both"/>
      </w:pPr>
      <w:r>
        <w:rPr>
          <w:color w:val="444444"/>
        </w:rPr>
        <w:t>It also decreases the amount of time taken to write patient details and other modules. In the</w:t>
      </w:r>
      <w:r>
        <w:rPr>
          <w:color w:val="444444"/>
          <w:spacing w:val="1"/>
        </w:rPr>
        <w:t xml:space="preserve"> </w:t>
      </w:r>
      <w:r>
        <w:rPr>
          <w:color w:val="444444"/>
        </w:rPr>
        <w:t>end, we can say that this software is performing all the tasks accurately and is doing the work</w:t>
      </w:r>
      <w:r>
        <w:rPr>
          <w:color w:val="444444"/>
          <w:spacing w:val="-57"/>
        </w:rPr>
        <w:t xml:space="preserve"> </w:t>
      </w:r>
      <w:r>
        <w:rPr>
          <w:color w:val="444444"/>
        </w:rPr>
        <w:t>for</w:t>
      </w:r>
      <w:r>
        <w:rPr>
          <w:color w:val="444444"/>
          <w:spacing w:val="2"/>
        </w:rPr>
        <w:t xml:space="preserve"> </w:t>
      </w:r>
      <w:r>
        <w:rPr>
          <w:color w:val="444444"/>
        </w:rPr>
        <w:t>which</w:t>
      </w:r>
      <w:r>
        <w:rPr>
          <w:color w:val="444444"/>
          <w:spacing w:val="2"/>
        </w:rPr>
        <w:t xml:space="preserve"> </w:t>
      </w:r>
      <w:r>
        <w:rPr>
          <w:color w:val="444444"/>
        </w:rPr>
        <w:t>it</w:t>
      </w:r>
      <w:r>
        <w:rPr>
          <w:color w:val="444444"/>
          <w:spacing w:val="12"/>
        </w:rPr>
        <w:t xml:space="preserve"> </w:t>
      </w:r>
      <w:r>
        <w:rPr>
          <w:color w:val="444444"/>
        </w:rPr>
        <w:t>is</w:t>
      </w:r>
      <w:r>
        <w:rPr>
          <w:color w:val="444444"/>
          <w:spacing w:val="3"/>
        </w:rPr>
        <w:t xml:space="preserve"> </w:t>
      </w:r>
      <w:r>
        <w:rPr>
          <w:color w:val="444444"/>
        </w:rPr>
        <w:t>made.</w:t>
      </w:r>
    </w:p>
    <w:p w:rsidR="001546D3" w:rsidRDefault="001546D3" w:rsidP="003068DB">
      <w:pPr>
        <w:pStyle w:val="BodyText"/>
        <w:spacing w:before="1"/>
        <w:jc w:val="both"/>
        <w:rPr>
          <w:sz w:val="26"/>
        </w:rPr>
      </w:pPr>
    </w:p>
    <w:p w:rsidR="001546D3" w:rsidRDefault="00577A85" w:rsidP="003068DB">
      <w:pPr>
        <w:pStyle w:val="BodyText"/>
        <w:ind w:left="900" w:right="906"/>
        <w:jc w:val="both"/>
      </w:pPr>
      <w:r>
        <w:t>The central issuer for controlling and handling the task by the doctor is therefore solved.</w:t>
      </w:r>
      <w:r>
        <w:rPr>
          <w:spacing w:val="1"/>
        </w:rPr>
        <w:t xml:space="preserve"> </w:t>
      </w:r>
      <w:del w:id="351" w:author="Manoj" w:date="2023-12-15T22:30:00Z">
        <w:r w:rsidDel="00731264">
          <w:delText>before</w:delText>
        </w:r>
      </w:del>
      <w:ins w:id="352" w:author="Manoj" w:date="2023-12-15T22:30:00Z">
        <w:r w:rsidR="00731264">
          <w:t>Before</w:t>
        </w:r>
      </w:ins>
      <w:r>
        <w:t xml:space="preserve"> this it was quite hectic for handling the timetable and to keep in touch with day to day</w:t>
      </w:r>
      <w:r>
        <w:rPr>
          <w:spacing w:val="1"/>
        </w:rPr>
        <w:t xml:space="preserve"> </w:t>
      </w:r>
      <w:r>
        <w:t>agenda. But by creating this software the administrator can now handle the task easily and</w:t>
      </w:r>
      <w:r>
        <w:rPr>
          <w:spacing w:val="1"/>
        </w:rPr>
        <w:t xml:space="preserve"> </w:t>
      </w:r>
      <w:r>
        <w:t>also</w:t>
      </w:r>
      <w:r>
        <w:rPr>
          <w:spacing w:val="2"/>
        </w:rPr>
        <w:t xml:space="preserve"> </w:t>
      </w:r>
      <w:r>
        <w:t>save</w:t>
      </w:r>
      <w:r>
        <w:rPr>
          <w:spacing w:val="-2"/>
        </w:rPr>
        <w:t xml:space="preserve"> </w:t>
      </w:r>
      <w:r>
        <w:t>his/her time.</w:t>
      </w:r>
      <w:r>
        <w:rPr>
          <w:spacing w:val="5"/>
        </w:rPr>
        <w:t xml:space="preserve"> </w:t>
      </w:r>
      <w:r>
        <w:t>The</w:t>
      </w:r>
      <w:r>
        <w:rPr>
          <w:spacing w:val="-2"/>
        </w:rPr>
        <w:t xml:space="preserve"> </w:t>
      </w:r>
      <w:r>
        <w:t>quality</w:t>
      </w:r>
      <w:r>
        <w:rPr>
          <w:spacing w:val="-11"/>
        </w:rPr>
        <w:t xml:space="preserve"> </w:t>
      </w:r>
      <w:r>
        <w:t>time</w:t>
      </w:r>
      <w:r>
        <w:rPr>
          <w:spacing w:val="-2"/>
        </w:rPr>
        <w:t xml:space="preserve"> </w:t>
      </w:r>
      <w:r>
        <w:t>of</w:t>
      </w:r>
      <w:r>
        <w:rPr>
          <w:spacing w:val="-8"/>
        </w:rPr>
        <w:t xml:space="preserve"> </w:t>
      </w:r>
      <w:r>
        <w:t>the</w:t>
      </w:r>
      <w:r>
        <w:rPr>
          <w:spacing w:val="-2"/>
        </w:rPr>
        <w:t xml:space="preserve"> </w:t>
      </w:r>
      <w:r>
        <w:t>doctor</w:t>
      </w:r>
      <w:r>
        <w:rPr>
          <w:spacing w:val="-4"/>
        </w:rPr>
        <w:t xml:space="preserve"> </w:t>
      </w:r>
      <w:r>
        <w:t>is</w:t>
      </w:r>
      <w:r>
        <w:rPr>
          <w:spacing w:val="-3"/>
        </w:rPr>
        <w:t xml:space="preserve"> </w:t>
      </w:r>
      <w:r>
        <w:t>also</w:t>
      </w:r>
      <w:r>
        <w:rPr>
          <w:spacing w:val="3"/>
        </w:rPr>
        <w:t xml:space="preserve"> </w:t>
      </w:r>
      <w:r>
        <w:t>saved</w:t>
      </w:r>
      <w:r>
        <w:rPr>
          <w:spacing w:val="-1"/>
        </w:rPr>
        <w:t xml:space="preserve"> </w:t>
      </w:r>
      <w:r>
        <w:t>and</w:t>
      </w:r>
      <w:r>
        <w:rPr>
          <w:spacing w:val="-1"/>
        </w:rPr>
        <w:t xml:space="preserve"> </w:t>
      </w:r>
      <w:r>
        <w:t>the</w:t>
      </w:r>
      <w:r>
        <w:rPr>
          <w:spacing w:val="-2"/>
        </w:rPr>
        <w:t xml:space="preserve"> </w:t>
      </w:r>
      <w:r>
        <w:t>manual</w:t>
      </w:r>
      <w:r>
        <w:rPr>
          <w:spacing w:val="-6"/>
        </w:rPr>
        <w:t xml:space="preserve"> </w:t>
      </w:r>
      <w:r>
        <w:t>man</w:t>
      </w:r>
      <w:r>
        <w:rPr>
          <w:spacing w:val="-6"/>
        </w:rPr>
        <w:t xml:space="preserve"> </w:t>
      </w:r>
      <w:r>
        <w:t>power</w:t>
      </w:r>
      <w:r>
        <w:rPr>
          <w:spacing w:val="-57"/>
        </w:rPr>
        <w:t xml:space="preserve"> </w:t>
      </w:r>
      <w:r>
        <w:t>is</w:t>
      </w:r>
      <w:r>
        <w:rPr>
          <w:spacing w:val="-3"/>
        </w:rPr>
        <w:t xml:space="preserve"> </w:t>
      </w:r>
      <w:r>
        <w:t>also</w:t>
      </w:r>
      <w:r>
        <w:rPr>
          <w:spacing w:val="3"/>
        </w:rPr>
        <w:t xml:space="preserve"> </w:t>
      </w:r>
      <w:r>
        <w:t>saved,</w:t>
      </w:r>
      <w:r>
        <w:rPr>
          <w:spacing w:val="1"/>
        </w:rPr>
        <w:t xml:space="preserve"> </w:t>
      </w:r>
      <w:r>
        <w:t>the</w:t>
      </w:r>
      <w:r>
        <w:rPr>
          <w:spacing w:val="-2"/>
        </w:rPr>
        <w:t xml:space="preserve"> </w:t>
      </w:r>
      <w:r>
        <w:t>data</w:t>
      </w:r>
      <w:r>
        <w:rPr>
          <w:spacing w:val="-2"/>
        </w:rPr>
        <w:t xml:space="preserve"> </w:t>
      </w:r>
      <w:r>
        <w:t>can</w:t>
      </w:r>
      <w:r>
        <w:rPr>
          <w:spacing w:val="-6"/>
        </w:rPr>
        <w:t xml:space="preserve"> </w:t>
      </w:r>
      <w:r>
        <w:t>be</w:t>
      </w:r>
      <w:r>
        <w:rPr>
          <w:spacing w:val="-2"/>
        </w:rPr>
        <w:t xml:space="preserve"> </w:t>
      </w:r>
      <w:r>
        <w:t>retrieved</w:t>
      </w:r>
      <w:r>
        <w:rPr>
          <w:spacing w:val="-1"/>
        </w:rPr>
        <w:t xml:space="preserve"> </w:t>
      </w:r>
      <w:r>
        <w:t>timely</w:t>
      </w:r>
      <w:r>
        <w:rPr>
          <w:spacing w:val="-6"/>
        </w:rPr>
        <w:t xml:space="preserve"> </w:t>
      </w:r>
      <w:r>
        <w:t>and</w:t>
      </w:r>
      <w:r>
        <w:rPr>
          <w:spacing w:val="3"/>
        </w:rPr>
        <w:t xml:space="preserve"> </w:t>
      </w:r>
      <w:r>
        <w:t>also</w:t>
      </w:r>
      <w:r>
        <w:rPr>
          <w:spacing w:val="3"/>
        </w:rPr>
        <w:t xml:space="preserve"> </w:t>
      </w:r>
      <w:r>
        <w:t>whenever</w:t>
      </w:r>
      <w:r>
        <w:rPr>
          <w:spacing w:val="5"/>
        </w:rPr>
        <w:t xml:space="preserve"> </w:t>
      </w:r>
      <w:r>
        <w:t>it</w:t>
      </w:r>
      <w:r>
        <w:rPr>
          <w:spacing w:val="4"/>
        </w:rPr>
        <w:t xml:space="preserve"> </w:t>
      </w:r>
      <w:r>
        <w:t>is</w:t>
      </w:r>
      <w:r>
        <w:rPr>
          <w:spacing w:val="-3"/>
        </w:rPr>
        <w:t xml:space="preserve"> </w:t>
      </w:r>
      <w:r>
        <w:t>required</w:t>
      </w:r>
      <w:r>
        <w:rPr>
          <w:spacing w:val="-1"/>
        </w:rPr>
        <w:t xml:space="preserve"> </w:t>
      </w:r>
      <w:r>
        <w:t>by</w:t>
      </w:r>
      <w:r>
        <w:rPr>
          <w:spacing w:val="-10"/>
        </w:rPr>
        <w:t xml:space="preserve"> </w:t>
      </w:r>
      <w:r>
        <w:t>the</w:t>
      </w:r>
      <w:r>
        <w:rPr>
          <w:spacing w:val="-2"/>
        </w:rPr>
        <w:t xml:space="preserve"> </w:t>
      </w:r>
      <w:r>
        <w:t>user.</w:t>
      </w:r>
    </w:p>
    <w:p w:rsidR="001546D3" w:rsidRDefault="00577A85" w:rsidP="003068DB">
      <w:pPr>
        <w:pStyle w:val="BodyText"/>
        <w:ind w:left="900" w:right="885"/>
        <w:jc w:val="both"/>
      </w:pPr>
      <w:r>
        <w:t>The adequate application of the task by distributing it and by allocating the exact outputs. The</w:t>
      </w:r>
      <w:r>
        <w:rPr>
          <w:spacing w:val="-57"/>
        </w:rPr>
        <w:t xml:space="preserve"> </w:t>
      </w:r>
      <w:r>
        <w:t>storage facility will make the task easy of the handler. Therefore the proposed system will be</w:t>
      </w:r>
      <w:r>
        <w:rPr>
          <w:spacing w:val="1"/>
        </w:rPr>
        <w:t xml:space="preserve"> </w:t>
      </w:r>
      <w:r>
        <w:t>accessible to</w:t>
      </w:r>
      <w:r>
        <w:rPr>
          <w:spacing w:val="2"/>
        </w:rPr>
        <w:t xml:space="preserve"> </w:t>
      </w:r>
      <w:r>
        <w:t>the doctor</w:t>
      </w:r>
      <w:r>
        <w:rPr>
          <w:spacing w:val="-1"/>
        </w:rPr>
        <w:t xml:space="preserve"> </w:t>
      </w:r>
      <w:r>
        <w:t>by</w:t>
      </w:r>
      <w:r>
        <w:rPr>
          <w:spacing w:val="-4"/>
        </w:rPr>
        <w:t xml:space="preserve"> </w:t>
      </w:r>
      <w:r>
        <w:t>making</w:t>
      </w:r>
      <w:r>
        <w:rPr>
          <w:spacing w:val="2"/>
        </w:rPr>
        <w:t xml:space="preserve"> </w:t>
      </w:r>
      <w:r>
        <w:t>his/her</w:t>
      </w:r>
      <w:r>
        <w:rPr>
          <w:spacing w:val="2"/>
        </w:rPr>
        <w:t xml:space="preserve"> </w:t>
      </w:r>
      <w:r>
        <w:t>task</w:t>
      </w:r>
      <w:r>
        <w:rPr>
          <w:spacing w:val="2"/>
        </w:rPr>
        <w:t xml:space="preserve"> </w:t>
      </w:r>
      <w:r>
        <w:t>easy.</w:t>
      </w:r>
    </w:p>
    <w:p w:rsidR="001546D3" w:rsidRDefault="001546D3"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1546D3" w:rsidRPr="00F26266" w:rsidRDefault="00577A85" w:rsidP="00F26266">
      <w:pPr>
        <w:pStyle w:val="Heading3"/>
        <w:numPr>
          <w:ilvl w:val="0"/>
          <w:numId w:val="14"/>
        </w:numPr>
        <w:tabs>
          <w:tab w:val="left" w:pos="1145"/>
        </w:tabs>
        <w:ind w:left="1144" w:hanging="245"/>
        <w:jc w:val="both"/>
        <w:rPr>
          <w:color w:val="FF0000"/>
          <w:sz w:val="30"/>
        </w:rPr>
      </w:pPr>
      <w:r w:rsidRPr="00F26266">
        <w:rPr>
          <w:color w:val="FF0000"/>
        </w:rPr>
        <w:t>Bibliography</w:t>
      </w:r>
    </w:p>
    <w:p w:rsidR="001546D3" w:rsidRDefault="001546D3" w:rsidP="003068DB">
      <w:pPr>
        <w:pStyle w:val="BodyText"/>
        <w:jc w:val="both"/>
        <w:rPr>
          <w:b/>
          <w:sz w:val="36"/>
        </w:rPr>
      </w:pPr>
    </w:p>
    <w:p w:rsidR="001546D3" w:rsidRDefault="001546D3" w:rsidP="003068DB">
      <w:pPr>
        <w:pStyle w:val="BodyText"/>
        <w:jc w:val="both"/>
        <w:rPr>
          <w:b/>
          <w:sz w:val="36"/>
        </w:rPr>
      </w:pPr>
    </w:p>
    <w:p w:rsidR="001546D3" w:rsidRDefault="00577A85" w:rsidP="003068DB">
      <w:pPr>
        <w:pStyle w:val="BodyText"/>
        <w:spacing w:before="232"/>
        <w:ind w:left="900"/>
        <w:jc w:val="both"/>
      </w:pPr>
      <w:r>
        <w:t>The</w:t>
      </w:r>
      <w:r>
        <w:rPr>
          <w:spacing w:val="2"/>
        </w:rPr>
        <w:t xml:space="preserve"> </w:t>
      </w:r>
      <w:r>
        <w:t>following</w:t>
      </w:r>
      <w:r>
        <w:rPr>
          <w:spacing w:val="61"/>
        </w:rPr>
        <w:t xml:space="preserve"> </w:t>
      </w:r>
      <w:r>
        <w:t>website</w:t>
      </w:r>
      <w:r>
        <w:rPr>
          <w:spacing w:val="-1"/>
        </w:rPr>
        <w:t xml:space="preserve"> </w:t>
      </w:r>
      <w:r>
        <w:t>were</w:t>
      </w:r>
      <w:r>
        <w:rPr>
          <w:spacing w:val="-2"/>
        </w:rPr>
        <w:t xml:space="preserve"> </w:t>
      </w:r>
      <w:r>
        <w:t>referred</w:t>
      </w:r>
      <w:r>
        <w:rPr>
          <w:spacing w:val="-1"/>
        </w:rPr>
        <w:t xml:space="preserve"> </w:t>
      </w:r>
      <w:r>
        <w:t>during</w:t>
      </w:r>
      <w:r>
        <w:rPr>
          <w:spacing w:val="-1"/>
        </w:rPr>
        <w:t xml:space="preserve"> </w:t>
      </w:r>
      <w:r>
        <w:t>the</w:t>
      </w:r>
      <w:r>
        <w:rPr>
          <w:spacing w:val="-2"/>
        </w:rPr>
        <w:t xml:space="preserve"> </w:t>
      </w:r>
      <w:r>
        <w:t>analysis</w:t>
      </w:r>
      <w:r>
        <w:rPr>
          <w:spacing w:val="-2"/>
        </w:rPr>
        <w:t xml:space="preserve"> </w:t>
      </w:r>
      <w:r>
        <w:t>and</w:t>
      </w:r>
      <w:r>
        <w:rPr>
          <w:spacing w:val="-1"/>
        </w:rPr>
        <w:t xml:space="preserve"> </w:t>
      </w:r>
      <w:r>
        <w:t>execution</w:t>
      </w:r>
      <w:r>
        <w:rPr>
          <w:spacing w:val="-6"/>
        </w:rPr>
        <w:t xml:space="preserve"> </w:t>
      </w:r>
      <w:r>
        <w:t>phase</w:t>
      </w:r>
      <w:r>
        <w:rPr>
          <w:spacing w:val="-2"/>
        </w:rPr>
        <w:t xml:space="preserve"> </w:t>
      </w:r>
      <w:r>
        <w:t>of</w:t>
      </w:r>
      <w:r>
        <w:rPr>
          <w:spacing w:val="-8"/>
        </w:rPr>
        <w:t xml:space="preserve"> </w:t>
      </w:r>
      <w:r>
        <w:t>the</w:t>
      </w:r>
      <w:r>
        <w:rPr>
          <w:spacing w:val="8"/>
        </w:rPr>
        <w:t xml:space="preserve"> </w:t>
      </w:r>
      <w:r>
        <w:t>project.</w:t>
      </w:r>
    </w:p>
    <w:p w:rsidR="001546D3" w:rsidRDefault="001546D3" w:rsidP="003068DB">
      <w:pPr>
        <w:pStyle w:val="BodyText"/>
        <w:jc w:val="both"/>
        <w:rPr>
          <w:sz w:val="26"/>
        </w:rPr>
      </w:pPr>
    </w:p>
    <w:p w:rsidR="001546D3" w:rsidRDefault="001546D3" w:rsidP="003068DB">
      <w:pPr>
        <w:pStyle w:val="BodyText"/>
        <w:jc w:val="both"/>
        <w:rPr>
          <w:sz w:val="26"/>
        </w:rPr>
      </w:pPr>
    </w:p>
    <w:p w:rsidR="001546D3" w:rsidRDefault="001546D3" w:rsidP="003068DB">
      <w:pPr>
        <w:pStyle w:val="BodyText"/>
        <w:jc w:val="both"/>
        <w:rPr>
          <w:sz w:val="26"/>
        </w:rPr>
      </w:pPr>
    </w:p>
    <w:p w:rsidR="001546D3" w:rsidRDefault="00577A85" w:rsidP="003068DB">
      <w:pPr>
        <w:pStyle w:val="Heading6"/>
        <w:numPr>
          <w:ilvl w:val="0"/>
          <w:numId w:val="1"/>
        </w:numPr>
        <w:tabs>
          <w:tab w:val="left" w:pos="2341"/>
        </w:tabs>
        <w:spacing w:before="215"/>
        <w:jc w:val="both"/>
      </w:pPr>
      <w:r>
        <w:rPr>
          <w:color w:val="4471C4"/>
        </w:rPr>
        <w:t>W3</w:t>
      </w:r>
      <w:r>
        <w:rPr>
          <w:color w:val="4471C4"/>
          <w:spacing w:val="1"/>
        </w:rPr>
        <w:t xml:space="preserve"> </w:t>
      </w:r>
      <w:r>
        <w:rPr>
          <w:color w:val="4471C4"/>
        </w:rPr>
        <w:t>SCHOOL</w:t>
      </w:r>
    </w:p>
    <w:p w:rsidR="001546D3" w:rsidRDefault="00577A85" w:rsidP="003068DB">
      <w:pPr>
        <w:pStyle w:val="ListParagraph"/>
        <w:numPr>
          <w:ilvl w:val="0"/>
          <w:numId w:val="1"/>
        </w:numPr>
        <w:tabs>
          <w:tab w:val="left" w:pos="2341"/>
        </w:tabs>
        <w:spacing w:before="22"/>
        <w:jc w:val="both"/>
        <w:rPr>
          <w:b/>
          <w:sz w:val="24"/>
        </w:rPr>
      </w:pPr>
      <w:r>
        <w:rPr>
          <w:b/>
          <w:color w:val="4471C4"/>
          <w:sz w:val="24"/>
        </w:rPr>
        <w:t>YOU TUBE</w:t>
      </w:r>
    </w:p>
    <w:p w:rsidR="001546D3" w:rsidRDefault="00577A85" w:rsidP="003068DB">
      <w:pPr>
        <w:pStyle w:val="Heading6"/>
        <w:numPr>
          <w:ilvl w:val="0"/>
          <w:numId w:val="1"/>
        </w:numPr>
        <w:tabs>
          <w:tab w:val="left" w:pos="2341"/>
        </w:tabs>
        <w:spacing w:before="22"/>
        <w:jc w:val="both"/>
      </w:pPr>
      <w:r>
        <w:rPr>
          <w:color w:val="4471C4"/>
        </w:rPr>
        <w:t>JAVATPOINT</w:t>
      </w:r>
    </w:p>
    <w:p w:rsidR="001546D3" w:rsidRPr="00C45B9C" w:rsidRDefault="008A0DE0" w:rsidP="003068DB">
      <w:pPr>
        <w:pStyle w:val="ListParagraph"/>
        <w:numPr>
          <w:ilvl w:val="0"/>
          <w:numId w:val="1"/>
        </w:numPr>
        <w:tabs>
          <w:tab w:val="left" w:pos="2341"/>
        </w:tabs>
        <w:spacing w:before="22"/>
        <w:jc w:val="both"/>
        <w:rPr>
          <w:b/>
          <w:sz w:val="24"/>
        </w:rPr>
      </w:pPr>
      <w:hyperlink r:id="rId38">
        <w:r w:rsidR="00577A85">
          <w:rPr>
            <w:b/>
            <w:color w:val="4471C4"/>
            <w:sz w:val="24"/>
          </w:rPr>
          <w:t>www.Geeksforgeeks.com</w:t>
        </w:r>
      </w:hyperlink>
    </w:p>
    <w:p w:rsidR="00C45B9C" w:rsidRPr="00C45B9C" w:rsidRDefault="00C45B9C" w:rsidP="003068DB">
      <w:pPr>
        <w:pStyle w:val="ListParagraph"/>
        <w:numPr>
          <w:ilvl w:val="0"/>
          <w:numId w:val="1"/>
        </w:numPr>
        <w:tabs>
          <w:tab w:val="left" w:pos="2341"/>
        </w:tabs>
        <w:spacing w:before="22"/>
        <w:jc w:val="both"/>
        <w:rPr>
          <w:b/>
          <w:sz w:val="24"/>
        </w:rPr>
      </w:pPr>
      <w:r>
        <w:rPr>
          <w:b/>
          <w:color w:val="4471C4"/>
          <w:sz w:val="24"/>
        </w:rPr>
        <w:t>JAVATUTORILAS</w:t>
      </w:r>
    </w:p>
    <w:p w:rsidR="00C45B9C" w:rsidRDefault="00C45B9C" w:rsidP="003068DB">
      <w:pPr>
        <w:pStyle w:val="ListParagraph"/>
        <w:numPr>
          <w:ilvl w:val="0"/>
          <w:numId w:val="1"/>
        </w:numPr>
        <w:tabs>
          <w:tab w:val="left" w:pos="2341"/>
        </w:tabs>
        <w:spacing w:before="22"/>
        <w:jc w:val="both"/>
        <w:rPr>
          <w:b/>
          <w:sz w:val="24"/>
        </w:rPr>
      </w:pPr>
      <w:r>
        <w:rPr>
          <w:b/>
          <w:color w:val="4471C4"/>
          <w:sz w:val="24"/>
        </w:rPr>
        <w:t>CODEWITH DURGESH</w:t>
      </w:r>
    </w:p>
    <w:p w:rsidR="001546D3" w:rsidRDefault="001546D3" w:rsidP="003068DB">
      <w:pPr>
        <w:pStyle w:val="BodyText"/>
        <w:spacing w:before="3"/>
        <w:jc w:val="both"/>
        <w:rPr>
          <w:b/>
          <w:sz w:val="27"/>
        </w:rPr>
      </w:pPr>
    </w:p>
    <w:p w:rsidR="006740EA" w:rsidRDefault="00577A85" w:rsidP="003068DB">
      <w:pPr>
        <w:pStyle w:val="BodyText"/>
        <w:spacing w:before="1" w:line="698" w:lineRule="auto"/>
        <w:ind w:left="900" w:right="5094" w:firstLine="3750"/>
        <w:jc w:val="both"/>
        <w:rPr>
          <w:ins w:id="353" w:author="Manoj" w:date="2023-12-15T22:10:00Z"/>
        </w:rPr>
      </w:pPr>
      <w:r>
        <w:rPr>
          <w:color w:val="1F3863"/>
        </w:rPr>
        <w:t>References</w:t>
      </w:r>
      <w:r>
        <w:rPr>
          <w:color w:val="1F3863"/>
          <w:spacing w:val="-57"/>
        </w:rPr>
        <w:t xml:space="preserve"> </w:t>
      </w:r>
      <w:r>
        <w:t>Java</w:t>
      </w:r>
      <w:r>
        <w:rPr>
          <w:spacing w:val="-2"/>
        </w:rPr>
        <w:t xml:space="preserve"> </w:t>
      </w:r>
      <w:r>
        <w:t>Server Programming</w:t>
      </w:r>
      <w:r>
        <w:rPr>
          <w:spacing w:val="-1"/>
        </w:rPr>
        <w:t xml:space="preserve"> </w:t>
      </w:r>
      <w:r>
        <w:t>Java</w:t>
      </w:r>
      <w:r>
        <w:rPr>
          <w:spacing w:val="-2"/>
        </w:rPr>
        <w:t xml:space="preserve"> </w:t>
      </w:r>
      <w:r>
        <w:t>EE7</w:t>
      </w:r>
      <w:r>
        <w:rPr>
          <w:spacing w:val="-1"/>
        </w:rPr>
        <w:t xml:space="preserve"> </w:t>
      </w:r>
      <w:r>
        <w:t>Black</w:t>
      </w:r>
      <w:r>
        <w:rPr>
          <w:spacing w:val="-1"/>
        </w:rPr>
        <w:t xml:space="preserve"> </w:t>
      </w:r>
      <w:r>
        <w:t>Book</w:t>
      </w:r>
    </w:p>
    <w:p w:rsidR="006740EA" w:rsidRPr="00001E36" w:rsidRDefault="006740EA">
      <w:pPr>
        <w:rPr>
          <w:ins w:id="354" w:author="Manoj" w:date="2023-12-15T22:10:00Z"/>
        </w:rPr>
        <w:pPrChange w:id="355" w:author="Manoj" w:date="2023-12-15T22:10:00Z">
          <w:pPr>
            <w:pStyle w:val="BodyText"/>
            <w:spacing w:before="1" w:line="698" w:lineRule="auto"/>
            <w:ind w:left="900" w:right="5094" w:firstLine="3750"/>
            <w:jc w:val="both"/>
          </w:pPr>
        </w:pPrChange>
      </w:pPr>
    </w:p>
    <w:p w:rsidR="006740EA" w:rsidRPr="006740EA" w:rsidRDefault="006740EA">
      <w:pPr>
        <w:rPr>
          <w:ins w:id="356" w:author="Manoj" w:date="2023-12-15T22:10:00Z"/>
          <w:rPrChange w:id="357" w:author="Manoj" w:date="2023-12-15T22:10:00Z">
            <w:rPr>
              <w:ins w:id="358" w:author="Manoj" w:date="2023-12-15T22:10:00Z"/>
            </w:rPr>
          </w:rPrChange>
        </w:rPr>
        <w:pPrChange w:id="359" w:author="Manoj" w:date="2023-12-15T22:10:00Z">
          <w:pPr>
            <w:pStyle w:val="BodyText"/>
            <w:spacing w:before="1" w:line="698" w:lineRule="auto"/>
            <w:ind w:left="900" w:right="5094" w:firstLine="3750"/>
            <w:jc w:val="both"/>
          </w:pPr>
        </w:pPrChange>
      </w:pPr>
    </w:p>
    <w:p w:rsidR="006740EA" w:rsidRPr="006740EA" w:rsidRDefault="006740EA">
      <w:pPr>
        <w:rPr>
          <w:ins w:id="360" w:author="Manoj" w:date="2023-12-15T22:10:00Z"/>
          <w:rPrChange w:id="361" w:author="Manoj" w:date="2023-12-15T22:10:00Z">
            <w:rPr>
              <w:ins w:id="362" w:author="Manoj" w:date="2023-12-15T22:10:00Z"/>
            </w:rPr>
          </w:rPrChange>
        </w:rPr>
        <w:pPrChange w:id="363" w:author="Manoj" w:date="2023-12-15T22:10:00Z">
          <w:pPr>
            <w:pStyle w:val="BodyText"/>
            <w:spacing w:before="1" w:line="698" w:lineRule="auto"/>
            <w:ind w:left="900" w:right="5094" w:firstLine="3750"/>
            <w:jc w:val="both"/>
          </w:pPr>
        </w:pPrChange>
      </w:pPr>
    </w:p>
    <w:p w:rsidR="006740EA" w:rsidRPr="006740EA" w:rsidRDefault="006740EA">
      <w:pPr>
        <w:rPr>
          <w:ins w:id="364" w:author="Manoj" w:date="2023-12-15T22:10:00Z"/>
          <w:rPrChange w:id="365" w:author="Manoj" w:date="2023-12-15T22:10:00Z">
            <w:rPr>
              <w:ins w:id="366" w:author="Manoj" w:date="2023-12-15T22:10:00Z"/>
            </w:rPr>
          </w:rPrChange>
        </w:rPr>
        <w:pPrChange w:id="367" w:author="Manoj" w:date="2023-12-15T22:10:00Z">
          <w:pPr>
            <w:pStyle w:val="BodyText"/>
            <w:spacing w:before="1" w:line="698" w:lineRule="auto"/>
            <w:ind w:left="900" w:right="5094" w:firstLine="3750"/>
            <w:jc w:val="both"/>
          </w:pPr>
        </w:pPrChange>
      </w:pPr>
    </w:p>
    <w:p w:rsidR="006740EA" w:rsidRPr="006740EA" w:rsidRDefault="006740EA">
      <w:pPr>
        <w:rPr>
          <w:ins w:id="368" w:author="Manoj" w:date="2023-12-15T22:10:00Z"/>
          <w:rPrChange w:id="369" w:author="Manoj" w:date="2023-12-15T22:10:00Z">
            <w:rPr>
              <w:ins w:id="370" w:author="Manoj" w:date="2023-12-15T22:10:00Z"/>
            </w:rPr>
          </w:rPrChange>
        </w:rPr>
        <w:pPrChange w:id="371" w:author="Manoj" w:date="2023-12-15T22:10:00Z">
          <w:pPr>
            <w:pStyle w:val="BodyText"/>
            <w:spacing w:before="1" w:line="698" w:lineRule="auto"/>
            <w:ind w:left="900" w:right="5094" w:firstLine="3750"/>
            <w:jc w:val="both"/>
          </w:pPr>
        </w:pPrChange>
      </w:pPr>
    </w:p>
    <w:p w:rsidR="006740EA" w:rsidRPr="006740EA" w:rsidRDefault="006740EA">
      <w:pPr>
        <w:rPr>
          <w:ins w:id="372" w:author="Manoj" w:date="2023-12-15T22:10:00Z"/>
          <w:rPrChange w:id="373" w:author="Manoj" w:date="2023-12-15T22:10:00Z">
            <w:rPr>
              <w:ins w:id="374" w:author="Manoj" w:date="2023-12-15T22:10:00Z"/>
            </w:rPr>
          </w:rPrChange>
        </w:rPr>
        <w:pPrChange w:id="375" w:author="Manoj" w:date="2023-12-15T22:10:00Z">
          <w:pPr>
            <w:pStyle w:val="BodyText"/>
            <w:spacing w:before="1" w:line="698" w:lineRule="auto"/>
            <w:ind w:left="900" w:right="5094" w:firstLine="3750"/>
            <w:jc w:val="both"/>
          </w:pPr>
        </w:pPrChange>
      </w:pPr>
    </w:p>
    <w:p w:rsidR="006740EA" w:rsidRPr="006740EA" w:rsidRDefault="006740EA">
      <w:pPr>
        <w:rPr>
          <w:ins w:id="376" w:author="Manoj" w:date="2023-12-15T22:10:00Z"/>
          <w:rPrChange w:id="377" w:author="Manoj" w:date="2023-12-15T22:10:00Z">
            <w:rPr>
              <w:ins w:id="378" w:author="Manoj" w:date="2023-12-15T22:10:00Z"/>
            </w:rPr>
          </w:rPrChange>
        </w:rPr>
        <w:pPrChange w:id="379" w:author="Manoj" w:date="2023-12-15T22:10:00Z">
          <w:pPr>
            <w:pStyle w:val="BodyText"/>
            <w:spacing w:before="1" w:line="698" w:lineRule="auto"/>
            <w:ind w:left="900" w:right="5094" w:firstLine="3750"/>
            <w:jc w:val="both"/>
          </w:pPr>
        </w:pPrChange>
      </w:pPr>
    </w:p>
    <w:p w:rsidR="006740EA" w:rsidRPr="006740EA" w:rsidRDefault="006740EA">
      <w:pPr>
        <w:rPr>
          <w:ins w:id="380" w:author="Manoj" w:date="2023-12-15T22:10:00Z"/>
          <w:rPrChange w:id="381" w:author="Manoj" w:date="2023-12-15T22:10:00Z">
            <w:rPr>
              <w:ins w:id="382" w:author="Manoj" w:date="2023-12-15T22:10:00Z"/>
            </w:rPr>
          </w:rPrChange>
        </w:rPr>
        <w:pPrChange w:id="383" w:author="Manoj" w:date="2023-12-15T22:10:00Z">
          <w:pPr>
            <w:pStyle w:val="BodyText"/>
            <w:spacing w:before="1" w:line="698" w:lineRule="auto"/>
            <w:ind w:left="900" w:right="5094" w:firstLine="3750"/>
            <w:jc w:val="both"/>
          </w:pPr>
        </w:pPrChange>
      </w:pPr>
    </w:p>
    <w:p w:rsidR="006740EA" w:rsidRPr="006740EA" w:rsidRDefault="006740EA">
      <w:pPr>
        <w:rPr>
          <w:ins w:id="384" w:author="Manoj" w:date="2023-12-15T22:10:00Z"/>
          <w:rPrChange w:id="385" w:author="Manoj" w:date="2023-12-15T22:10:00Z">
            <w:rPr>
              <w:ins w:id="386" w:author="Manoj" w:date="2023-12-15T22:10:00Z"/>
            </w:rPr>
          </w:rPrChange>
        </w:rPr>
        <w:pPrChange w:id="387" w:author="Manoj" w:date="2023-12-15T22:10:00Z">
          <w:pPr>
            <w:pStyle w:val="BodyText"/>
            <w:spacing w:before="1" w:line="698" w:lineRule="auto"/>
            <w:ind w:left="900" w:right="5094" w:firstLine="3750"/>
            <w:jc w:val="both"/>
          </w:pPr>
        </w:pPrChange>
      </w:pPr>
    </w:p>
    <w:p w:rsidR="006740EA" w:rsidRPr="006740EA" w:rsidRDefault="006740EA">
      <w:pPr>
        <w:rPr>
          <w:ins w:id="388" w:author="Manoj" w:date="2023-12-15T22:10:00Z"/>
          <w:rPrChange w:id="389" w:author="Manoj" w:date="2023-12-15T22:10:00Z">
            <w:rPr>
              <w:ins w:id="390" w:author="Manoj" w:date="2023-12-15T22:10:00Z"/>
            </w:rPr>
          </w:rPrChange>
        </w:rPr>
        <w:pPrChange w:id="391" w:author="Manoj" w:date="2023-12-15T22:10:00Z">
          <w:pPr>
            <w:pStyle w:val="BodyText"/>
            <w:spacing w:before="1" w:line="698" w:lineRule="auto"/>
            <w:ind w:left="900" w:right="5094" w:firstLine="3750"/>
            <w:jc w:val="both"/>
          </w:pPr>
        </w:pPrChange>
      </w:pPr>
    </w:p>
    <w:p w:rsidR="006740EA" w:rsidRDefault="006740EA" w:rsidP="006740EA">
      <w:pPr>
        <w:rPr>
          <w:ins w:id="392" w:author="Manoj" w:date="2023-12-15T22:10:00Z"/>
        </w:rPr>
      </w:pPr>
    </w:p>
    <w:p w:rsidR="006740EA" w:rsidRDefault="006740EA" w:rsidP="006740EA">
      <w:pPr>
        <w:rPr>
          <w:ins w:id="393" w:author="Manoj" w:date="2023-12-15T22:10:00Z"/>
        </w:rPr>
      </w:pPr>
    </w:p>
    <w:p w:rsidR="001546D3" w:rsidRPr="00001E36" w:rsidRDefault="006740EA">
      <w:pPr>
        <w:tabs>
          <w:tab w:val="left" w:pos="6975"/>
        </w:tabs>
        <w:pPrChange w:id="394" w:author="Manoj" w:date="2023-12-15T22:10:00Z">
          <w:pPr>
            <w:pStyle w:val="BodyText"/>
            <w:spacing w:before="1" w:line="698" w:lineRule="auto"/>
            <w:ind w:left="900" w:right="5094" w:firstLine="3750"/>
            <w:jc w:val="both"/>
          </w:pPr>
        </w:pPrChange>
      </w:pPr>
      <w:ins w:id="395" w:author="Manoj" w:date="2023-12-15T22:10:00Z">
        <w:r>
          <w:tab/>
        </w:r>
      </w:ins>
    </w:p>
    <w:sectPr w:rsidR="001546D3" w:rsidRPr="00001E36"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386" w:rsidRDefault="00C76386" w:rsidP="00A33981">
      <w:r>
        <w:separator/>
      </w:r>
    </w:p>
  </w:endnote>
  <w:endnote w:type="continuationSeparator" w:id="0">
    <w:p w:rsidR="00C76386" w:rsidRDefault="00C76386" w:rsidP="00A33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1"/>
    <w:family w:val="roman"/>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 w:author="Manoj" w:date="2023-12-15T22:10:00Z"/>
  <w:sdt>
    <w:sdtPr>
      <w:id w:val="1759864066"/>
      <w:docPartObj>
        <w:docPartGallery w:val="Page Numbers (Bottom of Page)"/>
        <w:docPartUnique/>
      </w:docPartObj>
    </w:sdtPr>
    <w:sdtEndPr>
      <w:rPr>
        <w:noProof/>
      </w:rPr>
    </w:sdtEndPr>
    <w:sdtContent>
      <w:customXmlInsRangeEnd w:id="1"/>
      <w:p w:rsidR="008A0DE0" w:rsidRDefault="008A0DE0">
        <w:pPr>
          <w:pStyle w:val="Footer"/>
          <w:jc w:val="center"/>
          <w:rPr>
            <w:ins w:id="2" w:author="Manoj" w:date="2023-12-15T22:10:00Z"/>
          </w:rPr>
        </w:pPr>
        <w:ins w:id="3" w:author="Manoj" w:date="2023-12-15T22:10:00Z">
          <w:r>
            <w:fldChar w:fldCharType="begin"/>
          </w:r>
          <w:r>
            <w:instrText xml:space="preserve"> PAGE   \* MERGEFORMAT </w:instrText>
          </w:r>
          <w:r>
            <w:fldChar w:fldCharType="separate"/>
          </w:r>
        </w:ins>
        <w:r w:rsidR="00F1435B">
          <w:rPr>
            <w:noProof/>
          </w:rPr>
          <w:t>7</w:t>
        </w:r>
        <w:ins w:id="4" w:author="Manoj" w:date="2023-12-15T22:10:00Z">
          <w:r>
            <w:rPr>
              <w:noProof/>
            </w:rPr>
            <w:fldChar w:fldCharType="end"/>
          </w:r>
        </w:ins>
      </w:p>
      <w:customXmlInsRangeStart w:id="5" w:author="Manoj" w:date="2023-12-15T22:10:00Z"/>
    </w:sdtContent>
  </w:sdt>
  <w:customXmlInsRangeEnd w:id="5"/>
  <w:p w:rsidR="008A0DE0" w:rsidRDefault="008A0D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386" w:rsidRDefault="00C76386" w:rsidP="00A33981">
      <w:r>
        <w:separator/>
      </w:r>
    </w:p>
  </w:footnote>
  <w:footnote w:type="continuationSeparator" w:id="0">
    <w:p w:rsidR="00C76386" w:rsidRDefault="00C76386" w:rsidP="00A339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3452"/>
    <w:multiLevelType w:val="multilevel"/>
    <w:tmpl w:val="29C25FE4"/>
    <w:lvl w:ilvl="0">
      <w:start w:val="3"/>
      <w:numFmt w:val="decimal"/>
      <w:lvlText w:val="%1"/>
      <w:lvlJc w:val="left"/>
      <w:pPr>
        <w:ind w:left="1744" w:hanging="484"/>
      </w:pPr>
      <w:rPr>
        <w:rFonts w:hint="default"/>
        <w:lang w:val="en-US" w:eastAsia="en-US" w:bidi="ar-SA"/>
      </w:rPr>
    </w:lvl>
    <w:lvl w:ilvl="1">
      <w:start w:val="3"/>
      <w:numFmt w:val="decimal"/>
      <w:lvlText w:val="%1.%2."/>
      <w:lvlJc w:val="left"/>
      <w:pPr>
        <w:ind w:left="1744" w:hanging="484"/>
      </w:pPr>
      <w:rPr>
        <w:rFonts w:ascii="Times New Roman" w:eastAsia="Times New Roman" w:hAnsi="Times New Roman" w:cs="Times New Roman" w:hint="default"/>
        <w:b/>
        <w:bCs/>
        <w:color w:val="2D74B5"/>
        <w:spacing w:val="-4"/>
        <w:w w:val="100"/>
        <w:sz w:val="30"/>
        <w:szCs w:val="30"/>
        <w:u w:val="thick" w:color="2D74B5"/>
        <w:lang w:val="en-US" w:eastAsia="en-US" w:bidi="ar-SA"/>
      </w:rPr>
    </w:lvl>
    <w:lvl w:ilvl="2">
      <w:start w:val="1"/>
      <w:numFmt w:val="decimal"/>
      <w:lvlText w:val="%1.%2.%3."/>
      <w:lvlJc w:val="left"/>
      <w:pPr>
        <w:ind w:left="1865" w:hanging="606"/>
        <w:jc w:val="right"/>
      </w:pPr>
      <w:rPr>
        <w:rFonts w:hint="default"/>
        <w:b/>
        <w:bCs/>
        <w:spacing w:val="-5"/>
        <w:w w:val="100"/>
        <w:u w:val="thick" w:color="2D74B5"/>
        <w:lang w:val="en-US" w:eastAsia="en-US" w:bidi="ar-SA"/>
      </w:rPr>
    </w:lvl>
    <w:lvl w:ilvl="3">
      <w:numFmt w:val="bullet"/>
      <w:lvlText w:val="•"/>
      <w:lvlJc w:val="left"/>
      <w:pPr>
        <w:ind w:left="3852" w:hanging="606"/>
      </w:pPr>
      <w:rPr>
        <w:rFonts w:hint="default"/>
        <w:lang w:val="en-US" w:eastAsia="en-US" w:bidi="ar-SA"/>
      </w:rPr>
    </w:lvl>
    <w:lvl w:ilvl="4">
      <w:numFmt w:val="bullet"/>
      <w:lvlText w:val="•"/>
      <w:lvlJc w:val="left"/>
      <w:pPr>
        <w:ind w:left="4848" w:hanging="606"/>
      </w:pPr>
      <w:rPr>
        <w:rFonts w:hint="default"/>
        <w:lang w:val="en-US" w:eastAsia="en-US" w:bidi="ar-SA"/>
      </w:rPr>
    </w:lvl>
    <w:lvl w:ilvl="5">
      <w:numFmt w:val="bullet"/>
      <w:lvlText w:val="•"/>
      <w:lvlJc w:val="left"/>
      <w:pPr>
        <w:ind w:left="5844" w:hanging="606"/>
      </w:pPr>
      <w:rPr>
        <w:rFonts w:hint="default"/>
        <w:lang w:val="en-US" w:eastAsia="en-US" w:bidi="ar-SA"/>
      </w:rPr>
    </w:lvl>
    <w:lvl w:ilvl="6">
      <w:numFmt w:val="bullet"/>
      <w:lvlText w:val="•"/>
      <w:lvlJc w:val="left"/>
      <w:pPr>
        <w:ind w:left="6840" w:hanging="606"/>
      </w:pPr>
      <w:rPr>
        <w:rFonts w:hint="default"/>
        <w:lang w:val="en-US" w:eastAsia="en-US" w:bidi="ar-SA"/>
      </w:rPr>
    </w:lvl>
    <w:lvl w:ilvl="7">
      <w:numFmt w:val="bullet"/>
      <w:lvlText w:val="•"/>
      <w:lvlJc w:val="left"/>
      <w:pPr>
        <w:ind w:left="7836" w:hanging="606"/>
      </w:pPr>
      <w:rPr>
        <w:rFonts w:hint="default"/>
        <w:lang w:val="en-US" w:eastAsia="en-US" w:bidi="ar-SA"/>
      </w:rPr>
    </w:lvl>
    <w:lvl w:ilvl="8">
      <w:numFmt w:val="bullet"/>
      <w:lvlText w:val="•"/>
      <w:lvlJc w:val="left"/>
      <w:pPr>
        <w:ind w:left="8832" w:hanging="606"/>
      </w:pPr>
      <w:rPr>
        <w:rFonts w:hint="default"/>
        <w:lang w:val="en-US" w:eastAsia="en-US" w:bidi="ar-SA"/>
      </w:rPr>
    </w:lvl>
  </w:abstractNum>
  <w:abstractNum w:abstractNumId="1" w15:restartNumberingAfterBreak="0">
    <w:nsid w:val="10735073"/>
    <w:multiLevelType w:val="multilevel"/>
    <w:tmpl w:val="16A2C526"/>
    <w:lvl w:ilvl="0">
      <w:start w:val="2"/>
      <w:numFmt w:val="decimal"/>
      <w:lvlText w:val="%1"/>
      <w:lvlJc w:val="left"/>
      <w:pPr>
        <w:ind w:left="1174" w:hanging="280"/>
      </w:pPr>
      <w:rPr>
        <w:rFonts w:hint="default"/>
        <w:lang w:val="en-US" w:eastAsia="en-US" w:bidi="ar-SA"/>
      </w:rPr>
    </w:lvl>
    <w:lvl w:ilvl="1">
      <w:start w:val="3"/>
      <w:numFmt w:val="decimal"/>
      <w:lvlText w:val="%1.%2"/>
      <w:lvlJc w:val="left"/>
      <w:pPr>
        <w:ind w:left="1174" w:hanging="280"/>
      </w:pPr>
      <w:rPr>
        <w:rFonts w:ascii="Times New Roman" w:eastAsia="Times New Roman" w:hAnsi="Times New Roman" w:cs="Times New Roman" w:hint="default"/>
        <w:b/>
        <w:bCs/>
        <w:color w:val="2D74B5"/>
        <w:w w:val="100"/>
        <w:sz w:val="20"/>
        <w:szCs w:val="20"/>
        <w:lang w:val="en-US" w:eastAsia="en-US" w:bidi="ar-SA"/>
      </w:rPr>
    </w:lvl>
    <w:lvl w:ilvl="2">
      <w:numFmt w:val="bullet"/>
      <w:lvlText w:val="▪"/>
      <w:lvlJc w:val="left"/>
      <w:pPr>
        <w:ind w:left="1621" w:hanging="361"/>
      </w:pPr>
      <w:rPr>
        <w:rFonts w:ascii="Courier New" w:eastAsia="Courier New" w:hAnsi="Courier New" w:cs="Courier New" w:hint="default"/>
        <w:w w:val="100"/>
        <w:sz w:val="24"/>
        <w:szCs w:val="24"/>
        <w:lang w:val="en-US" w:eastAsia="en-US" w:bidi="ar-SA"/>
      </w:rPr>
    </w:lvl>
    <w:lvl w:ilvl="3">
      <w:numFmt w:val="bullet"/>
      <w:lvlText w:val="•"/>
      <w:lvlJc w:val="left"/>
      <w:pPr>
        <w:ind w:left="3665" w:hanging="361"/>
      </w:pPr>
      <w:rPr>
        <w:rFonts w:hint="default"/>
        <w:lang w:val="en-US" w:eastAsia="en-US" w:bidi="ar-SA"/>
      </w:rPr>
    </w:lvl>
    <w:lvl w:ilvl="4">
      <w:numFmt w:val="bullet"/>
      <w:lvlText w:val="•"/>
      <w:lvlJc w:val="left"/>
      <w:pPr>
        <w:ind w:left="4688" w:hanging="361"/>
      </w:pPr>
      <w:rPr>
        <w:rFonts w:hint="default"/>
        <w:lang w:val="en-US" w:eastAsia="en-US" w:bidi="ar-SA"/>
      </w:rPr>
    </w:lvl>
    <w:lvl w:ilvl="5">
      <w:numFmt w:val="bullet"/>
      <w:lvlText w:val="•"/>
      <w:lvlJc w:val="left"/>
      <w:pPr>
        <w:ind w:left="5710" w:hanging="361"/>
      </w:pPr>
      <w:rPr>
        <w:rFonts w:hint="default"/>
        <w:lang w:val="en-US" w:eastAsia="en-US" w:bidi="ar-SA"/>
      </w:rPr>
    </w:lvl>
    <w:lvl w:ilvl="6">
      <w:numFmt w:val="bullet"/>
      <w:lvlText w:val="•"/>
      <w:lvlJc w:val="left"/>
      <w:pPr>
        <w:ind w:left="6733" w:hanging="361"/>
      </w:pPr>
      <w:rPr>
        <w:rFonts w:hint="default"/>
        <w:lang w:val="en-US" w:eastAsia="en-US" w:bidi="ar-SA"/>
      </w:rPr>
    </w:lvl>
    <w:lvl w:ilvl="7">
      <w:numFmt w:val="bullet"/>
      <w:lvlText w:val="•"/>
      <w:lvlJc w:val="left"/>
      <w:pPr>
        <w:ind w:left="7756" w:hanging="361"/>
      </w:pPr>
      <w:rPr>
        <w:rFonts w:hint="default"/>
        <w:lang w:val="en-US" w:eastAsia="en-US" w:bidi="ar-SA"/>
      </w:rPr>
    </w:lvl>
    <w:lvl w:ilvl="8">
      <w:numFmt w:val="bullet"/>
      <w:lvlText w:val="•"/>
      <w:lvlJc w:val="left"/>
      <w:pPr>
        <w:ind w:left="8778" w:hanging="361"/>
      </w:pPr>
      <w:rPr>
        <w:rFonts w:hint="default"/>
        <w:lang w:val="en-US" w:eastAsia="en-US" w:bidi="ar-SA"/>
      </w:rPr>
    </w:lvl>
  </w:abstractNum>
  <w:abstractNum w:abstractNumId="2" w15:restartNumberingAfterBreak="0">
    <w:nsid w:val="111931B5"/>
    <w:multiLevelType w:val="multilevel"/>
    <w:tmpl w:val="BBC2775C"/>
    <w:lvl w:ilvl="0">
      <w:start w:val="2"/>
      <w:numFmt w:val="decimal"/>
      <w:lvlText w:val="%1."/>
      <w:lvlJc w:val="left"/>
      <w:pPr>
        <w:ind w:left="1264" w:hanging="364"/>
      </w:pPr>
      <w:rPr>
        <w:rFonts w:hint="default"/>
        <w:b/>
        <w:bCs/>
        <w:spacing w:val="0"/>
        <w:w w:val="100"/>
        <w:lang w:val="en-US" w:eastAsia="en-US" w:bidi="ar-SA"/>
      </w:rPr>
    </w:lvl>
    <w:lvl w:ilvl="1">
      <w:start w:val="1"/>
      <w:numFmt w:val="decimal"/>
      <w:lvlText w:val="%1.%2"/>
      <w:lvlJc w:val="left"/>
      <w:pPr>
        <w:ind w:left="1621" w:hanging="423"/>
      </w:pPr>
      <w:rPr>
        <w:rFonts w:hint="default"/>
        <w:b/>
        <w:bCs/>
        <w:w w:val="99"/>
        <w:lang w:val="en-US" w:eastAsia="en-US" w:bidi="ar-SA"/>
      </w:rPr>
    </w:lvl>
    <w:lvl w:ilvl="2">
      <w:start w:val="1"/>
      <w:numFmt w:val="decimal"/>
      <w:lvlText w:val="%1.%2.%3"/>
      <w:lvlJc w:val="left"/>
      <w:pPr>
        <w:ind w:left="2763" w:hanging="423"/>
      </w:pPr>
      <w:rPr>
        <w:rFonts w:ascii="Times New Roman" w:eastAsia="Times New Roman" w:hAnsi="Times New Roman" w:cs="Times New Roman" w:hint="default"/>
        <w:b/>
        <w:bCs/>
        <w:color w:val="2D74B5"/>
        <w:w w:val="100"/>
        <w:sz w:val="24"/>
        <w:szCs w:val="24"/>
        <w:lang w:val="en-US" w:eastAsia="en-US" w:bidi="ar-SA"/>
      </w:rPr>
    </w:lvl>
    <w:lvl w:ilvl="3">
      <w:numFmt w:val="bullet"/>
      <w:lvlText w:val="o"/>
      <w:lvlJc w:val="left"/>
      <w:pPr>
        <w:ind w:left="3133" w:hanging="423"/>
      </w:pPr>
      <w:rPr>
        <w:rFonts w:ascii="Courier New" w:eastAsia="Courier New" w:hAnsi="Courier New" w:cs="Courier New" w:hint="default"/>
        <w:w w:val="100"/>
        <w:sz w:val="24"/>
        <w:szCs w:val="24"/>
        <w:lang w:val="en-US" w:eastAsia="en-US" w:bidi="ar-SA"/>
      </w:rPr>
    </w:lvl>
    <w:lvl w:ilvl="4">
      <w:numFmt w:val="bullet"/>
      <w:lvlText w:val="•"/>
      <w:lvlJc w:val="left"/>
      <w:pPr>
        <w:ind w:left="3140" w:hanging="423"/>
      </w:pPr>
      <w:rPr>
        <w:rFonts w:hint="default"/>
        <w:lang w:val="en-US" w:eastAsia="en-US" w:bidi="ar-SA"/>
      </w:rPr>
    </w:lvl>
    <w:lvl w:ilvl="5">
      <w:numFmt w:val="bullet"/>
      <w:lvlText w:val="•"/>
      <w:lvlJc w:val="left"/>
      <w:pPr>
        <w:ind w:left="4420" w:hanging="423"/>
      </w:pPr>
      <w:rPr>
        <w:rFonts w:hint="default"/>
        <w:lang w:val="en-US" w:eastAsia="en-US" w:bidi="ar-SA"/>
      </w:rPr>
    </w:lvl>
    <w:lvl w:ilvl="6">
      <w:numFmt w:val="bullet"/>
      <w:lvlText w:val="•"/>
      <w:lvlJc w:val="left"/>
      <w:pPr>
        <w:ind w:left="5701" w:hanging="423"/>
      </w:pPr>
      <w:rPr>
        <w:rFonts w:hint="default"/>
        <w:lang w:val="en-US" w:eastAsia="en-US" w:bidi="ar-SA"/>
      </w:rPr>
    </w:lvl>
    <w:lvl w:ilvl="7">
      <w:numFmt w:val="bullet"/>
      <w:lvlText w:val="•"/>
      <w:lvlJc w:val="left"/>
      <w:pPr>
        <w:ind w:left="6982" w:hanging="423"/>
      </w:pPr>
      <w:rPr>
        <w:rFonts w:hint="default"/>
        <w:lang w:val="en-US" w:eastAsia="en-US" w:bidi="ar-SA"/>
      </w:rPr>
    </w:lvl>
    <w:lvl w:ilvl="8">
      <w:numFmt w:val="bullet"/>
      <w:lvlText w:val="•"/>
      <w:lvlJc w:val="left"/>
      <w:pPr>
        <w:ind w:left="8262" w:hanging="423"/>
      </w:pPr>
      <w:rPr>
        <w:rFonts w:hint="default"/>
        <w:lang w:val="en-US" w:eastAsia="en-US" w:bidi="ar-SA"/>
      </w:rPr>
    </w:lvl>
  </w:abstractNum>
  <w:abstractNum w:abstractNumId="3" w15:restartNumberingAfterBreak="0">
    <w:nsid w:val="27FF1DB2"/>
    <w:multiLevelType w:val="multilevel"/>
    <w:tmpl w:val="84401BC4"/>
    <w:lvl w:ilvl="0">
      <w:start w:val="3"/>
      <w:numFmt w:val="decimal"/>
      <w:lvlText w:val="%1"/>
      <w:lvlJc w:val="left"/>
      <w:pPr>
        <w:ind w:left="2028" w:hanging="423"/>
      </w:pPr>
      <w:rPr>
        <w:rFonts w:hint="default"/>
        <w:lang w:val="en-US" w:eastAsia="en-US" w:bidi="ar-SA"/>
      </w:rPr>
    </w:lvl>
    <w:lvl w:ilvl="1">
      <w:start w:val="4"/>
      <w:numFmt w:val="decimal"/>
      <w:lvlText w:val="%1.%2"/>
      <w:lvlJc w:val="left"/>
      <w:pPr>
        <w:ind w:left="2028" w:hanging="423"/>
        <w:jc w:val="right"/>
      </w:pPr>
      <w:rPr>
        <w:rFonts w:hint="default"/>
        <w:b/>
        <w:bCs/>
        <w:w w:val="99"/>
        <w:lang w:val="en-US" w:eastAsia="en-US" w:bidi="ar-SA"/>
      </w:rPr>
    </w:lvl>
    <w:lvl w:ilvl="2">
      <w:numFmt w:val="bullet"/>
      <w:lvlText w:val="•"/>
      <w:lvlJc w:val="left"/>
      <w:pPr>
        <w:ind w:left="3780" w:hanging="423"/>
      </w:pPr>
      <w:rPr>
        <w:rFonts w:hint="default"/>
        <w:lang w:val="en-US" w:eastAsia="en-US" w:bidi="ar-SA"/>
      </w:rPr>
    </w:lvl>
    <w:lvl w:ilvl="3">
      <w:numFmt w:val="bullet"/>
      <w:lvlText w:val="•"/>
      <w:lvlJc w:val="left"/>
      <w:pPr>
        <w:ind w:left="4661" w:hanging="423"/>
      </w:pPr>
      <w:rPr>
        <w:rFonts w:hint="default"/>
        <w:lang w:val="en-US" w:eastAsia="en-US" w:bidi="ar-SA"/>
      </w:rPr>
    </w:lvl>
    <w:lvl w:ilvl="4">
      <w:numFmt w:val="bullet"/>
      <w:lvlText w:val="•"/>
      <w:lvlJc w:val="left"/>
      <w:pPr>
        <w:ind w:left="5541" w:hanging="423"/>
      </w:pPr>
      <w:rPr>
        <w:rFonts w:hint="default"/>
        <w:lang w:val="en-US" w:eastAsia="en-US" w:bidi="ar-SA"/>
      </w:rPr>
    </w:lvl>
    <w:lvl w:ilvl="5">
      <w:numFmt w:val="bullet"/>
      <w:lvlText w:val="•"/>
      <w:lvlJc w:val="left"/>
      <w:pPr>
        <w:ind w:left="6422" w:hanging="423"/>
      </w:pPr>
      <w:rPr>
        <w:rFonts w:hint="default"/>
        <w:lang w:val="en-US" w:eastAsia="en-US" w:bidi="ar-SA"/>
      </w:rPr>
    </w:lvl>
    <w:lvl w:ilvl="6">
      <w:numFmt w:val="bullet"/>
      <w:lvlText w:val="•"/>
      <w:lvlJc w:val="left"/>
      <w:pPr>
        <w:ind w:left="7302" w:hanging="423"/>
      </w:pPr>
      <w:rPr>
        <w:rFonts w:hint="default"/>
        <w:lang w:val="en-US" w:eastAsia="en-US" w:bidi="ar-SA"/>
      </w:rPr>
    </w:lvl>
    <w:lvl w:ilvl="7">
      <w:numFmt w:val="bullet"/>
      <w:lvlText w:val="•"/>
      <w:lvlJc w:val="left"/>
      <w:pPr>
        <w:ind w:left="8182" w:hanging="423"/>
      </w:pPr>
      <w:rPr>
        <w:rFonts w:hint="default"/>
        <w:lang w:val="en-US" w:eastAsia="en-US" w:bidi="ar-SA"/>
      </w:rPr>
    </w:lvl>
    <w:lvl w:ilvl="8">
      <w:numFmt w:val="bullet"/>
      <w:lvlText w:val="•"/>
      <w:lvlJc w:val="left"/>
      <w:pPr>
        <w:ind w:left="9063" w:hanging="423"/>
      </w:pPr>
      <w:rPr>
        <w:rFonts w:hint="default"/>
        <w:lang w:val="en-US" w:eastAsia="en-US" w:bidi="ar-SA"/>
      </w:rPr>
    </w:lvl>
  </w:abstractNum>
  <w:abstractNum w:abstractNumId="4" w15:restartNumberingAfterBreak="0">
    <w:nsid w:val="29F31384"/>
    <w:multiLevelType w:val="multilevel"/>
    <w:tmpl w:val="766A5764"/>
    <w:lvl w:ilvl="0">
      <w:start w:val="3"/>
      <w:numFmt w:val="decimal"/>
      <w:lvlText w:val="%1"/>
      <w:lvlJc w:val="left"/>
      <w:pPr>
        <w:ind w:left="1442" w:hanging="542"/>
      </w:pPr>
      <w:rPr>
        <w:rFonts w:hint="default"/>
        <w:lang w:val="en-US" w:eastAsia="en-US" w:bidi="ar-SA"/>
      </w:rPr>
    </w:lvl>
    <w:lvl w:ilvl="1">
      <w:start w:val="1"/>
      <w:numFmt w:val="decimal"/>
      <w:lvlText w:val="%1.%2"/>
      <w:lvlJc w:val="left"/>
      <w:pPr>
        <w:ind w:left="1442" w:hanging="542"/>
      </w:pPr>
      <w:rPr>
        <w:rFonts w:hint="default"/>
        <w:lang w:val="en-US" w:eastAsia="en-US" w:bidi="ar-SA"/>
      </w:rPr>
    </w:lvl>
    <w:lvl w:ilvl="2">
      <w:start w:val="1"/>
      <w:numFmt w:val="decimal"/>
      <w:lvlText w:val="%1.%2.%3"/>
      <w:lvlJc w:val="left"/>
      <w:pPr>
        <w:ind w:left="1442" w:hanging="542"/>
      </w:pPr>
      <w:rPr>
        <w:rFonts w:ascii="Times New Roman" w:eastAsia="Times New Roman" w:hAnsi="Times New Roman" w:cs="Times New Roman" w:hint="default"/>
        <w:b/>
        <w:bCs/>
        <w:color w:val="2D74B5"/>
        <w:w w:val="100"/>
        <w:sz w:val="24"/>
        <w:szCs w:val="24"/>
        <w:lang w:val="en-US" w:eastAsia="en-US" w:bidi="ar-SA"/>
      </w:rPr>
    </w:lvl>
    <w:lvl w:ilvl="3">
      <w:numFmt w:val="bullet"/>
      <w:lvlText w:val=""/>
      <w:lvlJc w:val="left"/>
      <w:pPr>
        <w:ind w:left="1621" w:hanging="361"/>
      </w:pPr>
      <w:rPr>
        <w:rFonts w:ascii="Wingdings" w:eastAsia="Wingdings" w:hAnsi="Wingdings" w:cs="Wingdings" w:hint="default"/>
        <w:w w:val="100"/>
        <w:sz w:val="24"/>
        <w:szCs w:val="24"/>
        <w:lang w:val="en-US" w:eastAsia="en-US" w:bidi="ar-SA"/>
      </w:rPr>
    </w:lvl>
    <w:lvl w:ilvl="4">
      <w:numFmt w:val="bullet"/>
      <w:lvlText w:val=""/>
      <w:lvlJc w:val="left"/>
      <w:pPr>
        <w:ind w:left="1769" w:hanging="361"/>
      </w:pPr>
      <w:rPr>
        <w:rFonts w:ascii="Wingdings" w:eastAsia="Wingdings" w:hAnsi="Wingdings" w:cs="Wingdings" w:hint="default"/>
        <w:color w:val="4471C4"/>
        <w:w w:val="100"/>
        <w:sz w:val="24"/>
        <w:szCs w:val="24"/>
        <w:lang w:val="en-US" w:eastAsia="en-US" w:bidi="ar-SA"/>
      </w:rPr>
    </w:lvl>
    <w:lvl w:ilvl="5">
      <w:numFmt w:val="bullet"/>
      <w:lvlText w:val="•"/>
      <w:lvlJc w:val="left"/>
      <w:pPr>
        <w:ind w:left="4349" w:hanging="361"/>
      </w:pPr>
      <w:rPr>
        <w:rFonts w:hint="default"/>
        <w:lang w:val="en-US" w:eastAsia="en-US" w:bidi="ar-SA"/>
      </w:rPr>
    </w:lvl>
    <w:lvl w:ilvl="6">
      <w:numFmt w:val="bullet"/>
      <w:lvlText w:val="•"/>
      <w:lvlJc w:val="left"/>
      <w:pPr>
        <w:ind w:left="5644" w:hanging="361"/>
      </w:pPr>
      <w:rPr>
        <w:rFonts w:hint="default"/>
        <w:lang w:val="en-US" w:eastAsia="en-US" w:bidi="ar-SA"/>
      </w:rPr>
    </w:lvl>
    <w:lvl w:ilvl="7">
      <w:numFmt w:val="bullet"/>
      <w:lvlText w:val="•"/>
      <w:lvlJc w:val="left"/>
      <w:pPr>
        <w:ind w:left="6939" w:hanging="361"/>
      </w:pPr>
      <w:rPr>
        <w:rFonts w:hint="default"/>
        <w:lang w:val="en-US" w:eastAsia="en-US" w:bidi="ar-SA"/>
      </w:rPr>
    </w:lvl>
    <w:lvl w:ilvl="8">
      <w:numFmt w:val="bullet"/>
      <w:lvlText w:val="•"/>
      <w:lvlJc w:val="left"/>
      <w:pPr>
        <w:ind w:left="8234" w:hanging="361"/>
      </w:pPr>
      <w:rPr>
        <w:rFonts w:hint="default"/>
        <w:lang w:val="en-US" w:eastAsia="en-US" w:bidi="ar-SA"/>
      </w:rPr>
    </w:lvl>
  </w:abstractNum>
  <w:abstractNum w:abstractNumId="5" w15:restartNumberingAfterBreak="0">
    <w:nsid w:val="2E495FA7"/>
    <w:multiLevelType w:val="multilevel"/>
    <w:tmpl w:val="29C25FE4"/>
    <w:lvl w:ilvl="0">
      <w:start w:val="3"/>
      <w:numFmt w:val="decimal"/>
      <w:lvlText w:val="%1"/>
      <w:lvlJc w:val="left"/>
      <w:pPr>
        <w:ind w:left="1744" w:hanging="484"/>
      </w:pPr>
      <w:rPr>
        <w:rFonts w:hint="default"/>
        <w:lang w:val="en-US" w:eastAsia="en-US" w:bidi="ar-SA"/>
      </w:rPr>
    </w:lvl>
    <w:lvl w:ilvl="1">
      <w:start w:val="3"/>
      <w:numFmt w:val="decimal"/>
      <w:lvlText w:val="%1.%2."/>
      <w:lvlJc w:val="left"/>
      <w:pPr>
        <w:ind w:left="1744" w:hanging="484"/>
      </w:pPr>
      <w:rPr>
        <w:rFonts w:ascii="Times New Roman" w:eastAsia="Times New Roman" w:hAnsi="Times New Roman" w:cs="Times New Roman" w:hint="default"/>
        <w:b/>
        <w:bCs/>
        <w:color w:val="2D74B5"/>
        <w:spacing w:val="-4"/>
        <w:w w:val="100"/>
        <w:sz w:val="30"/>
        <w:szCs w:val="30"/>
        <w:u w:val="thick" w:color="2D74B5"/>
        <w:lang w:val="en-US" w:eastAsia="en-US" w:bidi="ar-SA"/>
      </w:rPr>
    </w:lvl>
    <w:lvl w:ilvl="2">
      <w:start w:val="1"/>
      <w:numFmt w:val="decimal"/>
      <w:lvlText w:val="%1.%2.%3."/>
      <w:lvlJc w:val="left"/>
      <w:pPr>
        <w:ind w:left="1865" w:hanging="606"/>
        <w:jc w:val="right"/>
      </w:pPr>
      <w:rPr>
        <w:rFonts w:hint="default"/>
        <w:b/>
        <w:bCs/>
        <w:spacing w:val="-5"/>
        <w:w w:val="100"/>
        <w:u w:val="thick" w:color="2D74B5"/>
        <w:lang w:val="en-US" w:eastAsia="en-US" w:bidi="ar-SA"/>
      </w:rPr>
    </w:lvl>
    <w:lvl w:ilvl="3">
      <w:numFmt w:val="bullet"/>
      <w:lvlText w:val="•"/>
      <w:lvlJc w:val="left"/>
      <w:pPr>
        <w:ind w:left="3852" w:hanging="606"/>
      </w:pPr>
      <w:rPr>
        <w:rFonts w:hint="default"/>
        <w:lang w:val="en-US" w:eastAsia="en-US" w:bidi="ar-SA"/>
      </w:rPr>
    </w:lvl>
    <w:lvl w:ilvl="4">
      <w:numFmt w:val="bullet"/>
      <w:lvlText w:val="•"/>
      <w:lvlJc w:val="left"/>
      <w:pPr>
        <w:ind w:left="4848" w:hanging="606"/>
      </w:pPr>
      <w:rPr>
        <w:rFonts w:hint="default"/>
        <w:lang w:val="en-US" w:eastAsia="en-US" w:bidi="ar-SA"/>
      </w:rPr>
    </w:lvl>
    <w:lvl w:ilvl="5">
      <w:numFmt w:val="bullet"/>
      <w:lvlText w:val="•"/>
      <w:lvlJc w:val="left"/>
      <w:pPr>
        <w:ind w:left="5844" w:hanging="606"/>
      </w:pPr>
      <w:rPr>
        <w:rFonts w:hint="default"/>
        <w:lang w:val="en-US" w:eastAsia="en-US" w:bidi="ar-SA"/>
      </w:rPr>
    </w:lvl>
    <w:lvl w:ilvl="6">
      <w:numFmt w:val="bullet"/>
      <w:lvlText w:val="•"/>
      <w:lvlJc w:val="left"/>
      <w:pPr>
        <w:ind w:left="6840" w:hanging="606"/>
      </w:pPr>
      <w:rPr>
        <w:rFonts w:hint="default"/>
        <w:lang w:val="en-US" w:eastAsia="en-US" w:bidi="ar-SA"/>
      </w:rPr>
    </w:lvl>
    <w:lvl w:ilvl="7">
      <w:numFmt w:val="bullet"/>
      <w:lvlText w:val="•"/>
      <w:lvlJc w:val="left"/>
      <w:pPr>
        <w:ind w:left="7836" w:hanging="606"/>
      </w:pPr>
      <w:rPr>
        <w:rFonts w:hint="default"/>
        <w:lang w:val="en-US" w:eastAsia="en-US" w:bidi="ar-SA"/>
      </w:rPr>
    </w:lvl>
    <w:lvl w:ilvl="8">
      <w:numFmt w:val="bullet"/>
      <w:lvlText w:val="•"/>
      <w:lvlJc w:val="left"/>
      <w:pPr>
        <w:ind w:left="8832" w:hanging="606"/>
      </w:pPr>
      <w:rPr>
        <w:rFonts w:hint="default"/>
        <w:lang w:val="en-US" w:eastAsia="en-US" w:bidi="ar-SA"/>
      </w:rPr>
    </w:lvl>
  </w:abstractNum>
  <w:abstractNum w:abstractNumId="6" w15:restartNumberingAfterBreak="0">
    <w:nsid w:val="2F046A41"/>
    <w:multiLevelType w:val="multilevel"/>
    <w:tmpl w:val="33F82C6E"/>
    <w:lvl w:ilvl="0">
      <w:start w:val="1"/>
      <w:numFmt w:val="decimal"/>
      <w:lvlText w:val="%1."/>
      <w:lvlJc w:val="left"/>
      <w:pPr>
        <w:ind w:left="1264" w:hanging="364"/>
      </w:pPr>
      <w:rPr>
        <w:rFonts w:ascii="Times New Roman" w:eastAsia="Times New Roman" w:hAnsi="Times New Roman" w:cs="Times New Roman" w:hint="default"/>
        <w:b/>
        <w:bCs/>
        <w:color w:val="2D74B5"/>
        <w:spacing w:val="0"/>
        <w:w w:val="100"/>
        <w:sz w:val="36"/>
        <w:szCs w:val="36"/>
        <w:lang w:val="en-US" w:eastAsia="en-US" w:bidi="ar-SA"/>
      </w:rPr>
    </w:lvl>
    <w:lvl w:ilvl="1">
      <w:start w:val="1"/>
      <w:numFmt w:val="decimal"/>
      <w:lvlText w:val="%1.%2"/>
      <w:lvlJc w:val="left"/>
      <w:pPr>
        <w:ind w:left="1246" w:hanging="352"/>
      </w:pPr>
      <w:rPr>
        <w:rFonts w:ascii="Times New Roman" w:eastAsia="Times New Roman" w:hAnsi="Times New Roman" w:cs="Times New Roman" w:hint="default"/>
        <w:b/>
        <w:bCs/>
        <w:color w:val="1F4D78"/>
        <w:w w:val="99"/>
        <w:sz w:val="26"/>
        <w:szCs w:val="26"/>
        <w:lang w:val="en-US" w:eastAsia="en-US" w:bidi="ar-SA"/>
      </w:rPr>
    </w:lvl>
    <w:lvl w:ilvl="2">
      <w:numFmt w:val="bullet"/>
      <w:lvlText w:val=""/>
      <w:lvlJc w:val="left"/>
      <w:pPr>
        <w:ind w:left="1621" w:hanging="361"/>
      </w:pPr>
      <w:rPr>
        <w:rFonts w:ascii="Wingdings" w:eastAsia="Wingdings" w:hAnsi="Wingdings" w:cs="Wingdings" w:hint="default"/>
        <w:color w:val="202429"/>
        <w:w w:val="100"/>
        <w:sz w:val="24"/>
        <w:szCs w:val="24"/>
        <w:lang w:val="en-US" w:eastAsia="en-US" w:bidi="ar-SA"/>
      </w:rPr>
    </w:lvl>
    <w:lvl w:ilvl="3">
      <w:numFmt w:val="bullet"/>
      <w:lvlText w:val="•"/>
      <w:lvlJc w:val="left"/>
      <w:pPr>
        <w:ind w:left="2770" w:hanging="361"/>
      </w:pPr>
      <w:rPr>
        <w:rFonts w:hint="default"/>
        <w:lang w:val="en-US" w:eastAsia="en-US" w:bidi="ar-SA"/>
      </w:rPr>
    </w:lvl>
    <w:lvl w:ilvl="4">
      <w:numFmt w:val="bullet"/>
      <w:lvlText w:val="•"/>
      <w:lvlJc w:val="left"/>
      <w:pPr>
        <w:ind w:left="3921" w:hanging="361"/>
      </w:pPr>
      <w:rPr>
        <w:rFonts w:hint="default"/>
        <w:lang w:val="en-US" w:eastAsia="en-US" w:bidi="ar-SA"/>
      </w:rPr>
    </w:lvl>
    <w:lvl w:ilvl="5">
      <w:numFmt w:val="bullet"/>
      <w:lvlText w:val="•"/>
      <w:lvlJc w:val="left"/>
      <w:pPr>
        <w:ind w:left="5071" w:hanging="361"/>
      </w:pPr>
      <w:rPr>
        <w:rFonts w:hint="default"/>
        <w:lang w:val="en-US" w:eastAsia="en-US" w:bidi="ar-SA"/>
      </w:rPr>
    </w:lvl>
    <w:lvl w:ilvl="6">
      <w:numFmt w:val="bullet"/>
      <w:lvlText w:val="•"/>
      <w:lvlJc w:val="left"/>
      <w:pPr>
        <w:ind w:left="6222" w:hanging="361"/>
      </w:pPr>
      <w:rPr>
        <w:rFonts w:hint="default"/>
        <w:lang w:val="en-US" w:eastAsia="en-US" w:bidi="ar-SA"/>
      </w:rPr>
    </w:lvl>
    <w:lvl w:ilvl="7">
      <w:numFmt w:val="bullet"/>
      <w:lvlText w:val="•"/>
      <w:lvlJc w:val="left"/>
      <w:pPr>
        <w:ind w:left="7372" w:hanging="361"/>
      </w:pPr>
      <w:rPr>
        <w:rFonts w:hint="default"/>
        <w:lang w:val="en-US" w:eastAsia="en-US" w:bidi="ar-SA"/>
      </w:rPr>
    </w:lvl>
    <w:lvl w:ilvl="8">
      <w:numFmt w:val="bullet"/>
      <w:lvlText w:val="•"/>
      <w:lvlJc w:val="left"/>
      <w:pPr>
        <w:ind w:left="8523" w:hanging="361"/>
      </w:pPr>
      <w:rPr>
        <w:rFonts w:hint="default"/>
        <w:lang w:val="en-US" w:eastAsia="en-US" w:bidi="ar-SA"/>
      </w:rPr>
    </w:lvl>
  </w:abstractNum>
  <w:abstractNum w:abstractNumId="7" w15:restartNumberingAfterBreak="0">
    <w:nsid w:val="2FC00EFA"/>
    <w:multiLevelType w:val="hybridMultilevel"/>
    <w:tmpl w:val="65BC4DF4"/>
    <w:lvl w:ilvl="0" w:tplc="448C1A8A">
      <w:start w:val="7"/>
      <w:numFmt w:val="decimal"/>
      <w:lvlText w:val="%1."/>
      <w:lvlJc w:val="left"/>
      <w:pPr>
        <w:ind w:left="1260" w:hanging="360"/>
      </w:pPr>
      <w:rPr>
        <w:rFonts w:hint="default"/>
        <w:sz w:val="32"/>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8" w15:restartNumberingAfterBreak="0">
    <w:nsid w:val="337B229F"/>
    <w:multiLevelType w:val="hybridMultilevel"/>
    <w:tmpl w:val="F00A4808"/>
    <w:lvl w:ilvl="0" w:tplc="DD941000">
      <w:start w:val="1"/>
      <w:numFmt w:val="decimal"/>
      <w:lvlText w:val="%1."/>
      <w:lvlJc w:val="left"/>
      <w:pPr>
        <w:ind w:left="1621" w:hanging="361"/>
      </w:pPr>
      <w:rPr>
        <w:rFonts w:ascii="Times New Roman" w:eastAsia="Times New Roman" w:hAnsi="Times New Roman" w:cs="Times New Roman" w:hint="default"/>
        <w:w w:val="100"/>
        <w:sz w:val="24"/>
        <w:szCs w:val="24"/>
        <w:lang w:val="en-US" w:eastAsia="en-US" w:bidi="ar-SA"/>
      </w:rPr>
    </w:lvl>
    <w:lvl w:ilvl="1" w:tplc="4B5A1A26">
      <w:numFmt w:val="bullet"/>
      <w:lvlText w:val="•"/>
      <w:lvlJc w:val="left"/>
      <w:pPr>
        <w:ind w:left="2540" w:hanging="361"/>
      </w:pPr>
      <w:rPr>
        <w:rFonts w:hint="default"/>
        <w:lang w:val="en-US" w:eastAsia="en-US" w:bidi="ar-SA"/>
      </w:rPr>
    </w:lvl>
    <w:lvl w:ilvl="2" w:tplc="A548532C">
      <w:numFmt w:val="bullet"/>
      <w:lvlText w:val="•"/>
      <w:lvlJc w:val="left"/>
      <w:pPr>
        <w:ind w:left="3460" w:hanging="361"/>
      </w:pPr>
      <w:rPr>
        <w:rFonts w:hint="default"/>
        <w:lang w:val="en-US" w:eastAsia="en-US" w:bidi="ar-SA"/>
      </w:rPr>
    </w:lvl>
    <w:lvl w:ilvl="3" w:tplc="558C3212">
      <w:numFmt w:val="bullet"/>
      <w:lvlText w:val="•"/>
      <w:lvlJc w:val="left"/>
      <w:pPr>
        <w:ind w:left="4381" w:hanging="361"/>
      </w:pPr>
      <w:rPr>
        <w:rFonts w:hint="default"/>
        <w:lang w:val="en-US" w:eastAsia="en-US" w:bidi="ar-SA"/>
      </w:rPr>
    </w:lvl>
    <w:lvl w:ilvl="4" w:tplc="616005FE">
      <w:numFmt w:val="bullet"/>
      <w:lvlText w:val="•"/>
      <w:lvlJc w:val="left"/>
      <w:pPr>
        <w:ind w:left="5301" w:hanging="361"/>
      </w:pPr>
      <w:rPr>
        <w:rFonts w:hint="default"/>
        <w:lang w:val="en-US" w:eastAsia="en-US" w:bidi="ar-SA"/>
      </w:rPr>
    </w:lvl>
    <w:lvl w:ilvl="5" w:tplc="4D38D188">
      <w:numFmt w:val="bullet"/>
      <w:lvlText w:val="•"/>
      <w:lvlJc w:val="left"/>
      <w:pPr>
        <w:ind w:left="6222" w:hanging="361"/>
      </w:pPr>
      <w:rPr>
        <w:rFonts w:hint="default"/>
        <w:lang w:val="en-US" w:eastAsia="en-US" w:bidi="ar-SA"/>
      </w:rPr>
    </w:lvl>
    <w:lvl w:ilvl="6" w:tplc="DD384ACE">
      <w:numFmt w:val="bullet"/>
      <w:lvlText w:val="•"/>
      <w:lvlJc w:val="left"/>
      <w:pPr>
        <w:ind w:left="7142" w:hanging="361"/>
      </w:pPr>
      <w:rPr>
        <w:rFonts w:hint="default"/>
        <w:lang w:val="en-US" w:eastAsia="en-US" w:bidi="ar-SA"/>
      </w:rPr>
    </w:lvl>
    <w:lvl w:ilvl="7" w:tplc="1C36BB6E">
      <w:numFmt w:val="bullet"/>
      <w:lvlText w:val="•"/>
      <w:lvlJc w:val="left"/>
      <w:pPr>
        <w:ind w:left="8062" w:hanging="361"/>
      </w:pPr>
      <w:rPr>
        <w:rFonts w:hint="default"/>
        <w:lang w:val="en-US" w:eastAsia="en-US" w:bidi="ar-SA"/>
      </w:rPr>
    </w:lvl>
    <w:lvl w:ilvl="8" w:tplc="E6F046DC">
      <w:numFmt w:val="bullet"/>
      <w:lvlText w:val="•"/>
      <w:lvlJc w:val="left"/>
      <w:pPr>
        <w:ind w:left="8983" w:hanging="361"/>
      </w:pPr>
      <w:rPr>
        <w:rFonts w:hint="default"/>
        <w:lang w:val="en-US" w:eastAsia="en-US" w:bidi="ar-SA"/>
      </w:rPr>
    </w:lvl>
  </w:abstractNum>
  <w:abstractNum w:abstractNumId="9" w15:restartNumberingAfterBreak="0">
    <w:nsid w:val="35EF4390"/>
    <w:multiLevelType w:val="multilevel"/>
    <w:tmpl w:val="C98CA70A"/>
    <w:lvl w:ilvl="0">
      <w:start w:val="2"/>
      <w:numFmt w:val="decimal"/>
      <w:lvlText w:val="%1"/>
      <w:lvlJc w:val="left"/>
      <w:pPr>
        <w:ind w:left="1395" w:hanging="495"/>
      </w:pPr>
      <w:rPr>
        <w:rFonts w:hint="default"/>
        <w:lang w:val="en-US" w:eastAsia="en-US" w:bidi="ar-SA"/>
      </w:rPr>
    </w:lvl>
    <w:lvl w:ilvl="1">
      <w:start w:val="2"/>
      <w:numFmt w:val="decimal"/>
      <w:lvlText w:val="%1.%2."/>
      <w:lvlJc w:val="left"/>
      <w:pPr>
        <w:ind w:left="1395" w:hanging="495"/>
      </w:pPr>
      <w:rPr>
        <w:rFonts w:ascii="Times New Roman" w:eastAsia="Times New Roman" w:hAnsi="Times New Roman" w:cs="Times New Roman" w:hint="default"/>
        <w:b/>
        <w:bCs/>
        <w:color w:val="2E5395"/>
        <w:w w:val="99"/>
        <w:sz w:val="28"/>
        <w:szCs w:val="28"/>
        <w:lang w:val="en-US" w:eastAsia="en-US" w:bidi="ar-SA"/>
      </w:rPr>
    </w:lvl>
    <w:lvl w:ilvl="2">
      <w:numFmt w:val="bullet"/>
      <w:lvlText w:val=""/>
      <w:lvlJc w:val="left"/>
      <w:pPr>
        <w:ind w:left="1529" w:hanging="361"/>
      </w:pPr>
      <w:rPr>
        <w:rFonts w:ascii="Wingdings" w:eastAsia="Wingdings" w:hAnsi="Wingdings" w:cs="Wingdings" w:hint="default"/>
        <w:w w:val="100"/>
        <w:sz w:val="24"/>
        <w:szCs w:val="24"/>
        <w:lang w:val="en-US" w:eastAsia="en-US" w:bidi="ar-SA"/>
      </w:rPr>
    </w:lvl>
    <w:lvl w:ilvl="3">
      <w:numFmt w:val="bullet"/>
      <w:lvlText w:val="•"/>
      <w:lvlJc w:val="left"/>
      <w:pPr>
        <w:ind w:left="1846" w:hanging="149"/>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086" w:hanging="149"/>
      </w:pPr>
      <w:rPr>
        <w:rFonts w:hint="default"/>
        <w:lang w:val="en-US" w:eastAsia="en-US" w:bidi="ar-SA"/>
      </w:rPr>
    </w:lvl>
    <w:lvl w:ilvl="5">
      <w:numFmt w:val="bullet"/>
      <w:lvlText w:val="•"/>
      <w:lvlJc w:val="left"/>
      <w:pPr>
        <w:ind w:left="5209" w:hanging="149"/>
      </w:pPr>
      <w:rPr>
        <w:rFonts w:hint="default"/>
        <w:lang w:val="en-US" w:eastAsia="en-US" w:bidi="ar-SA"/>
      </w:rPr>
    </w:lvl>
    <w:lvl w:ilvl="6">
      <w:numFmt w:val="bullet"/>
      <w:lvlText w:val="•"/>
      <w:lvlJc w:val="left"/>
      <w:pPr>
        <w:ind w:left="6332" w:hanging="149"/>
      </w:pPr>
      <w:rPr>
        <w:rFonts w:hint="default"/>
        <w:lang w:val="en-US" w:eastAsia="en-US" w:bidi="ar-SA"/>
      </w:rPr>
    </w:lvl>
    <w:lvl w:ilvl="7">
      <w:numFmt w:val="bullet"/>
      <w:lvlText w:val="•"/>
      <w:lvlJc w:val="left"/>
      <w:pPr>
        <w:ind w:left="7455" w:hanging="149"/>
      </w:pPr>
      <w:rPr>
        <w:rFonts w:hint="default"/>
        <w:lang w:val="en-US" w:eastAsia="en-US" w:bidi="ar-SA"/>
      </w:rPr>
    </w:lvl>
    <w:lvl w:ilvl="8">
      <w:numFmt w:val="bullet"/>
      <w:lvlText w:val="•"/>
      <w:lvlJc w:val="left"/>
      <w:pPr>
        <w:ind w:left="8578" w:hanging="149"/>
      </w:pPr>
      <w:rPr>
        <w:rFonts w:hint="default"/>
        <w:lang w:val="en-US" w:eastAsia="en-US" w:bidi="ar-SA"/>
      </w:rPr>
    </w:lvl>
  </w:abstractNum>
  <w:abstractNum w:abstractNumId="10" w15:restartNumberingAfterBreak="0">
    <w:nsid w:val="42DC2F90"/>
    <w:multiLevelType w:val="hybridMultilevel"/>
    <w:tmpl w:val="B56A52BE"/>
    <w:lvl w:ilvl="0" w:tplc="BB1A5CBA">
      <w:numFmt w:val="bullet"/>
      <w:lvlText w:val=""/>
      <w:lvlJc w:val="left"/>
      <w:pPr>
        <w:ind w:left="1712" w:hanging="361"/>
      </w:pPr>
      <w:rPr>
        <w:rFonts w:ascii="Wingdings" w:eastAsia="Wingdings" w:hAnsi="Wingdings" w:cs="Wingdings" w:hint="default"/>
        <w:color w:val="4471C4"/>
        <w:w w:val="100"/>
        <w:sz w:val="24"/>
        <w:szCs w:val="24"/>
        <w:lang w:val="en-US" w:eastAsia="en-US" w:bidi="ar-SA"/>
      </w:rPr>
    </w:lvl>
    <w:lvl w:ilvl="1" w:tplc="C38A38C4">
      <w:numFmt w:val="bullet"/>
      <w:lvlText w:val="•"/>
      <w:lvlJc w:val="left"/>
      <w:pPr>
        <w:ind w:left="2630" w:hanging="361"/>
      </w:pPr>
      <w:rPr>
        <w:rFonts w:hint="default"/>
        <w:lang w:val="en-US" w:eastAsia="en-US" w:bidi="ar-SA"/>
      </w:rPr>
    </w:lvl>
    <w:lvl w:ilvl="2" w:tplc="2A7A08D8">
      <w:numFmt w:val="bullet"/>
      <w:lvlText w:val="•"/>
      <w:lvlJc w:val="left"/>
      <w:pPr>
        <w:ind w:left="3540" w:hanging="361"/>
      </w:pPr>
      <w:rPr>
        <w:rFonts w:hint="default"/>
        <w:lang w:val="en-US" w:eastAsia="en-US" w:bidi="ar-SA"/>
      </w:rPr>
    </w:lvl>
    <w:lvl w:ilvl="3" w:tplc="8194A290">
      <w:numFmt w:val="bullet"/>
      <w:lvlText w:val="•"/>
      <w:lvlJc w:val="left"/>
      <w:pPr>
        <w:ind w:left="4451" w:hanging="361"/>
      </w:pPr>
      <w:rPr>
        <w:rFonts w:hint="default"/>
        <w:lang w:val="en-US" w:eastAsia="en-US" w:bidi="ar-SA"/>
      </w:rPr>
    </w:lvl>
    <w:lvl w:ilvl="4" w:tplc="11E6E0AC">
      <w:numFmt w:val="bullet"/>
      <w:lvlText w:val="•"/>
      <w:lvlJc w:val="left"/>
      <w:pPr>
        <w:ind w:left="5361" w:hanging="361"/>
      </w:pPr>
      <w:rPr>
        <w:rFonts w:hint="default"/>
        <w:lang w:val="en-US" w:eastAsia="en-US" w:bidi="ar-SA"/>
      </w:rPr>
    </w:lvl>
    <w:lvl w:ilvl="5" w:tplc="CFF8F326">
      <w:numFmt w:val="bullet"/>
      <w:lvlText w:val="•"/>
      <w:lvlJc w:val="left"/>
      <w:pPr>
        <w:ind w:left="6272" w:hanging="361"/>
      </w:pPr>
      <w:rPr>
        <w:rFonts w:hint="default"/>
        <w:lang w:val="en-US" w:eastAsia="en-US" w:bidi="ar-SA"/>
      </w:rPr>
    </w:lvl>
    <w:lvl w:ilvl="6" w:tplc="83A26326">
      <w:numFmt w:val="bullet"/>
      <w:lvlText w:val="•"/>
      <w:lvlJc w:val="left"/>
      <w:pPr>
        <w:ind w:left="7182" w:hanging="361"/>
      </w:pPr>
      <w:rPr>
        <w:rFonts w:hint="default"/>
        <w:lang w:val="en-US" w:eastAsia="en-US" w:bidi="ar-SA"/>
      </w:rPr>
    </w:lvl>
    <w:lvl w:ilvl="7" w:tplc="2E82ACF4">
      <w:numFmt w:val="bullet"/>
      <w:lvlText w:val="•"/>
      <w:lvlJc w:val="left"/>
      <w:pPr>
        <w:ind w:left="8092" w:hanging="361"/>
      </w:pPr>
      <w:rPr>
        <w:rFonts w:hint="default"/>
        <w:lang w:val="en-US" w:eastAsia="en-US" w:bidi="ar-SA"/>
      </w:rPr>
    </w:lvl>
    <w:lvl w:ilvl="8" w:tplc="8FDC722A">
      <w:numFmt w:val="bullet"/>
      <w:lvlText w:val="•"/>
      <w:lvlJc w:val="left"/>
      <w:pPr>
        <w:ind w:left="9003" w:hanging="361"/>
      </w:pPr>
      <w:rPr>
        <w:rFonts w:hint="default"/>
        <w:lang w:val="en-US" w:eastAsia="en-US" w:bidi="ar-SA"/>
      </w:rPr>
    </w:lvl>
  </w:abstractNum>
  <w:abstractNum w:abstractNumId="11" w15:restartNumberingAfterBreak="0">
    <w:nsid w:val="4F4F5D1F"/>
    <w:multiLevelType w:val="hybridMultilevel"/>
    <w:tmpl w:val="79D455FA"/>
    <w:lvl w:ilvl="0" w:tplc="D4C05596">
      <w:numFmt w:val="bullet"/>
      <w:lvlText w:val=""/>
      <w:lvlJc w:val="left"/>
      <w:pPr>
        <w:ind w:left="2341" w:hanging="360"/>
      </w:pPr>
      <w:rPr>
        <w:rFonts w:ascii="Wingdings" w:eastAsia="Wingdings" w:hAnsi="Wingdings" w:cs="Wingdings" w:hint="default"/>
        <w:color w:val="4471C4"/>
        <w:w w:val="100"/>
        <w:sz w:val="24"/>
        <w:szCs w:val="24"/>
        <w:lang w:val="en-US" w:eastAsia="en-US" w:bidi="ar-SA"/>
      </w:rPr>
    </w:lvl>
    <w:lvl w:ilvl="1" w:tplc="BC9ADEC0">
      <w:numFmt w:val="bullet"/>
      <w:lvlText w:val="•"/>
      <w:lvlJc w:val="left"/>
      <w:pPr>
        <w:ind w:left="3188" w:hanging="360"/>
      </w:pPr>
      <w:rPr>
        <w:rFonts w:hint="default"/>
        <w:lang w:val="en-US" w:eastAsia="en-US" w:bidi="ar-SA"/>
      </w:rPr>
    </w:lvl>
    <w:lvl w:ilvl="2" w:tplc="E4D424F0">
      <w:numFmt w:val="bullet"/>
      <w:lvlText w:val="•"/>
      <w:lvlJc w:val="left"/>
      <w:pPr>
        <w:ind w:left="4036" w:hanging="360"/>
      </w:pPr>
      <w:rPr>
        <w:rFonts w:hint="default"/>
        <w:lang w:val="en-US" w:eastAsia="en-US" w:bidi="ar-SA"/>
      </w:rPr>
    </w:lvl>
    <w:lvl w:ilvl="3" w:tplc="8C10A7AA">
      <w:numFmt w:val="bullet"/>
      <w:lvlText w:val="•"/>
      <w:lvlJc w:val="left"/>
      <w:pPr>
        <w:ind w:left="4885" w:hanging="360"/>
      </w:pPr>
      <w:rPr>
        <w:rFonts w:hint="default"/>
        <w:lang w:val="en-US" w:eastAsia="en-US" w:bidi="ar-SA"/>
      </w:rPr>
    </w:lvl>
    <w:lvl w:ilvl="4" w:tplc="BDA0249C">
      <w:numFmt w:val="bullet"/>
      <w:lvlText w:val="•"/>
      <w:lvlJc w:val="left"/>
      <w:pPr>
        <w:ind w:left="5733" w:hanging="360"/>
      </w:pPr>
      <w:rPr>
        <w:rFonts w:hint="default"/>
        <w:lang w:val="en-US" w:eastAsia="en-US" w:bidi="ar-SA"/>
      </w:rPr>
    </w:lvl>
    <w:lvl w:ilvl="5" w:tplc="EE9A3980">
      <w:numFmt w:val="bullet"/>
      <w:lvlText w:val="•"/>
      <w:lvlJc w:val="left"/>
      <w:pPr>
        <w:ind w:left="6582" w:hanging="360"/>
      </w:pPr>
      <w:rPr>
        <w:rFonts w:hint="default"/>
        <w:lang w:val="en-US" w:eastAsia="en-US" w:bidi="ar-SA"/>
      </w:rPr>
    </w:lvl>
    <w:lvl w:ilvl="6" w:tplc="42FADF38">
      <w:numFmt w:val="bullet"/>
      <w:lvlText w:val="•"/>
      <w:lvlJc w:val="left"/>
      <w:pPr>
        <w:ind w:left="7430" w:hanging="360"/>
      </w:pPr>
      <w:rPr>
        <w:rFonts w:hint="default"/>
        <w:lang w:val="en-US" w:eastAsia="en-US" w:bidi="ar-SA"/>
      </w:rPr>
    </w:lvl>
    <w:lvl w:ilvl="7" w:tplc="E8408AF0">
      <w:numFmt w:val="bullet"/>
      <w:lvlText w:val="•"/>
      <w:lvlJc w:val="left"/>
      <w:pPr>
        <w:ind w:left="8278" w:hanging="360"/>
      </w:pPr>
      <w:rPr>
        <w:rFonts w:hint="default"/>
        <w:lang w:val="en-US" w:eastAsia="en-US" w:bidi="ar-SA"/>
      </w:rPr>
    </w:lvl>
    <w:lvl w:ilvl="8" w:tplc="8DA44FC6">
      <w:numFmt w:val="bullet"/>
      <w:lvlText w:val="•"/>
      <w:lvlJc w:val="left"/>
      <w:pPr>
        <w:ind w:left="9127" w:hanging="360"/>
      </w:pPr>
      <w:rPr>
        <w:rFonts w:hint="default"/>
        <w:lang w:val="en-US" w:eastAsia="en-US" w:bidi="ar-SA"/>
      </w:rPr>
    </w:lvl>
  </w:abstractNum>
  <w:abstractNum w:abstractNumId="12" w15:restartNumberingAfterBreak="0">
    <w:nsid w:val="50FF170A"/>
    <w:multiLevelType w:val="hybridMultilevel"/>
    <w:tmpl w:val="363C17AE"/>
    <w:lvl w:ilvl="0" w:tplc="D0CCC360">
      <w:numFmt w:val="bullet"/>
      <w:lvlText w:val=""/>
      <w:lvlJc w:val="left"/>
      <w:pPr>
        <w:ind w:left="1899" w:hanging="360"/>
      </w:pPr>
      <w:rPr>
        <w:rFonts w:ascii="Symbol" w:eastAsia="Symbol" w:hAnsi="Symbol" w:cs="Symbol" w:hint="default"/>
        <w:w w:val="100"/>
        <w:sz w:val="24"/>
        <w:szCs w:val="24"/>
        <w:lang w:val="en-US" w:eastAsia="en-US" w:bidi="ar-SA"/>
      </w:rPr>
    </w:lvl>
    <w:lvl w:ilvl="1" w:tplc="B3DA208C">
      <w:numFmt w:val="bullet"/>
      <w:lvlText w:val="•"/>
      <w:lvlJc w:val="left"/>
      <w:pPr>
        <w:ind w:left="1856" w:hanging="144"/>
      </w:pPr>
      <w:rPr>
        <w:rFonts w:ascii="Times New Roman" w:eastAsia="Times New Roman" w:hAnsi="Times New Roman" w:cs="Times New Roman" w:hint="default"/>
        <w:w w:val="100"/>
        <w:sz w:val="24"/>
        <w:szCs w:val="24"/>
        <w:lang w:val="en-US" w:eastAsia="en-US" w:bidi="ar-SA"/>
      </w:rPr>
    </w:lvl>
    <w:lvl w:ilvl="2" w:tplc="DC7ABBEC">
      <w:numFmt w:val="bullet"/>
      <w:lvlText w:val="•"/>
      <w:lvlJc w:val="left"/>
      <w:pPr>
        <w:ind w:left="2891" w:hanging="144"/>
      </w:pPr>
      <w:rPr>
        <w:rFonts w:hint="default"/>
        <w:lang w:val="en-US" w:eastAsia="en-US" w:bidi="ar-SA"/>
      </w:rPr>
    </w:lvl>
    <w:lvl w:ilvl="3" w:tplc="025CF5DC">
      <w:numFmt w:val="bullet"/>
      <w:lvlText w:val="•"/>
      <w:lvlJc w:val="left"/>
      <w:pPr>
        <w:ind w:left="3883" w:hanging="144"/>
      </w:pPr>
      <w:rPr>
        <w:rFonts w:hint="default"/>
        <w:lang w:val="en-US" w:eastAsia="en-US" w:bidi="ar-SA"/>
      </w:rPr>
    </w:lvl>
    <w:lvl w:ilvl="4" w:tplc="955A4C8C">
      <w:numFmt w:val="bullet"/>
      <w:lvlText w:val="•"/>
      <w:lvlJc w:val="left"/>
      <w:pPr>
        <w:ind w:left="4874" w:hanging="144"/>
      </w:pPr>
      <w:rPr>
        <w:rFonts w:hint="default"/>
        <w:lang w:val="en-US" w:eastAsia="en-US" w:bidi="ar-SA"/>
      </w:rPr>
    </w:lvl>
    <w:lvl w:ilvl="5" w:tplc="21C009E0">
      <w:numFmt w:val="bullet"/>
      <w:lvlText w:val="•"/>
      <w:lvlJc w:val="left"/>
      <w:pPr>
        <w:ind w:left="5866" w:hanging="144"/>
      </w:pPr>
      <w:rPr>
        <w:rFonts w:hint="default"/>
        <w:lang w:val="en-US" w:eastAsia="en-US" w:bidi="ar-SA"/>
      </w:rPr>
    </w:lvl>
    <w:lvl w:ilvl="6" w:tplc="1646E71E">
      <w:numFmt w:val="bullet"/>
      <w:lvlText w:val="•"/>
      <w:lvlJc w:val="left"/>
      <w:pPr>
        <w:ind w:left="6857" w:hanging="144"/>
      </w:pPr>
      <w:rPr>
        <w:rFonts w:hint="default"/>
        <w:lang w:val="en-US" w:eastAsia="en-US" w:bidi="ar-SA"/>
      </w:rPr>
    </w:lvl>
    <w:lvl w:ilvl="7" w:tplc="308CDB34">
      <w:numFmt w:val="bullet"/>
      <w:lvlText w:val="•"/>
      <w:lvlJc w:val="left"/>
      <w:pPr>
        <w:ind w:left="7849" w:hanging="144"/>
      </w:pPr>
      <w:rPr>
        <w:rFonts w:hint="default"/>
        <w:lang w:val="en-US" w:eastAsia="en-US" w:bidi="ar-SA"/>
      </w:rPr>
    </w:lvl>
    <w:lvl w:ilvl="8" w:tplc="07E4F52C">
      <w:numFmt w:val="bullet"/>
      <w:lvlText w:val="•"/>
      <w:lvlJc w:val="left"/>
      <w:pPr>
        <w:ind w:left="8840" w:hanging="144"/>
      </w:pPr>
      <w:rPr>
        <w:rFonts w:hint="default"/>
        <w:lang w:val="en-US" w:eastAsia="en-US" w:bidi="ar-SA"/>
      </w:rPr>
    </w:lvl>
  </w:abstractNum>
  <w:abstractNum w:abstractNumId="13" w15:restartNumberingAfterBreak="0">
    <w:nsid w:val="58CB2E38"/>
    <w:multiLevelType w:val="multilevel"/>
    <w:tmpl w:val="29C25FE4"/>
    <w:lvl w:ilvl="0">
      <w:start w:val="3"/>
      <w:numFmt w:val="decimal"/>
      <w:lvlText w:val="%1"/>
      <w:lvlJc w:val="left"/>
      <w:pPr>
        <w:ind w:left="1744" w:hanging="484"/>
      </w:pPr>
      <w:rPr>
        <w:rFonts w:hint="default"/>
        <w:lang w:val="en-US" w:eastAsia="en-US" w:bidi="ar-SA"/>
      </w:rPr>
    </w:lvl>
    <w:lvl w:ilvl="1">
      <w:start w:val="3"/>
      <w:numFmt w:val="decimal"/>
      <w:lvlText w:val="%1.%2."/>
      <w:lvlJc w:val="left"/>
      <w:pPr>
        <w:ind w:left="1744" w:hanging="484"/>
      </w:pPr>
      <w:rPr>
        <w:rFonts w:ascii="Times New Roman" w:eastAsia="Times New Roman" w:hAnsi="Times New Roman" w:cs="Times New Roman" w:hint="default"/>
        <w:b/>
        <w:bCs/>
        <w:color w:val="2D74B5"/>
        <w:spacing w:val="-4"/>
        <w:w w:val="100"/>
        <w:sz w:val="30"/>
        <w:szCs w:val="30"/>
        <w:u w:val="thick" w:color="2D74B5"/>
        <w:lang w:val="en-US" w:eastAsia="en-US" w:bidi="ar-SA"/>
      </w:rPr>
    </w:lvl>
    <w:lvl w:ilvl="2">
      <w:start w:val="1"/>
      <w:numFmt w:val="decimal"/>
      <w:lvlText w:val="%1.%2.%3."/>
      <w:lvlJc w:val="left"/>
      <w:pPr>
        <w:ind w:left="1865" w:hanging="606"/>
        <w:jc w:val="right"/>
      </w:pPr>
      <w:rPr>
        <w:rFonts w:hint="default"/>
        <w:b/>
        <w:bCs/>
        <w:spacing w:val="-5"/>
        <w:w w:val="100"/>
        <w:u w:val="thick" w:color="2D74B5"/>
        <w:lang w:val="en-US" w:eastAsia="en-US" w:bidi="ar-SA"/>
      </w:rPr>
    </w:lvl>
    <w:lvl w:ilvl="3">
      <w:numFmt w:val="bullet"/>
      <w:lvlText w:val="•"/>
      <w:lvlJc w:val="left"/>
      <w:pPr>
        <w:ind w:left="3852" w:hanging="606"/>
      </w:pPr>
      <w:rPr>
        <w:rFonts w:hint="default"/>
        <w:lang w:val="en-US" w:eastAsia="en-US" w:bidi="ar-SA"/>
      </w:rPr>
    </w:lvl>
    <w:lvl w:ilvl="4">
      <w:numFmt w:val="bullet"/>
      <w:lvlText w:val="•"/>
      <w:lvlJc w:val="left"/>
      <w:pPr>
        <w:ind w:left="4848" w:hanging="606"/>
      </w:pPr>
      <w:rPr>
        <w:rFonts w:hint="default"/>
        <w:lang w:val="en-US" w:eastAsia="en-US" w:bidi="ar-SA"/>
      </w:rPr>
    </w:lvl>
    <w:lvl w:ilvl="5">
      <w:numFmt w:val="bullet"/>
      <w:lvlText w:val="•"/>
      <w:lvlJc w:val="left"/>
      <w:pPr>
        <w:ind w:left="5844" w:hanging="606"/>
      </w:pPr>
      <w:rPr>
        <w:rFonts w:hint="default"/>
        <w:lang w:val="en-US" w:eastAsia="en-US" w:bidi="ar-SA"/>
      </w:rPr>
    </w:lvl>
    <w:lvl w:ilvl="6">
      <w:numFmt w:val="bullet"/>
      <w:lvlText w:val="•"/>
      <w:lvlJc w:val="left"/>
      <w:pPr>
        <w:ind w:left="6840" w:hanging="606"/>
      </w:pPr>
      <w:rPr>
        <w:rFonts w:hint="default"/>
        <w:lang w:val="en-US" w:eastAsia="en-US" w:bidi="ar-SA"/>
      </w:rPr>
    </w:lvl>
    <w:lvl w:ilvl="7">
      <w:numFmt w:val="bullet"/>
      <w:lvlText w:val="•"/>
      <w:lvlJc w:val="left"/>
      <w:pPr>
        <w:ind w:left="7836" w:hanging="606"/>
      </w:pPr>
      <w:rPr>
        <w:rFonts w:hint="default"/>
        <w:lang w:val="en-US" w:eastAsia="en-US" w:bidi="ar-SA"/>
      </w:rPr>
    </w:lvl>
    <w:lvl w:ilvl="8">
      <w:numFmt w:val="bullet"/>
      <w:lvlText w:val="•"/>
      <w:lvlJc w:val="left"/>
      <w:pPr>
        <w:ind w:left="8832" w:hanging="606"/>
      </w:pPr>
      <w:rPr>
        <w:rFonts w:hint="default"/>
        <w:lang w:val="en-US" w:eastAsia="en-US" w:bidi="ar-SA"/>
      </w:rPr>
    </w:lvl>
  </w:abstractNum>
  <w:abstractNum w:abstractNumId="14" w15:restartNumberingAfterBreak="0">
    <w:nsid w:val="5E2906BD"/>
    <w:multiLevelType w:val="hybridMultilevel"/>
    <w:tmpl w:val="7A6037C4"/>
    <w:lvl w:ilvl="0" w:tplc="D1EE5040">
      <w:start w:val="1"/>
      <w:numFmt w:val="decimal"/>
      <w:lvlText w:val="%1."/>
      <w:lvlJc w:val="left"/>
      <w:pPr>
        <w:ind w:left="1621" w:hanging="361"/>
      </w:pPr>
      <w:rPr>
        <w:rFonts w:ascii="Times New Roman" w:eastAsia="Times New Roman" w:hAnsi="Times New Roman" w:cs="Times New Roman" w:hint="default"/>
        <w:b/>
        <w:bCs/>
        <w:w w:val="100"/>
        <w:sz w:val="24"/>
        <w:szCs w:val="24"/>
        <w:lang w:val="en-US" w:eastAsia="en-US" w:bidi="ar-SA"/>
      </w:rPr>
    </w:lvl>
    <w:lvl w:ilvl="1" w:tplc="1BAAC2DC">
      <w:numFmt w:val="bullet"/>
      <w:lvlText w:val="•"/>
      <w:lvlJc w:val="left"/>
      <w:pPr>
        <w:ind w:left="2540" w:hanging="361"/>
      </w:pPr>
      <w:rPr>
        <w:rFonts w:hint="default"/>
        <w:lang w:val="en-US" w:eastAsia="en-US" w:bidi="ar-SA"/>
      </w:rPr>
    </w:lvl>
    <w:lvl w:ilvl="2" w:tplc="E4F88504">
      <w:numFmt w:val="bullet"/>
      <w:lvlText w:val="•"/>
      <w:lvlJc w:val="left"/>
      <w:pPr>
        <w:ind w:left="3460" w:hanging="361"/>
      </w:pPr>
      <w:rPr>
        <w:rFonts w:hint="default"/>
        <w:lang w:val="en-US" w:eastAsia="en-US" w:bidi="ar-SA"/>
      </w:rPr>
    </w:lvl>
    <w:lvl w:ilvl="3" w:tplc="84B0B554">
      <w:numFmt w:val="bullet"/>
      <w:lvlText w:val="•"/>
      <w:lvlJc w:val="left"/>
      <w:pPr>
        <w:ind w:left="4381" w:hanging="361"/>
      </w:pPr>
      <w:rPr>
        <w:rFonts w:hint="default"/>
        <w:lang w:val="en-US" w:eastAsia="en-US" w:bidi="ar-SA"/>
      </w:rPr>
    </w:lvl>
    <w:lvl w:ilvl="4" w:tplc="DEB42F88">
      <w:numFmt w:val="bullet"/>
      <w:lvlText w:val="•"/>
      <w:lvlJc w:val="left"/>
      <w:pPr>
        <w:ind w:left="5301" w:hanging="361"/>
      </w:pPr>
      <w:rPr>
        <w:rFonts w:hint="default"/>
        <w:lang w:val="en-US" w:eastAsia="en-US" w:bidi="ar-SA"/>
      </w:rPr>
    </w:lvl>
    <w:lvl w:ilvl="5" w:tplc="E2A8D3B8">
      <w:numFmt w:val="bullet"/>
      <w:lvlText w:val="•"/>
      <w:lvlJc w:val="left"/>
      <w:pPr>
        <w:ind w:left="6222" w:hanging="361"/>
      </w:pPr>
      <w:rPr>
        <w:rFonts w:hint="default"/>
        <w:lang w:val="en-US" w:eastAsia="en-US" w:bidi="ar-SA"/>
      </w:rPr>
    </w:lvl>
    <w:lvl w:ilvl="6" w:tplc="B7CCAFD6">
      <w:numFmt w:val="bullet"/>
      <w:lvlText w:val="•"/>
      <w:lvlJc w:val="left"/>
      <w:pPr>
        <w:ind w:left="7142" w:hanging="361"/>
      </w:pPr>
      <w:rPr>
        <w:rFonts w:hint="default"/>
        <w:lang w:val="en-US" w:eastAsia="en-US" w:bidi="ar-SA"/>
      </w:rPr>
    </w:lvl>
    <w:lvl w:ilvl="7" w:tplc="0FCE9F88">
      <w:numFmt w:val="bullet"/>
      <w:lvlText w:val="•"/>
      <w:lvlJc w:val="left"/>
      <w:pPr>
        <w:ind w:left="8062" w:hanging="361"/>
      </w:pPr>
      <w:rPr>
        <w:rFonts w:hint="default"/>
        <w:lang w:val="en-US" w:eastAsia="en-US" w:bidi="ar-SA"/>
      </w:rPr>
    </w:lvl>
    <w:lvl w:ilvl="8" w:tplc="98A0E1C8">
      <w:numFmt w:val="bullet"/>
      <w:lvlText w:val="•"/>
      <w:lvlJc w:val="left"/>
      <w:pPr>
        <w:ind w:left="8983" w:hanging="361"/>
      </w:pPr>
      <w:rPr>
        <w:rFonts w:hint="default"/>
        <w:lang w:val="en-US" w:eastAsia="en-US" w:bidi="ar-SA"/>
      </w:rPr>
    </w:lvl>
  </w:abstractNum>
  <w:abstractNum w:abstractNumId="15" w15:restartNumberingAfterBreak="0">
    <w:nsid w:val="6F556C81"/>
    <w:multiLevelType w:val="hybridMultilevel"/>
    <w:tmpl w:val="B09003FA"/>
    <w:lvl w:ilvl="0" w:tplc="F236B26E">
      <w:numFmt w:val="bullet"/>
      <w:lvlText w:val=""/>
      <w:lvlJc w:val="left"/>
      <w:pPr>
        <w:ind w:left="1621" w:hanging="361"/>
      </w:pPr>
      <w:rPr>
        <w:rFonts w:ascii="Wingdings" w:eastAsia="Wingdings" w:hAnsi="Wingdings" w:cs="Wingdings" w:hint="default"/>
        <w:w w:val="100"/>
        <w:sz w:val="24"/>
        <w:szCs w:val="24"/>
        <w:lang w:val="en-US" w:eastAsia="en-US" w:bidi="ar-SA"/>
      </w:rPr>
    </w:lvl>
    <w:lvl w:ilvl="1" w:tplc="A5543810">
      <w:numFmt w:val="bullet"/>
      <w:lvlText w:val="•"/>
      <w:lvlJc w:val="left"/>
      <w:pPr>
        <w:ind w:left="2540" w:hanging="361"/>
      </w:pPr>
      <w:rPr>
        <w:rFonts w:hint="default"/>
        <w:lang w:val="en-US" w:eastAsia="en-US" w:bidi="ar-SA"/>
      </w:rPr>
    </w:lvl>
    <w:lvl w:ilvl="2" w:tplc="184C965A">
      <w:numFmt w:val="bullet"/>
      <w:lvlText w:val="•"/>
      <w:lvlJc w:val="left"/>
      <w:pPr>
        <w:ind w:left="3460" w:hanging="361"/>
      </w:pPr>
      <w:rPr>
        <w:rFonts w:hint="default"/>
        <w:lang w:val="en-US" w:eastAsia="en-US" w:bidi="ar-SA"/>
      </w:rPr>
    </w:lvl>
    <w:lvl w:ilvl="3" w:tplc="72A8130E">
      <w:numFmt w:val="bullet"/>
      <w:lvlText w:val="•"/>
      <w:lvlJc w:val="left"/>
      <w:pPr>
        <w:ind w:left="4381" w:hanging="361"/>
      </w:pPr>
      <w:rPr>
        <w:rFonts w:hint="default"/>
        <w:lang w:val="en-US" w:eastAsia="en-US" w:bidi="ar-SA"/>
      </w:rPr>
    </w:lvl>
    <w:lvl w:ilvl="4" w:tplc="54D49D12">
      <w:numFmt w:val="bullet"/>
      <w:lvlText w:val="•"/>
      <w:lvlJc w:val="left"/>
      <w:pPr>
        <w:ind w:left="5301" w:hanging="361"/>
      </w:pPr>
      <w:rPr>
        <w:rFonts w:hint="default"/>
        <w:lang w:val="en-US" w:eastAsia="en-US" w:bidi="ar-SA"/>
      </w:rPr>
    </w:lvl>
    <w:lvl w:ilvl="5" w:tplc="31BA0F2E">
      <w:numFmt w:val="bullet"/>
      <w:lvlText w:val="•"/>
      <w:lvlJc w:val="left"/>
      <w:pPr>
        <w:ind w:left="6222" w:hanging="361"/>
      </w:pPr>
      <w:rPr>
        <w:rFonts w:hint="default"/>
        <w:lang w:val="en-US" w:eastAsia="en-US" w:bidi="ar-SA"/>
      </w:rPr>
    </w:lvl>
    <w:lvl w:ilvl="6" w:tplc="A2AE5E9E">
      <w:numFmt w:val="bullet"/>
      <w:lvlText w:val="•"/>
      <w:lvlJc w:val="left"/>
      <w:pPr>
        <w:ind w:left="7142" w:hanging="361"/>
      </w:pPr>
      <w:rPr>
        <w:rFonts w:hint="default"/>
        <w:lang w:val="en-US" w:eastAsia="en-US" w:bidi="ar-SA"/>
      </w:rPr>
    </w:lvl>
    <w:lvl w:ilvl="7" w:tplc="4E2E9072">
      <w:numFmt w:val="bullet"/>
      <w:lvlText w:val="•"/>
      <w:lvlJc w:val="left"/>
      <w:pPr>
        <w:ind w:left="8062" w:hanging="361"/>
      </w:pPr>
      <w:rPr>
        <w:rFonts w:hint="default"/>
        <w:lang w:val="en-US" w:eastAsia="en-US" w:bidi="ar-SA"/>
      </w:rPr>
    </w:lvl>
    <w:lvl w:ilvl="8" w:tplc="F5C2A202">
      <w:numFmt w:val="bullet"/>
      <w:lvlText w:val="•"/>
      <w:lvlJc w:val="left"/>
      <w:pPr>
        <w:ind w:left="8983" w:hanging="361"/>
      </w:pPr>
      <w:rPr>
        <w:rFonts w:hint="default"/>
        <w:lang w:val="en-US" w:eastAsia="en-US" w:bidi="ar-SA"/>
      </w:rPr>
    </w:lvl>
  </w:abstractNum>
  <w:num w:numId="1">
    <w:abstractNumId w:val="11"/>
  </w:num>
  <w:num w:numId="2">
    <w:abstractNumId w:val="15"/>
  </w:num>
  <w:num w:numId="3">
    <w:abstractNumId w:val="12"/>
  </w:num>
  <w:num w:numId="4">
    <w:abstractNumId w:val="3"/>
  </w:num>
  <w:num w:numId="5">
    <w:abstractNumId w:val="5"/>
  </w:num>
  <w:num w:numId="6">
    <w:abstractNumId w:val="10"/>
  </w:num>
  <w:num w:numId="7">
    <w:abstractNumId w:val="4"/>
  </w:num>
  <w:num w:numId="8">
    <w:abstractNumId w:val="1"/>
  </w:num>
  <w:num w:numId="9">
    <w:abstractNumId w:val="9"/>
  </w:num>
  <w:num w:numId="10">
    <w:abstractNumId w:val="2"/>
  </w:num>
  <w:num w:numId="11">
    <w:abstractNumId w:val="8"/>
  </w:num>
  <w:num w:numId="12">
    <w:abstractNumId w:val="14"/>
  </w:num>
  <w:num w:numId="13">
    <w:abstractNumId w:val="6"/>
  </w:num>
  <w:num w:numId="14">
    <w:abstractNumId w:val="7"/>
  </w:num>
  <w:num w:numId="15">
    <w:abstractNumId w:val="0"/>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noj">
    <w15:presenceInfo w15:providerId="None" w15:userId="Manoj"/>
  </w15:person>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6D3"/>
    <w:rsid w:val="00001E36"/>
    <w:rsid w:val="000371CC"/>
    <w:rsid w:val="00037E74"/>
    <w:rsid w:val="000E240D"/>
    <w:rsid w:val="00104D2A"/>
    <w:rsid w:val="0012067C"/>
    <w:rsid w:val="00126154"/>
    <w:rsid w:val="001546D3"/>
    <w:rsid w:val="00165B7F"/>
    <w:rsid w:val="001D73B3"/>
    <w:rsid w:val="001F751E"/>
    <w:rsid w:val="00206E4E"/>
    <w:rsid w:val="00225AE1"/>
    <w:rsid w:val="00274723"/>
    <w:rsid w:val="002E322C"/>
    <w:rsid w:val="002F2C9C"/>
    <w:rsid w:val="003068DB"/>
    <w:rsid w:val="00317A54"/>
    <w:rsid w:val="00336FBC"/>
    <w:rsid w:val="0037216B"/>
    <w:rsid w:val="00380E49"/>
    <w:rsid w:val="003A5639"/>
    <w:rsid w:val="003E359A"/>
    <w:rsid w:val="00412D91"/>
    <w:rsid w:val="00414291"/>
    <w:rsid w:val="00440D09"/>
    <w:rsid w:val="004D63F5"/>
    <w:rsid w:val="00502DCA"/>
    <w:rsid w:val="00521721"/>
    <w:rsid w:val="00540486"/>
    <w:rsid w:val="00577A85"/>
    <w:rsid w:val="005E188B"/>
    <w:rsid w:val="006308DE"/>
    <w:rsid w:val="00633E51"/>
    <w:rsid w:val="0065508C"/>
    <w:rsid w:val="00672BCB"/>
    <w:rsid w:val="006740EA"/>
    <w:rsid w:val="00694802"/>
    <w:rsid w:val="006E3AB1"/>
    <w:rsid w:val="00706ABE"/>
    <w:rsid w:val="00731264"/>
    <w:rsid w:val="00731D93"/>
    <w:rsid w:val="00763529"/>
    <w:rsid w:val="00777979"/>
    <w:rsid w:val="007A03B8"/>
    <w:rsid w:val="007A7BA8"/>
    <w:rsid w:val="007B1493"/>
    <w:rsid w:val="00800E92"/>
    <w:rsid w:val="00804CB1"/>
    <w:rsid w:val="00806130"/>
    <w:rsid w:val="00814692"/>
    <w:rsid w:val="00833CBE"/>
    <w:rsid w:val="00866429"/>
    <w:rsid w:val="00866D2B"/>
    <w:rsid w:val="00872737"/>
    <w:rsid w:val="008748BE"/>
    <w:rsid w:val="008A0DE0"/>
    <w:rsid w:val="008B248F"/>
    <w:rsid w:val="008C1C66"/>
    <w:rsid w:val="008C69D7"/>
    <w:rsid w:val="009153CF"/>
    <w:rsid w:val="00923E40"/>
    <w:rsid w:val="009577EB"/>
    <w:rsid w:val="00971F38"/>
    <w:rsid w:val="00972B74"/>
    <w:rsid w:val="00982402"/>
    <w:rsid w:val="0098509B"/>
    <w:rsid w:val="009853A9"/>
    <w:rsid w:val="009A1FFB"/>
    <w:rsid w:val="009D58D0"/>
    <w:rsid w:val="009D6A15"/>
    <w:rsid w:val="009E5753"/>
    <w:rsid w:val="00A16EFE"/>
    <w:rsid w:val="00A33981"/>
    <w:rsid w:val="00A4171F"/>
    <w:rsid w:val="00A5114A"/>
    <w:rsid w:val="00A62EEC"/>
    <w:rsid w:val="00A93ECB"/>
    <w:rsid w:val="00B24BE4"/>
    <w:rsid w:val="00B31A7B"/>
    <w:rsid w:val="00B70A3A"/>
    <w:rsid w:val="00BC75DF"/>
    <w:rsid w:val="00C1346B"/>
    <w:rsid w:val="00C26F44"/>
    <w:rsid w:val="00C45B9C"/>
    <w:rsid w:val="00C5013A"/>
    <w:rsid w:val="00C65E4E"/>
    <w:rsid w:val="00C76386"/>
    <w:rsid w:val="00C77B5B"/>
    <w:rsid w:val="00CA7B2A"/>
    <w:rsid w:val="00CB6D38"/>
    <w:rsid w:val="00CE4E80"/>
    <w:rsid w:val="00CF7D43"/>
    <w:rsid w:val="00D21007"/>
    <w:rsid w:val="00D31CA5"/>
    <w:rsid w:val="00D419B1"/>
    <w:rsid w:val="00DB6734"/>
    <w:rsid w:val="00DC51C6"/>
    <w:rsid w:val="00DF1A84"/>
    <w:rsid w:val="00DF7F6F"/>
    <w:rsid w:val="00E04125"/>
    <w:rsid w:val="00E64DEB"/>
    <w:rsid w:val="00E777B9"/>
    <w:rsid w:val="00E86A64"/>
    <w:rsid w:val="00E918CB"/>
    <w:rsid w:val="00EB6E67"/>
    <w:rsid w:val="00EC30F6"/>
    <w:rsid w:val="00EC3FBB"/>
    <w:rsid w:val="00EE6C11"/>
    <w:rsid w:val="00EF2015"/>
    <w:rsid w:val="00F10DCA"/>
    <w:rsid w:val="00F1435B"/>
    <w:rsid w:val="00F26266"/>
    <w:rsid w:val="00F60364"/>
    <w:rsid w:val="00F7404F"/>
    <w:rsid w:val="00F85125"/>
    <w:rsid w:val="00F854AA"/>
    <w:rsid w:val="00F87995"/>
    <w:rsid w:val="00FB25B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751AA"/>
  <w15:docId w15:val="{AC4F30C5-91A6-4CD1-960B-95BECE8A2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22"/>
      <w:ind w:left="1609" w:right="883"/>
      <w:jc w:val="center"/>
      <w:outlineLvl w:val="0"/>
    </w:pPr>
    <w:rPr>
      <w:b/>
      <w:bCs/>
      <w:sz w:val="40"/>
      <w:szCs w:val="40"/>
    </w:rPr>
  </w:style>
  <w:style w:type="paragraph" w:styleId="Heading2">
    <w:name w:val="heading 2"/>
    <w:basedOn w:val="Normal"/>
    <w:uiPriority w:val="1"/>
    <w:qFormat/>
    <w:pPr>
      <w:spacing w:before="182"/>
      <w:ind w:left="1609"/>
      <w:outlineLvl w:val="1"/>
    </w:pPr>
    <w:rPr>
      <w:b/>
      <w:bCs/>
      <w:sz w:val="36"/>
      <w:szCs w:val="36"/>
    </w:rPr>
  </w:style>
  <w:style w:type="paragraph" w:styleId="Heading3">
    <w:name w:val="heading 3"/>
    <w:basedOn w:val="Normal"/>
    <w:uiPriority w:val="1"/>
    <w:qFormat/>
    <w:pPr>
      <w:ind w:left="1144" w:hanging="245"/>
      <w:outlineLvl w:val="2"/>
    </w:pPr>
    <w:rPr>
      <w:b/>
      <w:bCs/>
      <w:sz w:val="32"/>
      <w:szCs w:val="32"/>
    </w:rPr>
  </w:style>
  <w:style w:type="paragraph" w:styleId="Heading4">
    <w:name w:val="heading 4"/>
    <w:basedOn w:val="Normal"/>
    <w:uiPriority w:val="1"/>
    <w:qFormat/>
    <w:pPr>
      <w:spacing w:before="185"/>
      <w:ind w:left="1246" w:hanging="423"/>
      <w:outlineLvl w:val="3"/>
    </w:pPr>
    <w:rPr>
      <w:b/>
      <w:bCs/>
      <w:sz w:val="28"/>
      <w:szCs w:val="28"/>
    </w:rPr>
  </w:style>
  <w:style w:type="paragraph" w:styleId="Heading5">
    <w:name w:val="heading 5"/>
    <w:basedOn w:val="Normal"/>
    <w:uiPriority w:val="1"/>
    <w:qFormat/>
    <w:pPr>
      <w:spacing w:before="88"/>
      <w:ind w:left="900"/>
      <w:outlineLvl w:val="4"/>
    </w:pPr>
    <w:rPr>
      <w:b/>
      <w:bCs/>
      <w:sz w:val="26"/>
      <w:szCs w:val="26"/>
    </w:rPr>
  </w:style>
  <w:style w:type="paragraph" w:styleId="Heading6">
    <w:name w:val="heading 6"/>
    <w:basedOn w:val="Normal"/>
    <w:uiPriority w:val="1"/>
    <w:qFormat/>
    <w:pPr>
      <w:ind w:left="1621" w:hanging="36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21" w:hanging="361"/>
    </w:pPr>
  </w:style>
  <w:style w:type="paragraph" w:customStyle="1" w:styleId="TableParagraph">
    <w:name w:val="Table Paragraph"/>
    <w:basedOn w:val="Normal"/>
    <w:uiPriority w:val="1"/>
    <w:qFormat/>
    <w:pPr>
      <w:spacing w:before="1"/>
      <w:ind w:left="105"/>
    </w:pPr>
    <w:rPr>
      <w:rFonts w:ascii="Calibri" w:eastAsia="Calibri" w:hAnsi="Calibri" w:cs="Calibri"/>
    </w:rPr>
  </w:style>
  <w:style w:type="paragraph" w:styleId="NormalWeb">
    <w:name w:val="Normal (Web)"/>
    <w:basedOn w:val="Normal"/>
    <w:uiPriority w:val="99"/>
    <w:unhideWhenUsed/>
    <w:rsid w:val="009853A9"/>
    <w:pPr>
      <w:widowControl/>
      <w:autoSpaceDE/>
      <w:autoSpaceDN/>
      <w:spacing w:before="100" w:beforeAutospacing="1" w:after="100" w:afterAutospacing="1"/>
    </w:pPr>
    <w:rPr>
      <w:sz w:val="24"/>
      <w:szCs w:val="24"/>
      <w:lang w:val="en-IN" w:eastAsia="en-IN" w:bidi="mr-IN"/>
    </w:rPr>
  </w:style>
  <w:style w:type="paragraph" w:styleId="BalloonText">
    <w:name w:val="Balloon Text"/>
    <w:basedOn w:val="Normal"/>
    <w:link w:val="BalloonTextChar"/>
    <w:uiPriority w:val="99"/>
    <w:semiHidden/>
    <w:unhideWhenUsed/>
    <w:rsid w:val="00A16E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6EFE"/>
    <w:rPr>
      <w:rFonts w:ascii="Segoe UI" w:eastAsia="Times New Roman" w:hAnsi="Segoe UI" w:cs="Segoe UI"/>
      <w:sz w:val="18"/>
      <w:szCs w:val="18"/>
    </w:rPr>
  </w:style>
  <w:style w:type="paragraph" w:styleId="Header">
    <w:name w:val="header"/>
    <w:basedOn w:val="Normal"/>
    <w:link w:val="HeaderChar"/>
    <w:uiPriority w:val="99"/>
    <w:unhideWhenUsed/>
    <w:rsid w:val="00A33981"/>
    <w:pPr>
      <w:tabs>
        <w:tab w:val="center" w:pos="4513"/>
        <w:tab w:val="right" w:pos="9026"/>
      </w:tabs>
    </w:pPr>
  </w:style>
  <w:style w:type="character" w:customStyle="1" w:styleId="HeaderChar">
    <w:name w:val="Header Char"/>
    <w:basedOn w:val="DefaultParagraphFont"/>
    <w:link w:val="Header"/>
    <w:uiPriority w:val="99"/>
    <w:rsid w:val="00A33981"/>
    <w:rPr>
      <w:rFonts w:ascii="Times New Roman" w:eastAsia="Times New Roman" w:hAnsi="Times New Roman" w:cs="Times New Roman"/>
    </w:rPr>
  </w:style>
  <w:style w:type="paragraph" w:styleId="Footer">
    <w:name w:val="footer"/>
    <w:basedOn w:val="Normal"/>
    <w:link w:val="FooterChar"/>
    <w:uiPriority w:val="99"/>
    <w:unhideWhenUsed/>
    <w:rsid w:val="00A33981"/>
    <w:pPr>
      <w:tabs>
        <w:tab w:val="center" w:pos="4513"/>
        <w:tab w:val="right" w:pos="9026"/>
      </w:tabs>
    </w:pPr>
  </w:style>
  <w:style w:type="character" w:customStyle="1" w:styleId="FooterChar">
    <w:name w:val="Footer Char"/>
    <w:basedOn w:val="DefaultParagraphFont"/>
    <w:link w:val="Footer"/>
    <w:uiPriority w:val="99"/>
    <w:rsid w:val="00A3398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0.pn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3.png"/><Relationship Id="rId38" Type="http://schemas.openxmlformats.org/officeDocument/2006/relationships/hyperlink" Target="http://www.Geeksforgeeks.com/" TargetMode="External"/><Relationship Id="rId2" Type="http://schemas.openxmlformats.org/officeDocument/2006/relationships/numbering" Target="numbering.xml"/><Relationship Id="rId16" Type="http://schemas.openxmlformats.org/officeDocument/2006/relationships/image" Target="media/image60.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3.jpe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BE2C9-8082-4083-AF05-437AE1EF2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3209</Words>
  <Characters>18295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Dell</cp:lastModifiedBy>
  <cp:revision>2</cp:revision>
  <cp:lastPrinted>2023-12-23T01:21:00Z</cp:lastPrinted>
  <dcterms:created xsi:type="dcterms:W3CDTF">2023-12-23T01:26:00Z</dcterms:created>
  <dcterms:modified xsi:type="dcterms:W3CDTF">2023-12-23T01:26:00Z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2023-09-21T00:00:00Z</vt:filetime>
  </property>
  <property fmtid="{D5CDD505-2E9C-101B-9397-08002B2CF9AE}" pid="3" name="Creator">
    <vt:lpwstr>Microsoft® Word 2016</vt:lpwstr>
  </property>
  <property fmtid="{D5CDD505-2E9C-101B-9397-08002B2CF9AE}" pid="4" name="LastSaved">
    <vt:filetime>2023-11-30T00:00:00Z</vt:filetime>
  </property>
</Properties>
</file>