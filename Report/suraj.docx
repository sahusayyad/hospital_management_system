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54" w:rsidRDefault="00577A85">
      <w:pPr>
        <w:spacing w:before="185"/>
        <w:ind w:left="1609" w:right="1472"/>
        <w:jc w:val="center"/>
        <w:rPr>
          <w:b/>
          <w:spacing w:val="-7"/>
          <w:sz w:val="28"/>
        </w:rPr>
      </w:pPr>
      <w:r>
        <w:rPr>
          <w:b/>
          <w:sz w:val="28"/>
        </w:rPr>
        <w:t>A</w:t>
      </w:r>
      <w:r>
        <w:rPr>
          <w:b/>
          <w:spacing w:val="-7"/>
          <w:sz w:val="28"/>
        </w:rPr>
        <w:t xml:space="preserve"> </w:t>
      </w:r>
    </w:p>
    <w:p w:rsidR="00317A54" w:rsidRDefault="00577A85">
      <w:pPr>
        <w:spacing w:before="185"/>
        <w:ind w:left="1609" w:right="1472"/>
        <w:jc w:val="center"/>
        <w:rPr>
          <w:b/>
          <w:spacing w:val="-3"/>
          <w:sz w:val="28"/>
        </w:rPr>
      </w:pPr>
      <w:r>
        <w:rPr>
          <w:b/>
          <w:sz w:val="28"/>
        </w:rPr>
        <w:t>Project</w:t>
      </w:r>
      <w:r>
        <w:rPr>
          <w:b/>
          <w:spacing w:val="-3"/>
          <w:sz w:val="28"/>
        </w:rPr>
        <w:t xml:space="preserve"> </w:t>
      </w:r>
      <w:r w:rsidR="00317A54">
        <w:rPr>
          <w:b/>
          <w:sz w:val="28"/>
        </w:rPr>
        <w:t>Documentation</w:t>
      </w:r>
      <w:r w:rsidR="00317A54">
        <w:rPr>
          <w:b/>
          <w:spacing w:val="-3"/>
          <w:sz w:val="28"/>
        </w:rPr>
        <w:t xml:space="preserve"> </w:t>
      </w:r>
    </w:p>
    <w:p w:rsidR="001546D3" w:rsidRDefault="00577A85">
      <w:pPr>
        <w:spacing w:before="185"/>
        <w:ind w:left="1609" w:right="1472"/>
        <w:jc w:val="center"/>
        <w:rPr>
          <w:b/>
          <w:sz w:val="28"/>
        </w:rPr>
      </w:pPr>
      <w:r>
        <w:rPr>
          <w:b/>
          <w:sz w:val="28"/>
        </w:rPr>
        <w:t>on</w:t>
      </w:r>
    </w:p>
    <w:p w:rsidR="001546D3" w:rsidRDefault="001546D3">
      <w:pPr>
        <w:pStyle w:val="BodyText"/>
        <w:rPr>
          <w:b/>
          <w:sz w:val="30"/>
        </w:rPr>
      </w:pPr>
    </w:p>
    <w:p w:rsidR="009A1FFB" w:rsidRPr="00C379F4" w:rsidRDefault="009A1FFB" w:rsidP="009A1FFB">
      <w:pPr>
        <w:jc w:val="center"/>
        <w:textAlignment w:val="baseline"/>
        <w:outlineLvl w:val="0"/>
        <w:rPr>
          <w:b/>
          <w:bCs/>
          <w:sz w:val="52"/>
          <w:szCs w:val="36"/>
        </w:rPr>
      </w:pPr>
      <w:r w:rsidRPr="00C379F4">
        <w:rPr>
          <w:b/>
          <w:bCs/>
          <w:sz w:val="52"/>
          <w:szCs w:val="36"/>
        </w:rPr>
        <w:t>Hospital Management System</w:t>
      </w:r>
    </w:p>
    <w:p w:rsidR="001546D3" w:rsidRPr="009A1FFB" w:rsidRDefault="009A1FFB" w:rsidP="009A1FFB">
      <w:pPr>
        <w:jc w:val="center"/>
        <w:textAlignment w:val="baseline"/>
        <w:outlineLvl w:val="0"/>
        <w:rPr>
          <w:b/>
          <w:bCs/>
          <w:sz w:val="52"/>
          <w:szCs w:val="36"/>
        </w:rPr>
      </w:pPr>
      <w:r w:rsidRPr="00C379F4">
        <w:rPr>
          <w:b/>
          <w:bCs/>
          <w:sz w:val="52"/>
          <w:szCs w:val="36"/>
        </w:rPr>
        <w:t>Project Report</w:t>
      </w:r>
    </w:p>
    <w:p w:rsidR="001546D3" w:rsidRDefault="00577A85">
      <w:pPr>
        <w:pStyle w:val="Heading2"/>
        <w:spacing w:before="360"/>
        <w:ind w:left="4478"/>
      </w:pPr>
      <w:r>
        <w:rPr>
          <w:noProof/>
          <w:lang w:val="en-IN" w:eastAsia="en-IN" w:bidi="mr-IN"/>
        </w:rPr>
        <w:drawing>
          <wp:anchor distT="0" distB="0" distL="0" distR="0" simplePos="0" relativeHeight="251652096" behindDoc="0" locked="0" layoutInCell="1" allowOverlap="1">
            <wp:simplePos x="0" y="0"/>
            <wp:positionH relativeFrom="page">
              <wp:posOffset>3184525</wp:posOffset>
            </wp:positionH>
            <wp:positionV relativeFrom="paragraph">
              <wp:posOffset>512631</wp:posOffset>
            </wp:positionV>
            <wp:extent cx="1198442" cy="10568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8442" cy="1056894"/>
                    </a:xfrm>
                    <a:prstGeom prst="rect">
                      <a:avLst/>
                    </a:prstGeom>
                  </pic:spPr>
                </pic:pic>
              </a:graphicData>
            </a:graphic>
          </wp:anchor>
        </w:drawing>
      </w:r>
      <w:r>
        <w:rPr>
          <w:color w:val="44536A"/>
        </w:rPr>
        <w:t>Submitted</w:t>
      </w:r>
      <w:r>
        <w:rPr>
          <w:color w:val="44536A"/>
          <w:spacing w:val="-5"/>
        </w:rPr>
        <w:t xml:space="preserve"> </w:t>
      </w:r>
      <w:r>
        <w:rPr>
          <w:color w:val="44536A"/>
        </w:rPr>
        <w:t>to</w:t>
      </w:r>
    </w:p>
    <w:p w:rsidR="001546D3" w:rsidRDefault="00577A85" w:rsidP="00502DCA">
      <w:pPr>
        <w:spacing w:line="600" w:lineRule="atLeast"/>
        <w:ind w:left="3261" w:right="1991" w:hanging="431"/>
        <w:jc w:val="both"/>
        <w:rPr>
          <w:b/>
          <w:sz w:val="36"/>
        </w:rPr>
      </w:pPr>
      <w:r>
        <w:rPr>
          <w:b/>
          <w:color w:val="FF0000"/>
          <w:sz w:val="36"/>
        </w:rPr>
        <w:t>Savitribai</w:t>
      </w:r>
      <w:r>
        <w:rPr>
          <w:b/>
          <w:color w:val="FF0000"/>
          <w:spacing w:val="-5"/>
          <w:sz w:val="36"/>
        </w:rPr>
        <w:t xml:space="preserve"> </w:t>
      </w:r>
      <w:r>
        <w:rPr>
          <w:b/>
          <w:color w:val="FF0000"/>
          <w:sz w:val="36"/>
        </w:rPr>
        <w:t>Phule</w:t>
      </w:r>
      <w:r>
        <w:rPr>
          <w:b/>
          <w:color w:val="FF0000"/>
          <w:spacing w:val="-6"/>
          <w:sz w:val="36"/>
        </w:rPr>
        <w:t xml:space="preserve"> </w:t>
      </w:r>
      <w:r>
        <w:rPr>
          <w:b/>
          <w:color w:val="FF0000"/>
          <w:sz w:val="36"/>
        </w:rPr>
        <w:t>Pune</w:t>
      </w:r>
      <w:r>
        <w:rPr>
          <w:b/>
          <w:color w:val="FF0000"/>
          <w:spacing w:val="-6"/>
          <w:sz w:val="36"/>
        </w:rPr>
        <w:t xml:space="preserve"> </w:t>
      </w:r>
      <w:r>
        <w:rPr>
          <w:b/>
          <w:color w:val="FF0000"/>
          <w:sz w:val="36"/>
        </w:rPr>
        <w:t>University,</w:t>
      </w:r>
      <w:r>
        <w:rPr>
          <w:b/>
          <w:color w:val="FF0000"/>
          <w:spacing w:val="-5"/>
          <w:sz w:val="36"/>
        </w:rPr>
        <w:t xml:space="preserve"> </w:t>
      </w:r>
      <w:r>
        <w:rPr>
          <w:b/>
          <w:color w:val="FF0000"/>
          <w:sz w:val="36"/>
        </w:rPr>
        <w:t>Pune</w:t>
      </w:r>
      <w:r>
        <w:rPr>
          <w:b/>
          <w:color w:val="FF0000"/>
          <w:spacing w:val="-87"/>
          <w:sz w:val="36"/>
        </w:rPr>
        <w:t xml:space="preserve"> </w:t>
      </w:r>
      <w:r>
        <w:rPr>
          <w:b/>
          <w:color w:val="FF0000"/>
          <w:sz w:val="36"/>
        </w:rPr>
        <w:t>In</w:t>
      </w:r>
      <w:r>
        <w:rPr>
          <w:b/>
          <w:color w:val="FF0000"/>
          <w:spacing w:val="-6"/>
          <w:sz w:val="36"/>
        </w:rPr>
        <w:t xml:space="preserve"> </w:t>
      </w:r>
      <w:r>
        <w:rPr>
          <w:b/>
          <w:color w:val="FF0000"/>
          <w:sz w:val="36"/>
        </w:rPr>
        <w:t>Partial</w:t>
      </w:r>
      <w:r>
        <w:rPr>
          <w:b/>
          <w:color w:val="FF0000"/>
          <w:spacing w:val="1"/>
          <w:sz w:val="36"/>
        </w:rPr>
        <w:t xml:space="preserve"> </w:t>
      </w:r>
      <w:r>
        <w:rPr>
          <w:b/>
          <w:color w:val="FF0000"/>
          <w:sz w:val="36"/>
        </w:rPr>
        <w:t>Fulfillment</w:t>
      </w:r>
      <w:r>
        <w:rPr>
          <w:b/>
          <w:color w:val="FF0000"/>
          <w:spacing w:val="4"/>
          <w:sz w:val="36"/>
        </w:rPr>
        <w:t xml:space="preserve"> </w:t>
      </w:r>
      <w:r>
        <w:rPr>
          <w:b/>
          <w:color w:val="FF0000"/>
          <w:sz w:val="36"/>
        </w:rPr>
        <w:t>of</w:t>
      </w:r>
    </w:p>
    <w:p w:rsidR="00502DCA" w:rsidRDefault="00577A85" w:rsidP="00502DCA">
      <w:pPr>
        <w:pStyle w:val="Heading2"/>
        <w:spacing w:before="6" w:line="261" w:lineRule="auto"/>
        <w:ind w:left="4233" w:right="2011" w:hanging="1539"/>
        <w:jc w:val="both"/>
        <w:rPr>
          <w:color w:val="FF0000"/>
          <w:spacing w:val="-87"/>
        </w:rPr>
      </w:pPr>
      <w:r>
        <w:rPr>
          <w:color w:val="FF0000"/>
        </w:rPr>
        <w:t>Master of Computer Application</w:t>
      </w:r>
      <w:r>
        <w:rPr>
          <w:color w:val="FF0000"/>
          <w:spacing w:val="-87"/>
        </w:rPr>
        <w:t xml:space="preserve"> </w:t>
      </w:r>
    </w:p>
    <w:p w:rsidR="001546D3" w:rsidRDefault="00502DCA" w:rsidP="00502DCA">
      <w:pPr>
        <w:pStyle w:val="Heading2"/>
        <w:spacing w:before="6" w:line="261" w:lineRule="auto"/>
        <w:ind w:left="4233" w:right="2011" w:hanging="1539"/>
        <w:jc w:val="both"/>
      </w:pPr>
      <w:r>
        <w:rPr>
          <w:color w:val="FF0000"/>
        </w:rPr>
        <w:t xml:space="preserve">                  </w:t>
      </w:r>
      <w:r w:rsidR="00577A85">
        <w:rPr>
          <w:color w:val="FF0000"/>
        </w:rPr>
        <w:t>(MCA</w:t>
      </w:r>
      <w:r>
        <w:rPr>
          <w:color w:val="FF0000"/>
        </w:rPr>
        <w:t>-1</w:t>
      </w:r>
      <w:r w:rsidR="00577A85">
        <w:rPr>
          <w:color w:val="FF0000"/>
          <w:spacing w:val="-1"/>
        </w:rPr>
        <w:t xml:space="preserve"> </w:t>
      </w:r>
      <w:r w:rsidR="00577A85">
        <w:rPr>
          <w:color w:val="FF0000"/>
        </w:rPr>
        <w:t>Sem-I)</w:t>
      </w:r>
    </w:p>
    <w:p w:rsidR="001546D3" w:rsidRDefault="00577A85">
      <w:pPr>
        <w:spacing w:before="325"/>
        <w:ind w:left="4646"/>
        <w:rPr>
          <w:b/>
          <w:sz w:val="32"/>
        </w:rPr>
      </w:pPr>
      <w:r>
        <w:rPr>
          <w:b/>
          <w:color w:val="44536A"/>
          <w:sz w:val="32"/>
        </w:rPr>
        <w:t>Submitted</w:t>
      </w:r>
      <w:r>
        <w:rPr>
          <w:b/>
          <w:color w:val="44536A"/>
          <w:spacing w:val="-5"/>
          <w:sz w:val="32"/>
        </w:rPr>
        <w:t xml:space="preserve"> </w:t>
      </w:r>
      <w:r>
        <w:rPr>
          <w:b/>
          <w:color w:val="44536A"/>
          <w:sz w:val="32"/>
        </w:rPr>
        <w:t>by</w:t>
      </w:r>
    </w:p>
    <w:p w:rsidR="009A1FFB" w:rsidRDefault="009A1FFB">
      <w:pPr>
        <w:pStyle w:val="Heading2"/>
        <w:spacing w:before="123"/>
        <w:ind w:right="1311"/>
        <w:jc w:val="center"/>
      </w:pPr>
      <w:bookmarkStart w:id="0" w:name="SABALE_ABHISHEK_ANAND"/>
      <w:bookmarkEnd w:id="0"/>
      <w:r>
        <w:t>SURAJ RAJENDRA SHINDE</w:t>
      </w:r>
    </w:p>
    <w:p w:rsidR="001546D3" w:rsidRDefault="00577A85">
      <w:pPr>
        <w:spacing w:before="358"/>
        <w:ind w:left="1609" w:right="1107"/>
        <w:jc w:val="center"/>
        <w:rPr>
          <w:b/>
          <w:sz w:val="32"/>
        </w:rPr>
      </w:pPr>
      <w:r>
        <w:rPr>
          <w:b/>
          <w:color w:val="44536A"/>
          <w:sz w:val="32"/>
        </w:rPr>
        <w:t>Under</w:t>
      </w:r>
      <w:r>
        <w:rPr>
          <w:b/>
          <w:color w:val="44536A"/>
          <w:spacing w:val="-3"/>
          <w:sz w:val="32"/>
        </w:rPr>
        <w:t xml:space="preserve"> </w:t>
      </w:r>
      <w:r>
        <w:rPr>
          <w:b/>
          <w:color w:val="44536A"/>
          <w:sz w:val="32"/>
        </w:rPr>
        <w:t>the</w:t>
      </w:r>
      <w:r>
        <w:rPr>
          <w:b/>
          <w:color w:val="44536A"/>
          <w:spacing w:val="-6"/>
          <w:sz w:val="32"/>
        </w:rPr>
        <w:t xml:space="preserve"> </w:t>
      </w:r>
      <w:r>
        <w:rPr>
          <w:b/>
          <w:color w:val="44536A"/>
          <w:sz w:val="32"/>
        </w:rPr>
        <w:t>Guidance</w:t>
      </w:r>
      <w:r>
        <w:rPr>
          <w:b/>
          <w:color w:val="44536A"/>
          <w:spacing w:val="-7"/>
          <w:sz w:val="32"/>
        </w:rPr>
        <w:t xml:space="preserve"> </w:t>
      </w:r>
      <w:r>
        <w:rPr>
          <w:b/>
          <w:color w:val="44536A"/>
          <w:sz w:val="32"/>
        </w:rPr>
        <w:t>of</w:t>
      </w:r>
    </w:p>
    <w:p w:rsidR="001546D3" w:rsidRDefault="00577A85">
      <w:pPr>
        <w:pStyle w:val="Heading2"/>
        <w:spacing w:before="320"/>
        <w:ind w:right="1190"/>
        <w:jc w:val="center"/>
      </w:pPr>
      <w:r>
        <w:t>Prof.</w:t>
      </w:r>
      <w:r w:rsidR="009A1FFB">
        <w:t xml:space="preserve"> TAKLE S.B.</w:t>
      </w:r>
    </w:p>
    <w:p w:rsidR="001546D3" w:rsidRDefault="00577A85">
      <w:pPr>
        <w:spacing w:before="327"/>
        <w:ind w:left="1609" w:right="1493"/>
        <w:jc w:val="center"/>
        <w:rPr>
          <w:b/>
        </w:rPr>
      </w:pPr>
      <w:r>
        <w:rPr>
          <w:b/>
        </w:rPr>
        <w:t>Through</w:t>
      </w:r>
    </w:p>
    <w:p w:rsidR="001546D3" w:rsidRDefault="009A1FFB">
      <w:pPr>
        <w:pStyle w:val="BodyText"/>
        <w:spacing w:before="9"/>
        <w:rPr>
          <w:b/>
          <w:sz w:val="21"/>
        </w:rPr>
      </w:pPr>
      <w:r w:rsidRPr="00C379F4">
        <w:rPr>
          <w:noProof/>
          <w:lang w:val="en-IN" w:eastAsia="en-IN" w:bidi="mr-IN"/>
        </w:rPr>
        <w:drawing>
          <wp:anchor distT="0" distB="0" distL="114300" distR="114300" simplePos="0" relativeHeight="251655168" behindDoc="0" locked="0" layoutInCell="1" allowOverlap="1">
            <wp:simplePos x="0" y="0"/>
            <wp:positionH relativeFrom="column">
              <wp:posOffset>2724150</wp:posOffset>
            </wp:positionH>
            <wp:positionV relativeFrom="paragraph">
              <wp:posOffset>242570</wp:posOffset>
            </wp:positionV>
            <wp:extent cx="1562100" cy="762000"/>
            <wp:effectExtent l="0" t="0" r="0" b="0"/>
            <wp:wrapTopAndBottom/>
            <wp:docPr id="2" name="Picture 2" descr="https://www.dattakala.edu.in/img/clg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ttakala.edu.in/img/clg_logo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762000"/>
                    </a:xfrm>
                    <a:prstGeom prst="rect">
                      <a:avLst/>
                    </a:prstGeom>
                    <a:noFill/>
                    <a:ln>
                      <a:noFill/>
                    </a:ln>
                  </pic:spPr>
                </pic:pic>
              </a:graphicData>
            </a:graphic>
            <wp14:sizeRelV relativeFrom="margin">
              <wp14:pctHeight>0</wp14:pctHeight>
            </wp14:sizeRelV>
          </wp:anchor>
        </w:drawing>
      </w:r>
    </w:p>
    <w:p w:rsidR="001546D3" w:rsidRDefault="001546D3">
      <w:pPr>
        <w:pStyle w:val="BodyText"/>
        <w:rPr>
          <w:b/>
        </w:rPr>
      </w:pPr>
    </w:p>
    <w:p w:rsidR="00F4639E" w:rsidRDefault="00F4639E">
      <w:pPr>
        <w:pStyle w:val="BodyText"/>
        <w:rPr>
          <w:b/>
        </w:rPr>
      </w:pPr>
    </w:p>
    <w:p w:rsidR="00F4639E" w:rsidRDefault="00F4639E">
      <w:pPr>
        <w:pStyle w:val="BodyText"/>
        <w:rPr>
          <w:b/>
        </w:rPr>
      </w:pPr>
    </w:p>
    <w:p w:rsidR="00F4639E" w:rsidRDefault="00F4639E">
      <w:pPr>
        <w:pStyle w:val="BodyText"/>
        <w:rPr>
          <w:b/>
        </w:rPr>
      </w:pPr>
    </w:p>
    <w:p w:rsidR="00672BCB" w:rsidRDefault="00672BCB">
      <w:pPr>
        <w:spacing w:line="250" w:lineRule="exact"/>
        <w:jc w:val="center"/>
        <w:sectPr w:rsidR="00672BCB" w:rsidSect="00502DCA">
          <w:footerReference w:type="default" r:id="rId10"/>
          <w:type w:val="continuous"/>
          <w:pgSz w:w="11910" w:h="16840"/>
          <w:pgMar w:top="1701" w:right="995"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EC30F6" w:rsidRDefault="00EC30F6" w:rsidP="00502DCA">
      <w:pPr>
        <w:spacing w:line="250" w:lineRule="exact"/>
        <w:ind w:left="720"/>
        <w:rPr>
          <w:sz w:val="32"/>
          <w:szCs w:val="32"/>
        </w:rPr>
      </w:pPr>
      <w:r w:rsidRPr="00B70A3A">
        <w:rPr>
          <w:noProof/>
          <w:sz w:val="32"/>
          <w:szCs w:val="32"/>
          <w:lang w:val="en-IN" w:eastAsia="en-IN" w:bidi="mr-IN"/>
        </w:rPr>
        <w:lastRenderedPageBreak/>
        <mc:AlternateContent>
          <mc:Choice Requires="wpg">
            <w:drawing>
              <wp:anchor distT="0" distB="0" distL="0" distR="0" simplePos="0" relativeHeight="251671040" behindDoc="1" locked="0" layoutInCell="1" allowOverlap="1" wp14:anchorId="4795CEDA" wp14:editId="592D5E68">
                <wp:simplePos x="0" y="0"/>
                <wp:positionH relativeFrom="page">
                  <wp:posOffset>261620</wp:posOffset>
                </wp:positionH>
                <wp:positionV relativeFrom="page">
                  <wp:posOffset>467995</wp:posOffset>
                </wp:positionV>
                <wp:extent cx="7129780" cy="9616440"/>
                <wp:effectExtent l="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51"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5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53"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54"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23"/>
                          <pic:cNvPicPr/>
                        </pic:nvPicPr>
                        <pic:blipFill>
                          <a:blip r:embed="rId11" cstate="print"/>
                          <a:stretch>
                            <a:fillRect/>
                          </a:stretch>
                        </pic:blipFill>
                        <pic:spPr>
                          <a:xfrm>
                            <a:off x="277875" y="383031"/>
                            <a:ext cx="1484630" cy="1259204"/>
                          </a:xfrm>
                          <a:prstGeom prst="rect">
                            <a:avLst/>
                          </a:prstGeom>
                        </pic:spPr>
                      </pic:pic>
                    </wpg:wgp>
                  </a:graphicData>
                </a:graphic>
              </wp:anchor>
            </w:drawing>
          </mc:Choice>
          <mc:Fallback>
            <w:pict>
              <v:group w14:anchorId="53E3736E" id="Group 50" o:spid="_x0000_s1026" style="position:absolute;margin-left:20.6pt;margin-top:36.85pt;width:561.4pt;height:757.2pt;z-index:-251645440;mso-wrap-distance-left:0;mso-wrap-distance-right:0;mso-position-horizontal-relative:page;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OpZb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">
                  <v:imagedata r:id="rId12" o:title=""/>
                </v:shape>
                <w10:wrap anchorx="page" anchory="page"/>
              </v:group>
            </w:pict>
          </mc:Fallback>
        </mc:AlternateContent>
      </w:r>
      <w:r>
        <w:rPr>
          <w:sz w:val="32"/>
          <w:szCs w:val="32"/>
        </w:rPr>
        <w:t xml:space="preserve">                       </w:t>
      </w:r>
      <w:r w:rsidRPr="00B70A3A">
        <w:rPr>
          <w:sz w:val="32"/>
          <w:szCs w:val="32"/>
        </w:rPr>
        <w:t>DATTAKALA GROUP OF INSTITUTIONS,</w:t>
      </w:r>
      <w:r>
        <w:rPr>
          <w:sz w:val="32"/>
          <w:szCs w:val="32"/>
        </w:rPr>
        <w:t xml:space="preserve"> FACULTY </w:t>
      </w:r>
    </w:p>
    <w:p w:rsidR="00EC30F6" w:rsidRPr="00B70A3A" w:rsidRDefault="00EC30F6" w:rsidP="00502DCA">
      <w:pPr>
        <w:spacing w:line="250" w:lineRule="exact"/>
        <w:ind w:left="720"/>
        <w:rPr>
          <w:sz w:val="32"/>
          <w:szCs w:val="32"/>
        </w:rPr>
      </w:pPr>
      <w:r>
        <w:rPr>
          <w:sz w:val="32"/>
          <w:szCs w:val="32"/>
        </w:rPr>
        <w:t xml:space="preserve">                       OF </w:t>
      </w:r>
      <w:r w:rsidRPr="00B70A3A">
        <w:rPr>
          <w:sz w:val="32"/>
          <w:szCs w:val="32"/>
        </w:rPr>
        <w:t>MANAGEMENT</w:t>
      </w:r>
    </w:p>
    <w:p w:rsidR="00EC30F6" w:rsidRPr="00B70A3A" w:rsidRDefault="00EC30F6" w:rsidP="00502DCA">
      <w:pPr>
        <w:spacing w:line="250" w:lineRule="exact"/>
        <w:ind w:left="720" w:firstLine="720"/>
        <w:rPr>
          <w:sz w:val="32"/>
          <w:szCs w:val="32"/>
        </w:rPr>
      </w:pPr>
      <w:r>
        <w:rPr>
          <w:sz w:val="32"/>
          <w:szCs w:val="32"/>
        </w:rPr>
        <w:t xml:space="preserve">              </w:t>
      </w:r>
      <w:r w:rsidRPr="00B70A3A">
        <w:rPr>
          <w:sz w:val="32"/>
          <w:szCs w:val="32"/>
        </w:rPr>
        <w:t>MASTER OF COMPUTER APPLICATION</w:t>
      </w:r>
    </w:p>
    <w:p w:rsidR="00EC30F6" w:rsidRDefault="00EC30F6" w:rsidP="00502DCA">
      <w:pPr>
        <w:spacing w:line="250" w:lineRule="exact"/>
        <w:ind w:left="720"/>
        <w:rPr>
          <w:sz w:val="32"/>
          <w:szCs w:val="32"/>
        </w:rPr>
      </w:pPr>
      <w:r>
        <w:rPr>
          <w:sz w:val="32"/>
          <w:szCs w:val="32"/>
        </w:rPr>
        <w:t xml:space="preserve">               </w:t>
      </w:r>
      <w:r w:rsidRPr="00B70A3A">
        <w:rPr>
          <w:sz w:val="32"/>
          <w:szCs w:val="32"/>
        </w:rPr>
        <w:t xml:space="preserve">        SWAMI-CHINCHOLI(BIGWAN), TAL-DAUND, </w:t>
      </w:r>
    </w:p>
    <w:p w:rsidR="00EC30F6" w:rsidRPr="00B70A3A" w:rsidRDefault="00EC30F6" w:rsidP="00502DCA">
      <w:pPr>
        <w:spacing w:line="250" w:lineRule="exact"/>
        <w:ind w:left="2563"/>
        <w:rPr>
          <w:sz w:val="32"/>
          <w:szCs w:val="32"/>
        </w:rPr>
      </w:pPr>
      <w:r w:rsidRPr="00B70A3A">
        <w:rPr>
          <w:sz w:val="32"/>
          <w:szCs w:val="32"/>
        </w:rPr>
        <w:t>DIST-PUNE 413130</w:t>
      </w: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Heading1"/>
        <w:tabs>
          <w:tab w:val="left" w:pos="3969"/>
        </w:tabs>
        <w:ind w:left="0" w:right="1758"/>
        <w:jc w:val="left"/>
        <w:rPr>
          <w:rFonts w:ascii="Calibri"/>
          <w:bCs w:val="0"/>
          <w:sz w:val="48"/>
          <w:szCs w:val="24"/>
        </w:rPr>
      </w:pPr>
      <w:r>
        <w:rPr>
          <w:rFonts w:ascii="Calibri"/>
          <w:bCs w:val="0"/>
          <w:sz w:val="48"/>
          <w:szCs w:val="24"/>
        </w:rPr>
        <w:t xml:space="preserve">                                  </w:t>
      </w:r>
    </w:p>
    <w:p w:rsidR="00EC30F6" w:rsidRDefault="00EC30F6" w:rsidP="00EC30F6">
      <w:pPr>
        <w:pStyle w:val="Heading1"/>
        <w:tabs>
          <w:tab w:val="left" w:pos="3969"/>
        </w:tabs>
        <w:ind w:left="0" w:right="1758"/>
        <w:jc w:val="left"/>
      </w:pPr>
      <w:r>
        <w:rPr>
          <w:rFonts w:ascii="Calibri"/>
          <w:bCs w:val="0"/>
          <w:sz w:val="48"/>
          <w:szCs w:val="24"/>
        </w:rPr>
        <w:t xml:space="preserve">                                </w:t>
      </w:r>
      <w:r w:rsidR="00502DCA">
        <w:rPr>
          <w:rFonts w:ascii="Calibri"/>
          <w:bCs w:val="0"/>
          <w:sz w:val="48"/>
          <w:szCs w:val="24"/>
        </w:rPr>
        <w:t xml:space="preserve">       </w:t>
      </w:r>
      <w:r>
        <w:rPr>
          <w:color w:val="C00000"/>
          <w:spacing w:val="-2"/>
        </w:rPr>
        <w:t>Certificate</w:t>
      </w:r>
    </w:p>
    <w:p w:rsidR="00EC30F6" w:rsidRDefault="00EC30F6" w:rsidP="00EC30F6">
      <w:pPr>
        <w:pStyle w:val="BodyText"/>
        <w:jc w:val="center"/>
        <w:rPr>
          <w:rFonts w:ascii="Calibri"/>
          <w:b/>
          <w:sz w:val="48"/>
        </w:rPr>
      </w:pPr>
    </w:p>
    <w:p w:rsidR="00EC30F6" w:rsidRPr="00B70A3A" w:rsidRDefault="00EC30F6" w:rsidP="00EC30F6">
      <w:pPr>
        <w:spacing w:before="1" w:line="508" w:lineRule="auto"/>
        <w:ind w:left="560" w:right="274"/>
        <w:jc w:val="both"/>
        <w:rPr>
          <w:color w:val="4F81BA"/>
          <w:sz w:val="34"/>
        </w:rPr>
      </w:pPr>
      <w:r>
        <w:rPr>
          <w:color w:val="4F81BA"/>
          <w:sz w:val="34"/>
        </w:rPr>
        <w:t xml:space="preserve">              This is to certify that </w:t>
      </w:r>
      <w:r>
        <w:rPr>
          <w:sz w:val="34"/>
        </w:rPr>
        <w:t xml:space="preserve">Mr. Suraj Shinde, </w:t>
      </w:r>
      <w:r>
        <w:rPr>
          <w:color w:val="4F81BA"/>
          <w:sz w:val="34"/>
        </w:rPr>
        <w:t xml:space="preserve">has successfully &amp; satisfactorily completed &amp; submitted the documentation of </w:t>
      </w:r>
      <w:r>
        <w:rPr>
          <w:b/>
          <w:color w:val="4F81BA"/>
          <w:sz w:val="34"/>
        </w:rPr>
        <w:t>Hospital Management System</w:t>
      </w:r>
      <w:r>
        <w:rPr>
          <w:color w:val="4F81BA"/>
          <w:sz w:val="34"/>
        </w:rPr>
        <w:t xml:space="preserve">. In Partial fulfillment for </w:t>
      </w:r>
      <w:r w:rsidRPr="00B70A3A">
        <w:rPr>
          <w:color w:val="4F81BA"/>
          <w:sz w:val="34"/>
        </w:rPr>
        <w:t>the degree course in Master of Computer Application prescribed by University of Pune, under the guidance of Prof. Takale S.B</w:t>
      </w:r>
      <w:r>
        <w:rPr>
          <w:color w:val="4F81BA"/>
          <w:sz w:val="34"/>
        </w:rPr>
        <w:t xml:space="preserve"> For</w:t>
      </w:r>
      <w:r>
        <w:rPr>
          <w:color w:val="4F81BA"/>
          <w:spacing w:val="-2"/>
          <w:sz w:val="34"/>
        </w:rPr>
        <w:t xml:space="preserve"> </w:t>
      </w:r>
      <w:r>
        <w:rPr>
          <w:color w:val="4F81BA"/>
          <w:sz w:val="34"/>
        </w:rPr>
        <w:t>academic</w:t>
      </w:r>
      <w:r>
        <w:rPr>
          <w:color w:val="4F81BA"/>
          <w:spacing w:val="-3"/>
          <w:sz w:val="34"/>
        </w:rPr>
        <w:t xml:space="preserve"> </w:t>
      </w:r>
      <w:r>
        <w:rPr>
          <w:color w:val="4F81BA"/>
          <w:sz w:val="34"/>
        </w:rPr>
        <w:t xml:space="preserve">year </w:t>
      </w:r>
      <w:r>
        <w:rPr>
          <w:b/>
          <w:color w:val="4F81BA"/>
          <w:sz w:val="34"/>
        </w:rPr>
        <w:t>2023</w:t>
      </w:r>
      <w:r>
        <w:rPr>
          <w:b/>
          <w:color w:val="4F81BA"/>
          <w:spacing w:val="-2"/>
          <w:sz w:val="34"/>
        </w:rPr>
        <w:t xml:space="preserve"> </w:t>
      </w:r>
      <w:r>
        <w:rPr>
          <w:b/>
          <w:color w:val="4F81BA"/>
          <w:sz w:val="34"/>
        </w:rPr>
        <w:t>–</w:t>
      </w:r>
      <w:r>
        <w:rPr>
          <w:b/>
          <w:color w:val="4F81BA"/>
          <w:spacing w:val="-1"/>
          <w:sz w:val="34"/>
        </w:rPr>
        <w:t xml:space="preserve"> </w:t>
      </w:r>
      <w:r>
        <w:rPr>
          <w:b/>
          <w:color w:val="4F81BA"/>
          <w:spacing w:val="-5"/>
          <w:sz w:val="34"/>
        </w:rPr>
        <w:t>24.</w:t>
      </w:r>
    </w:p>
    <w:p w:rsidR="00EC30F6" w:rsidRDefault="00EC30F6" w:rsidP="00EC30F6">
      <w:pPr>
        <w:pStyle w:val="BodyText"/>
        <w:rPr>
          <w:b/>
          <w:sz w:val="34"/>
        </w:rPr>
      </w:pPr>
    </w:p>
    <w:p w:rsidR="00EC30F6" w:rsidRDefault="00EC30F6" w:rsidP="00EC30F6">
      <w:pPr>
        <w:pStyle w:val="BodyText"/>
        <w:spacing w:before="258"/>
        <w:rPr>
          <w:b/>
          <w:sz w:val="34"/>
        </w:rPr>
      </w:pPr>
    </w:p>
    <w:p w:rsidR="00EC30F6" w:rsidRDefault="00EC30F6" w:rsidP="00EC30F6">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 xml:space="preserve">           </w:t>
      </w:r>
      <w:r>
        <w:rPr>
          <w:color w:val="001F5F"/>
          <w:spacing w:val="-2"/>
        </w:rPr>
        <w:t xml:space="preserve">Examine                         </w:t>
      </w:r>
      <w:r>
        <w:rPr>
          <w:color w:val="001F5F"/>
        </w:rPr>
        <w:t>H.O.D</w:t>
      </w:r>
      <w:r>
        <w:rPr>
          <w:color w:val="001F5F"/>
          <w:spacing w:val="-7"/>
        </w:rPr>
        <w:t xml:space="preserve"> </w:t>
      </w:r>
      <w:r>
        <w:rPr>
          <w:color w:val="001F5F"/>
        </w:rPr>
        <w:t>of</w:t>
      </w:r>
      <w:r>
        <w:rPr>
          <w:color w:val="001F5F"/>
          <w:spacing w:val="-5"/>
        </w:rPr>
        <w:t xml:space="preserve"> </w:t>
      </w:r>
      <w:r>
        <w:rPr>
          <w:color w:val="001F5F"/>
          <w:spacing w:val="-4"/>
        </w:rPr>
        <w:t>Dept</w:t>
      </w:r>
    </w:p>
    <w:p w:rsidR="001546D3" w:rsidRDefault="001546D3"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502DCA" w:rsidRDefault="00502DCA" w:rsidP="00EC30F6">
      <w:pPr>
        <w:pStyle w:val="Heading5"/>
        <w:ind w:left="0"/>
        <w:rPr>
          <w:b w:val="0"/>
          <w:sz w:val="20"/>
        </w:rPr>
      </w:pPr>
    </w:p>
    <w:p w:rsidR="00502DCA" w:rsidRDefault="00502DCA" w:rsidP="00EC30F6">
      <w:pPr>
        <w:pStyle w:val="Heading5"/>
        <w:ind w:left="0"/>
        <w:rPr>
          <w:b w:val="0"/>
          <w:sz w:val="20"/>
        </w:rPr>
      </w:pPr>
    </w:p>
    <w:p w:rsidR="00EC30F6" w:rsidRDefault="00EC30F6" w:rsidP="00EC30F6">
      <w:pPr>
        <w:pStyle w:val="Heading5"/>
        <w:ind w:left="0"/>
        <w:rPr>
          <w:b w:val="0"/>
          <w:sz w:val="20"/>
        </w:rPr>
      </w:pPr>
    </w:p>
    <w:p w:rsidR="00EC30F6" w:rsidDel="007A7BA8" w:rsidRDefault="00EC30F6">
      <w:pPr>
        <w:pStyle w:val="BodyText"/>
        <w:rPr>
          <w:del w:id="6" w:author="Dell" w:date="2023-12-19T06:10:00Z"/>
          <w:b/>
          <w:sz w:val="20"/>
        </w:rPr>
      </w:pPr>
    </w:p>
    <w:p w:rsidR="001546D3" w:rsidDel="007A7BA8" w:rsidRDefault="001546D3">
      <w:pPr>
        <w:pStyle w:val="BodyText"/>
        <w:rPr>
          <w:del w:id="7" w:author="Dell" w:date="2023-12-19T06:10:00Z"/>
          <w:b/>
          <w:sz w:val="20"/>
        </w:rPr>
      </w:pPr>
    </w:p>
    <w:p w:rsidR="001546D3" w:rsidDel="007A7BA8" w:rsidRDefault="001546D3">
      <w:pPr>
        <w:pStyle w:val="BodyText"/>
        <w:rPr>
          <w:del w:id="8" w:author="Dell" w:date="2023-12-19T06:10:00Z"/>
          <w:b/>
          <w:sz w:val="20"/>
        </w:rPr>
      </w:pPr>
    </w:p>
    <w:p w:rsidR="001546D3" w:rsidDel="007A7BA8" w:rsidRDefault="001546D3">
      <w:pPr>
        <w:pStyle w:val="BodyText"/>
        <w:rPr>
          <w:del w:id="9" w:author="Dell" w:date="2023-12-19T06:10:00Z"/>
          <w:b/>
          <w:sz w:val="20"/>
        </w:rPr>
      </w:pPr>
    </w:p>
    <w:p w:rsidR="001546D3" w:rsidDel="007A7BA8" w:rsidRDefault="001546D3">
      <w:pPr>
        <w:pStyle w:val="BodyText"/>
        <w:spacing w:before="6"/>
        <w:rPr>
          <w:del w:id="10" w:author="Dell" w:date="2023-12-19T06:10:00Z"/>
          <w:b/>
          <w:sz w:val="26"/>
        </w:rPr>
      </w:pPr>
    </w:p>
    <w:p w:rsidR="001546D3" w:rsidRPr="00C5013A" w:rsidRDefault="00577A85">
      <w:pPr>
        <w:pStyle w:val="Heading5"/>
        <w:ind w:left="0"/>
        <w:rPr>
          <w:sz w:val="32"/>
          <w:szCs w:val="32"/>
        </w:rPr>
        <w:pPrChange w:id="11" w:author="Dell" w:date="2023-12-19T06:10:00Z">
          <w:pPr>
            <w:pStyle w:val="Heading5"/>
            <w:ind w:left="1265"/>
          </w:pPr>
        </w:pPrChange>
      </w:pPr>
      <w:bookmarkStart w:id="12" w:name="DECLARATION"/>
      <w:bookmarkEnd w:id="12"/>
      <w:r w:rsidRPr="00C5013A">
        <w:rPr>
          <w:sz w:val="32"/>
          <w:szCs w:val="32"/>
        </w:rPr>
        <w:t>DECLARATION</w:t>
      </w:r>
    </w:p>
    <w:p w:rsidR="001546D3" w:rsidRDefault="001546D3">
      <w:pPr>
        <w:pStyle w:val="BodyText"/>
        <w:rPr>
          <w:b/>
          <w:sz w:val="28"/>
        </w:rPr>
      </w:pPr>
    </w:p>
    <w:p w:rsidR="001546D3" w:rsidRDefault="001546D3">
      <w:pPr>
        <w:pStyle w:val="BodyText"/>
        <w:spacing w:before="5"/>
        <w:rPr>
          <w:b/>
          <w:sz w:val="37"/>
        </w:rPr>
      </w:pPr>
    </w:p>
    <w:p w:rsidR="00C26F44" w:rsidRPr="007A7BA8" w:rsidRDefault="00C26F44" w:rsidP="00C26F44">
      <w:pPr>
        <w:pStyle w:val="Heading6"/>
        <w:ind w:left="0" w:firstLine="0"/>
        <w:jc w:val="both"/>
        <w:rPr>
          <w:b w:val="0"/>
          <w:bCs w:val="0"/>
          <w:rPrChange w:id="13" w:author="Dell" w:date="2023-12-19T06:09:00Z">
            <w:rPr/>
          </w:rPrChange>
        </w:rPr>
      </w:pPr>
    </w:p>
    <w:p w:rsidR="001546D3" w:rsidRPr="007A7BA8" w:rsidRDefault="007A7BA8">
      <w:pPr>
        <w:pStyle w:val="Heading6"/>
        <w:spacing w:line="360" w:lineRule="auto"/>
        <w:ind w:left="0" w:firstLine="0"/>
        <w:jc w:val="both"/>
        <w:rPr>
          <w:b w:val="0"/>
          <w:rPrChange w:id="14" w:author="Dell" w:date="2023-12-19T06:09:00Z">
            <w:rPr>
              <w:b/>
              <w:sz w:val="24"/>
            </w:rPr>
          </w:rPrChange>
        </w:rPr>
        <w:pPrChange w:id="15" w:author="Dell" w:date="2023-12-16T15:15:00Z">
          <w:pPr>
            <w:spacing w:before="151" w:line="374" w:lineRule="auto"/>
            <w:ind w:left="895" w:right="949"/>
            <w:jc w:val="both"/>
          </w:pPr>
        </w:pPrChange>
      </w:pPr>
      <w:r>
        <w:rPr>
          <w:b w:val="0"/>
          <w:bCs w:val="0"/>
        </w:rPr>
        <w:tab/>
      </w:r>
      <w:r w:rsidR="00577A85" w:rsidRPr="007A7BA8">
        <w:rPr>
          <w:b w:val="0"/>
          <w:bCs w:val="0"/>
          <w:rPrChange w:id="16" w:author="Dell" w:date="2023-12-19T06:09:00Z">
            <w:rPr/>
          </w:rPrChange>
        </w:rPr>
        <w:t>I,</w:t>
      </w:r>
      <w:r w:rsidR="00577A85" w:rsidRPr="007A7BA8">
        <w:rPr>
          <w:b w:val="0"/>
          <w:bCs w:val="0"/>
          <w:spacing w:val="4"/>
          <w:rPrChange w:id="17" w:author="Dell" w:date="2023-12-19T06:09:00Z">
            <w:rPr>
              <w:spacing w:val="4"/>
            </w:rPr>
          </w:rPrChange>
        </w:rPr>
        <w:t xml:space="preserve"> </w:t>
      </w:r>
      <w:r w:rsidR="00577A85" w:rsidRPr="007A7BA8">
        <w:rPr>
          <w:b w:val="0"/>
          <w:bCs w:val="0"/>
          <w:rPrChange w:id="18" w:author="Dell" w:date="2023-12-19T06:09:00Z">
            <w:rPr/>
          </w:rPrChange>
        </w:rPr>
        <w:t>the</w:t>
      </w:r>
      <w:r w:rsidR="00577A85" w:rsidRPr="007A7BA8">
        <w:rPr>
          <w:b w:val="0"/>
          <w:bCs w:val="0"/>
          <w:spacing w:val="-3"/>
          <w:rPrChange w:id="19" w:author="Dell" w:date="2023-12-19T06:09:00Z">
            <w:rPr>
              <w:spacing w:val="-3"/>
            </w:rPr>
          </w:rPrChange>
        </w:rPr>
        <w:t xml:space="preserve"> </w:t>
      </w:r>
      <w:r w:rsidR="00577A85" w:rsidRPr="007A7BA8">
        <w:rPr>
          <w:b w:val="0"/>
          <w:bCs w:val="0"/>
          <w:rPrChange w:id="20" w:author="Dell" w:date="2023-12-19T06:09:00Z">
            <w:rPr/>
          </w:rPrChange>
        </w:rPr>
        <w:t>undersigned</w:t>
      </w:r>
      <w:r w:rsidR="00577A85" w:rsidRPr="007A7BA8">
        <w:rPr>
          <w:b w:val="0"/>
          <w:bCs w:val="0"/>
          <w:spacing w:val="2"/>
          <w:rPrChange w:id="21" w:author="Dell" w:date="2023-12-19T06:09:00Z">
            <w:rPr>
              <w:spacing w:val="2"/>
            </w:rPr>
          </w:rPrChange>
        </w:rPr>
        <w:t xml:space="preserve"> </w:t>
      </w:r>
      <w:r w:rsidR="00577A85" w:rsidRPr="007A7BA8">
        <w:rPr>
          <w:b w:val="0"/>
          <w:bCs w:val="0"/>
          <w:rPrChange w:id="22" w:author="Dell" w:date="2023-12-19T06:09:00Z">
            <w:rPr/>
          </w:rPrChange>
        </w:rPr>
        <w:t>hereby</w:t>
      </w:r>
      <w:r w:rsidR="00577A85" w:rsidRPr="007A7BA8">
        <w:rPr>
          <w:b w:val="0"/>
          <w:bCs w:val="0"/>
          <w:spacing w:val="2"/>
          <w:rPrChange w:id="23" w:author="Dell" w:date="2023-12-19T06:09:00Z">
            <w:rPr>
              <w:spacing w:val="2"/>
            </w:rPr>
          </w:rPrChange>
        </w:rPr>
        <w:t xml:space="preserve"> </w:t>
      </w:r>
      <w:r w:rsidR="00577A85" w:rsidRPr="007A7BA8">
        <w:rPr>
          <w:b w:val="0"/>
          <w:bCs w:val="0"/>
          <w:rPrChange w:id="24" w:author="Dell" w:date="2023-12-19T06:09:00Z">
            <w:rPr/>
          </w:rPrChange>
        </w:rPr>
        <w:t>declare</w:t>
      </w:r>
      <w:r w:rsidR="00577A85" w:rsidRPr="007A7BA8">
        <w:rPr>
          <w:b w:val="0"/>
          <w:bCs w:val="0"/>
          <w:spacing w:val="2"/>
          <w:rPrChange w:id="25" w:author="Dell" w:date="2023-12-19T06:09:00Z">
            <w:rPr>
              <w:spacing w:val="2"/>
            </w:rPr>
          </w:rPrChange>
        </w:rPr>
        <w:t xml:space="preserve"> </w:t>
      </w:r>
      <w:r w:rsidR="00577A85" w:rsidRPr="007A7BA8">
        <w:rPr>
          <w:b w:val="0"/>
          <w:bCs w:val="0"/>
          <w:rPrChange w:id="26" w:author="Dell" w:date="2023-12-19T06:09:00Z">
            <w:rPr/>
          </w:rPrChange>
        </w:rPr>
        <w:t>that</w:t>
      </w:r>
      <w:r w:rsidR="00577A85" w:rsidRPr="007A7BA8">
        <w:rPr>
          <w:b w:val="0"/>
          <w:bCs w:val="0"/>
          <w:spacing w:val="-2"/>
          <w:rPrChange w:id="27" w:author="Dell" w:date="2023-12-19T06:09:00Z">
            <w:rPr>
              <w:spacing w:val="-2"/>
            </w:rPr>
          </w:rPrChange>
        </w:rPr>
        <w:t xml:space="preserve"> </w:t>
      </w:r>
      <w:r w:rsidR="00577A85" w:rsidRPr="007A7BA8">
        <w:rPr>
          <w:b w:val="0"/>
          <w:bCs w:val="0"/>
          <w:rPrChange w:id="28" w:author="Dell" w:date="2023-12-19T06:09:00Z">
            <w:rPr/>
          </w:rPrChange>
        </w:rPr>
        <w:t>the</w:t>
      </w:r>
      <w:r w:rsidR="00577A85" w:rsidRPr="007A7BA8">
        <w:rPr>
          <w:b w:val="0"/>
          <w:bCs w:val="0"/>
          <w:spacing w:val="-3"/>
          <w:rPrChange w:id="29" w:author="Dell" w:date="2023-12-19T06:09:00Z">
            <w:rPr>
              <w:spacing w:val="-3"/>
            </w:rPr>
          </w:rPrChange>
        </w:rPr>
        <w:t xml:space="preserve"> </w:t>
      </w:r>
      <w:r w:rsidR="00577A85" w:rsidRPr="007A7BA8">
        <w:rPr>
          <w:b w:val="0"/>
          <w:bCs w:val="0"/>
          <w:rPrChange w:id="30" w:author="Dell" w:date="2023-12-19T06:09:00Z">
            <w:rPr/>
          </w:rPrChange>
        </w:rPr>
        <w:t>project</w:t>
      </w:r>
      <w:r w:rsidR="00577A85" w:rsidRPr="007A7BA8">
        <w:rPr>
          <w:b w:val="0"/>
          <w:bCs w:val="0"/>
          <w:spacing w:val="4"/>
          <w:rPrChange w:id="31" w:author="Dell" w:date="2023-12-19T06:09:00Z">
            <w:rPr>
              <w:spacing w:val="4"/>
            </w:rPr>
          </w:rPrChange>
        </w:rPr>
        <w:t xml:space="preserve"> </w:t>
      </w:r>
      <w:r w:rsidR="00577A85" w:rsidRPr="007A7BA8">
        <w:rPr>
          <w:b w:val="0"/>
          <w:bCs w:val="0"/>
          <w:rPrChange w:id="32" w:author="Dell" w:date="2023-12-19T06:09:00Z">
            <w:rPr/>
          </w:rPrChange>
        </w:rPr>
        <w:t>entitle</w:t>
      </w:r>
      <w:r w:rsidR="00577A85" w:rsidRPr="007A7BA8">
        <w:rPr>
          <w:b w:val="0"/>
          <w:bCs w:val="0"/>
          <w:spacing w:val="10"/>
          <w:rPrChange w:id="33" w:author="Dell" w:date="2023-12-19T06:09:00Z">
            <w:rPr>
              <w:spacing w:val="10"/>
            </w:rPr>
          </w:rPrChange>
        </w:rPr>
        <w:t xml:space="preserve"> </w:t>
      </w:r>
      <w:r w:rsidR="00577A85" w:rsidRPr="007A7BA8">
        <w:rPr>
          <w:b w:val="0"/>
          <w:bCs w:val="0"/>
          <w:color w:val="006FC0"/>
          <w:u w:val="thick" w:color="006FC0"/>
          <w:rPrChange w:id="34" w:author="Dell" w:date="2023-12-19T06:09:00Z">
            <w:rPr>
              <w:color w:val="006FC0"/>
              <w:u w:val="thick" w:color="006FC0"/>
            </w:rPr>
          </w:rPrChange>
        </w:rPr>
        <w:t>“</w:t>
      </w:r>
      <w:r w:rsidR="00C26F44" w:rsidRPr="007A7BA8">
        <w:rPr>
          <w:b w:val="0"/>
          <w:bCs w:val="0"/>
          <w:color w:val="006FC0"/>
          <w:u w:val="thick" w:color="006FC0"/>
          <w:rPrChange w:id="35" w:author="Dell" w:date="2023-12-19T06:09:00Z">
            <w:rPr>
              <w:color w:val="006FC0"/>
              <w:u w:val="thick" w:color="006FC0"/>
            </w:rPr>
          </w:rPrChange>
        </w:rPr>
        <w:t>Hospital</w:t>
      </w:r>
      <w:r w:rsidR="00577A85" w:rsidRPr="007A7BA8">
        <w:rPr>
          <w:b w:val="0"/>
          <w:bCs w:val="0"/>
          <w:color w:val="006FC0"/>
          <w:spacing w:val="-3"/>
          <w:u w:val="thick" w:color="006FC0"/>
          <w:rPrChange w:id="36" w:author="Dell" w:date="2023-12-19T06:09:00Z">
            <w:rPr>
              <w:color w:val="006FC0"/>
              <w:spacing w:val="-3"/>
              <w:u w:val="thick" w:color="006FC0"/>
            </w:rPr>
          </w:rPrChange>
        </w:rPr>
        <w:t xml:space="preserve"> </w:t>
      </w:r>
      <w:r w:rsidR="00577A85" w:rsidRPr="007A7BA8">
        <w:rPr>
          <w:b w:val="0"/>
          <w:bCs w:val="0"/>
          <w:color w:val="006FC0"/>
          <w:u w:val="thick" w:color="006FC0"/>
          <w:rPrChange w:id="37" w:author="Dell" w:date="2023-12-19T06:09:00Z">
            <w:rPr>
              <w:color w:val="006FC0"/>
              <w:u w:val="thick" w:color="006FC0"/>
            </w:rPr>
          </w:rPrChange>
        </w:rPr>
        <w:t>Management</w:t>
      </w:r>
      <w:r w:rsidR="00577A85" w:rsidRPr="007A7BA8">
        <w:rPr>
          <w:b w:val="0"/>
          <w:bCs w:val="0"/>
          <w:color w:val="006FC0"/>
          <w:spacing w:val="-2"/>
          <w:u w:val="thick" w:color="006FC0"/>
          <w:rPrChange w:id="38" w:author="Dell" w:date="2023-12-19T06:09:00Z">
            <w:rPr>
              <w:color w:val="006FC0"/>
              <w:spacing w:val="-2"/>
              <w:u w:val="thick" w:color="006FC0"/>
            </w:rPr>
          </w:rPrChange>
        </w:rPr>
        <w:t xml:space="preserve"> </w:t>
      </w:r>
      <w:del w:id="39" w:author="Manoj" w:date="2023-12-15T22:32:00Z">
        <w:r w:rsidR="00577A85" w:rsidRPr="007A7BA8" w:rsidDel="00B24BE4">
          <w:rPr>
            <w:b w:val="0"/>
            <w:bCs w:val="0"/>
            <w:color w:val="006FC0"/>
            <w:u w:val="thick" w:color="006FC0"/>
            <w:rPrChange w:id="40" w:author="Dell" w:date="2023-12-19T06:09:00Z">
              <w:rPr>
                <w:color w:val="006FC0"/>
                <w:u w:val="thick" w:color="006FC0"/>
              </w:rPr>
            </w:rPrChange>
          </w:rPr>
          <w:delText>System</w:delText>
        </w:r>
        <w:r w:rsidR="00577A85" w:rsidRPr="007A7BA8" w:rsidDel="00B24BE4">
          <w:rPr>
            <w:b w:val="0"/>
            <w:bCs w:val="0"/>
            <w:color w:val="006FC0"/>
            <w:spacing w:val="-1"/>
            <w:u w:val="thick" w:color="006FC0"/>
            <w:rPrChange w:id="41" w:author="Dell" w:date="2023-12-19T06:09:00Z">
              <w:rPr>
                <w:color w:val="006FC0"/>
                <w:spacing w:val="-1"/>
                <w:u w:val="thick" w:color="006FC0"/>
              </w:rPr>
            </w:rPrChange>
          </w:rPr>
          <w:delText xml:space="preserve"> </w:delText>
        </w:r>
        <w:r w:rsidR="00577A85" w:rsidRPr="007A7BA8" w:rsidDel="00B24BE4">
          <w:rPr>
            <w:b w:val="0"/>
            <w:bCs w:val="0"/>
            <w:color w:val="006FC0"/>
            <w:u w:val="thick" w:color="006FC0"/>
            <w:rPrChange w:id="42" w:author="Dell" w:date="2023-12-19T06:09:00Z">
              <w:rPr>
                <w:color w:val="006FC0"/>
                <w:u w:val="thick" w:color="006FC0"/>
              </w:rPr>
            </w:rPrChange>
          </w:rPr>
          <w:delText>”</w:delText>
        </w:r>
      </w:del>
      <w:ins w:id="43" w:author="Manoj" w:date="2023-12-15T22:32:00Z">
        <w:r w:rsidR="00B24BE4" w:rsidRPr="007A7BA8">
          <w:rPr>
            <w:b w:val="0"/>
            <w:bCs w:val="0"/>
            <w:color w:val="006FC0"/>
            <w:u w:val="thick" w:color="006FC0"/>
            <w:rPrChange w:id="44" w:author="Dell" w:date="2023-12-19T06:09:00Z">
              <w:rPr>
                <w:color w:val="006FC0"/>
                <w:u w:val="thick" w:color="006FC0"/>
              </w:rPr>
            </w:rPrChange>
          </w:rPr>
          <w:t>System</w:t>
        </w:r>
        <w:r w:rsidR="00B24BE4" w:rsidRPr="007A7BA8">
          <w:rPr>
            <w:b w:val="0"/>
            <w:bCs w:val="0"/>
            <w:color w:val="006FC0"/>
            <w:spacing w:val="-1"/>
            <w:u w:val="thick" w:color="006FC0"/>
            <w:rPrChange w:id="45" w:author="Dell" w:date="2023-12-19T06:09:00Z">
              <w:rPr>
                <w:color w:val="006FC0"/>
                <w:spacing w:val="-1"/>
                <w:u w:val="thick" w:color="006FC0"/>
              </w:rPr>
            </w:rPrChange>
          </w:rPr>
          <w:t>”</w:t>
        </w:r>
      </w:ins>
      <w:r w:rsidR="00577A85" w:rsidRPr="007A7BA8">
        <w:rPr>
          <w:b w:val="0"/>
          <w:bCs w:val="0"/>
          <w:rPrChange w:id="46" w:author="Dell" w:date="2023-12-19T06:09:00Z">
            <w:rPr>
              <w:b/>
            </w:rPr>
          </w:rPrChange>
        </w:rPr>
        <w:t>,</w:t>
      </w:r>
      <w:r>
        <w:rPr>
          <w:b w:val="0"/>
          <w:bCs w:val="0"/>
        </w:rPr>
        <w:t xml:space="preserve"> </w:t>
      </w:r>
      <w:r w:rsidR="00577A85" w:rsidRPr="007A7BA8">
        <w:rPr>
          <w:b w:val="0"/>
          <w:bCs w:val="0"/>
          <w:rPrChange w:id="47" w:author="Dell" w:date="2023-12-19T06:09:00Z">
            <w:rPr>
              <w:b/>
            </w:rPr>
          </w:rPrChange>
        </w:rPr>
        <w:t>being</w:t>
      </w:r>
      <w:r w:rsidR="00577A85" w:rsidRPr="007A7BA8">
        <w:rPr>
          <w:b w:val="0"/>
          <w:bCs w:val="0"/>
          <w:spacing w:val="1"/>
          <w:rPrChange w:id="48" w:author="Dell" w:date="2023-12-19T06:09:00Z">
            <w:rPr>
              <w:b/>
              <w:spacing w:val="1"/>
            </w:rPr>
          </w:rPrChange>
        </w:rPr>
        <w:t xml:space="preserve"> </w:t>
      </w:r>
      <w:r w:rsidR="00577A85" w:rsidRPr="007A7BA8">
        <w:rPr>
          <w:b w:val="0"/>
          <w:bCs w:val="0"/>
          <w:rPrChange w:id="49" w:author="Dell" w:date="2023-12-19T06:09:00Z">
            <w:rPr>
              <w:b/>
            </w:rPr>
          </w:rPrChange>
        </w:rPr>
        <w:t>submitted</w:t>
      </w:r>
      <w:r w:rsidR="00577A85" w:rsidRPr="007A7BA8">
        <w:rPr>
          <w:b w:val="0"/>
          <w:bCs w:val="0"/>
          <w:spacing w:val="1"/>
          <w:rPrChange w:id="50" w:author="Dell" w:date="2023-12-19T06:09:00Z">
            <w:rPr>
              <w:b/>
              <w:spacing w:val="1"/>
            </w:rPr>
          </w:rPrChange>
        </w:rPr>
        <w:t xml:space="preserve"> </w:t>
      </w:r>
      <w:r w:rsidR="00577A85" w:rsidRPr="007A7BA8">
        <w:rPr>
          <w:b w:val="0"/>
          <w:bCs w:val="0"/>
          <w:rPrChange w:id="51" w:author="Dell" w:date="2023-12-19T06:09:00Z">
            <w:rPr>
              <w:b/>
            </w:rPr>
          </w:rPrChange>
        </w:rPr>
        <w:t>for</w:t>
      </w:r>
      <w:r w:rsidR="00577A85" w:rsidRPr="007A7BA8">
        <w:rPr>
          <w:b w:val="0"/>
          <w:bCs w:val="0"/>
          <w:spacing w:val="1"/>
          <w:rPrChange w:id="52" w:author="Dell" w:date="2023-12-19T06:09:00Z">
            <w:rPr>
              <w:b/>
              <w:spacing w:val="1"/>
            </w:rPr>
          </w:rPrChange>
        </w:rPr>
        <w:t xml:space="preserve"> </w:t>
      </w:r>
      <w:r w:rsidR="00577A85" w:rsidRPr="007A7BA8">
        <w:rPr>
          <w:b w:val="0"/>
          <w:bCs w:val="0"/>
          <w:rPrChange w:id="53" w:author="Dell" w:date="2023-12-19T06:09:00Z">
            <w:rPr>
              <w:b/>
            </w:rPr>
          </w:rPrChange>
        </w:rPr>
        <w:t>the</w:t>
      </w:r>
      <w:r w:rsidR="00577A85" w:rsidRPr="007A7BA8">
        <w:rPr>
          <w:b w:val="0"/>
          <w:bCs w:val="0"/>
          <w:spacing w:val="60"/>
          <w:rPrChange w:id="54" w:author="Dell" w:date="2023-12-19T06:09:00Z">
            <w:rPr>
              <w:b/>
              <w:spacing w:val="60"/>
            </w:rPr>
          </w:rPrChange>
        </w:rPr>
        <w:t xml:space="preserve"> </w:t>
      </w:r>
      <w:r w:rsidR="00577A85" w:rsidRPr="007A7BA8">
        <w:rPr>
          <w:b w:val="0"/>
          <w:bCs w:val="0"/>
          <w:rPrChange w:id="55" w:author="Dell" w:date="2023-12-19T06:09:00Z">
            <w:rPr>
              <w:b/>
            </w:rPr>
          </w:rPrChange>
        </w:rPr>
        <w:t>award</w:t>
      </w:r>
      <w:r w:rsidR="00577A85" w:rsidRPr="007A7BA8">
        <w:rPr>
          <w:b w:val="0"/>
          <w:bCs w:val="0"/>
          <w:spacing w:val="60"/>
          <w:rPrChange w:id="56" w:author="Dell" w:date="2023-12-19T06:09:00Z">
            <w:rPr>
              <w:b/>
              <w:spacing w:val="60"/>
            </w:rPr>
          </w:rPrChange>
        </w:rPr>
        <w:t xml:space="preserve"> </w:t>
      </w:r>
      <w:r w:rsidR="00577A85" w:rsidRPr="007A7BA8">
        <w:rPr>
          <w:b w:val="0"/>
          <w:bCs w:val="0"/>
          <w:rPrChange w:id="57" w:author="Dell" w:date="2023-12-19T06:09:00Z">
            <w:rPr>
              <w:b/>
            </w:rPr>
          </w:rPrChange>
        </w:rPr>
        <w:t>of</w:t>
      </w:r>
      <w:r w:rsidR="00577A85" w:rsidRPr="007A7BA8">
        <w:rPr>
          <w:b w:val="0"/>
          <w:bCs w:val="0"/>
          <w:spacing w:val="60"/>
          <w:rPrChange w:id="58" w:author="Dell" w:date="2023-12-19T06:09:00Z">
            <w:rPr>
              <w:b/>
              <w:spacing w:val="60"/>
            </w:rPr>
          </w:rPrChange>
        </w:rPr>
        <w:t xml:space="preserve"> </w:t>
      </w:r>
      <w:r w:rsidR="00577A85" w:rsidRPr="007A7BA8">
        <w:rPr>
          <w:b w:val="0"/>
          <w:bCs w:val="0"/>
          <w:rPrChange w:id="59" w:author="Dell" w:date="2023-12-19T06:09:00Z">
            <w:rPr>
              <w:b/>
            </w:rPr>
          </w:rPrChange>
        </w:rPr>
        <w:t>degree</w:t>
      </w:r>
      <w:r w:rsidR="00577A85" w:rsidRPr="007A7BA8">
        <w:rPr>
          <w:b w:val="0"/>
          <w:bCs w:val="0"/>
          <w:spacing w:val="60"/>
          <w:rPrChange w:id="60" w:author="Dell" w:date="2023-12-19T06:09:00Z">
            <w:rPr>
              <w:b/>
              <w:spacing w:val="60"/>
            </w:rPr>
          </w:rPrChange>
        </w:rPr>
        <w:t xml:space="preserve"> </w:t>
      </w:r>
      <w:r w:rsidR="00577A85" w:rsidRPr="007A7BA8">
        <w:rPr>
          <w:b w:val="0"/>
          <w:bCs w:val="0"/>
          <w:rPrChange w:id="61" w:author="Dell" w:date="2023-12-19T06:09:00Z">
            <w:rPr>
              <w:b/>
            </w:rPr>
          </w:rPrChange>
        </w:rPr>
        <w:t>of</w:t>
      </w:r>
      <w:r w:rsidR="00577A85" w:rsidRPr="007A7BA8">
        <w:rPr>
          <w:b w:val="0"/>
          <w:bCs w:val="0"/>
          <w:spacing w:val="60"/>
          <w:rPrChange w:id="62" w:author="Dell" w:date="2023-12-19T06:09:00Z">
            <w:rPr>
              <w:b/>
              <w:spacing w:val="60"/>
            </w:rPr>
          </w:rPrChange>
        </w:rPr>
        <w:t xml:space="preserve"> </w:t>
      </w:r>
      <w:r w:rsidR="00577A85" w:rsidRPr="007A7BA8">
        <w:rPr>
          <w:b w:val="0"/>
          <w:bCs w:val="0"/>
          <w:rPrChange w:id="63" w:author="Dell" w:date="2023-12-19T06:09:00Z">
            <w:rPr>
              <w:b/>
            </w:rPr>
          </w:rPrChange>
        </w:rPr>
        <w:t>Master</w:t>
      </w:r>
      <w:r w:rsidR="00577A85" w:rsidRPr="007A7BA8">
        <w:rPr>
          <w:b w:val="0"/>
          <w:bCs w:val="0"/>
          <w:spacing w:val="60"/>
          <w:rPrChange w:id="64" w:author="Dell" w:date="2023-12-19T06:09:00Z">
            <w:rPr>
              <w:b/>
              <w:spacing w:val="60"/>
            </w:rPr>
          </w:rPrChange>
        </w:rPr>
        <w:t xml:space="preserve"> </w:t>
      </w:r>
      <w:r w:rsidR="00577A85" w:rsidRPr="007A7BA8">
        <w:rPr>
          <w:b w:val="0"/>
          <w:bCs w:val="0"/>
          <w:rPrChange w:id="65" w:author="Dell" w:date="2023-12-19T06:09:00Z">
            <w:rPr>
              <w:b/>
            </w:rPr>
          </w:rPrChange>
        </w:rPr>
        <w:t>of</w:t>
      </w:r>
      <w:r w:rsidR="00577A85" w:rsidRPr="007A7BA8">
        <w:rPr>
          <w:b w:val="0"/>
          <w:bCs w:val="0"/>
          <w:spacing w:val="60"/>
          <w:rPrChange w:id="66" w:author="Dell" w:date="2023-12-19T06:09:00Z">
            <w:rPr>
              <w:b/>
              <w:spacing w:val="60"/>
            </w:rPr>
          </w:rPrChange>
        </w:rPr>
        <w:t xml:space="preserve"> </w:t>
      </w:r>
      <w:r w:rsidR="00577A85" w:rsidRPr="007A7BA8">
        <w:rPr>
          <w:b w:val="0"/>
          <w:bCs w:val="0"/>
          <w:rPrChange w:id="67" w:author="Dell" w:date="2023-12-19T06:09:00Z">
            <w:rPr>
              <w:b/>
            </w:rPr>
          </w:rPrChange>
        </w:rPr>
        <w:t>Computer</w:t>
      </w:r>
      <w:r w:rsidR="00577A85" w:rsidRPr="007A7BA8">
        <w:rPr>
          <w:b w:val="0"/>
          <w:bCs w:val="0"/>
          <w:spacing w:val="60"/>
          <w:rPrChange w:id="68" w:author="Dell" w:date="2023-12-19T06:09:00Z">
            <w:rPr>
              <w:b/>
              <w:spacing w:val="60"/>
            </w:rPr>
          </w:rPrChange>
        </w:rPr>
        <w:t xml:space="preserve"> </w:t>
      </w:r>
      <w:r w:rsidR="00577A85" w:rsidRPr="007A7BA8">
        <w:rPr>
          <w:b w:val="0"/>
          <w:bCs w:val="0"/>
          <w:rPrChange w:id="69" w:author="Dell" w:date="2023-12-19T06:09:00Z">
            <w:rPr>
              <w:b/>
            </w:rPr>
          </w:rPrChange>
        </w:rPr>
        <w:t>Application</w:t>
      </w:r>
      <w:r w:rsidR="00577A85" w:rsidRPr="007A7BA8">
        <w:rPr>
          <w:b w:val="0"/>
          <w:bCs w:val="0"/>
          <w:spacing w:val="1"/>
          <w:rPrChange w:id="70" w:author="Dell" w:date="2023-12-19T06:09:00Z">
            <w:rPr>
              <w:b/>
              <w:spacing w:val="1"/>
            </w:rPr>
          </w:rPrChange>
        </w:rPr>
        <w:t xml:space="preserve"> </w:t>
      </w:r>
      <w:r w:rsidR="00577A85" w:rsidRPr="007A7BA8">
        <w:rPr>
          <w:b w:val="0"/>
          <w:bCs w:val="0"/>
          <w:rPrChange w:id="71" w:author="Dell" w:date="2023-12-19T06:09:00Z">
            <w:rPr>
              <w:b/>
            </w:rPr>
          </w:rPrChange>
        </w:rPr>
        <w:t xml:space="preserve">(MCA – I, Sem – I) by me to </w:t>
      </w:r>
      <w:r w:rsidR="00C26F44" w:rsidRPr="007A7BA8">
        <w:rPr>
          <w:b w:val="0"/>
          <w:bCs w:val="0"/>
          <w:rPrChange w:id="72" w:author="Dell" w:date="2023-12-19T06:09:00Z">
            <w:rPr>
              <w:b/>
            </w:rPr>
          </w:rPrChange>
        </w:rPr>
        <w:t>Dattakala Group of Institutions Faculty of Management, Swami-Chincholi,Tal</w:t>
      </w:r>
      <w:del w:id="73" w:author="Manoj" w:date="2023-12-15T22:32:00Z">
        <w:r w:rsidR="00C26F44" w:rsidRPr="007A7BA8" w:rsidDel="00B24BE4">
          <w:rPr>
            <w:b w:val="0"/>
            <w:bCs w:val="0"/>
            <w:rPrChange w:id="74" w:author="Dell" w:date="2023-12-19T06:09:00Z">
              <w:rPr>
                <w:b/>
              </w:rPr>
            </w:rPrChange>
          </w:rPr>
          <w:delText xml:space="preserve"> </w:delText>
        </w:r>
      </w:del>
      <w:ins w:id="75" w:author="Manoj" w:date="2023-12-15T22:32:00Z">
        <w:r w:rsidR="00B24BE4" w:rsidRPr="007A7BA8">
          <w:rPr>
            <w:b w:val="0"/>
            <w:bCs w:val="0"/>
            <w:rPrChange w:id="76" w:author="Dell" w:date="2023-12-19T06:09:00Z">
              <w:rPr>
                <w:b/>
              </w:rPr>
            </w:rPrChange>
          </w:rPr>
          <w:t>-</w:t>
        </w:r>
      </w:ins>
      <w:r w:rsidR="00C26F44" w:rsidRPr="007A7BA8">
        <w:rPr>
          <w:b w:val="0"/>
          <w:bCs w:val="0"/>
          <w:rPrChange w:id="77" w:author="Dell" w:date="2023-12-19T06:09:00Z">
            <w:rPr>
              <w:b/>
            </w:rPr>
          </w:rPrChange>
        </w:rPr>
        <w:t xml:space="preserve">Daund </w:t>
      </w:r>
      <w:del w:id="78" w:author="Manoj" w:date="2023-12-15T22:32:00Z">
        <w:r w:rsidR="00C26F44" w:rsidRPr="007A7BA8" w:rsidDel="00B24BE4">
          <w:rPr>
            <w:b w:val="0"/>
            <w:bCs w:val="0"/>
            <w:rPrChange w:id="79" w:author="Dell" w:date="2023-12-19T06:09:00Z">
              <w:rPr>
                <w:b/>
              </w:rPr>
            </w:rPrChange>
          </w:rPr>
          <w:delText>Dist</w:delText>
        </w:r>
      </w:del>
      <w:ins w:id="80" w:author="Manoj" w:date="2023-12-15T22:32:00Z">
        <w:r w:rsidR="00B24BE4" w:rsidRPr="007A7BA8">
          <w:rPr>
            <w:b w:val="0"/>
            <w:bCs w:val="0"/>
            <w:rPrChange w:id="81" w:author="Dell" w:date="2023-12-19T06:09:00Z">
              <w:rPr>
                <w:b/>
              </w:rPr>
            </w:rPrChange>
          </w:rPr>
          <w:t>Dist-</w:t>
        </w:r>
      </w:ins>
      <w:del w:id="82" w:author="Manoj" w:date="2023-12-15T22:32:00Z">
        <w:r w:rsidR="00C26F44" w:rsidRPr="007A7BA8" w:rsidDel="00B24BE4">
          <w:rPr>
            <w:b w:val="0"/>
            <w:bCs w:val="0"/>
            <w:rPrChange w:id="83" w:author="Dell" w:date="2023-12-19T06:09:00Z">
              <w:rPr>
                <w:b/>
              </w:rPr>
            </w:rPrChange>
          </w:rPr>
          <w:delText xml:space="preserve"> </w:delText>
        </w:r>
      </w:del>
      <w:r w:rsidR="00C26F44" w:rsidRPr="007A7BA8">
        <w:rPr>
          <w:b w:val="0"/>
          <w:bCs w:val="0"/>
          <w:rPrChange w:id="84" w:author="Dell" w:date="2023-12-19T06:09:00Z">
            <w:rPr>
              <w:b/>
            </w:rPr>
          </w:rPrChange>
        </w:rPr>
        <w:t xml:space="preserve">Pune  </w:t>
      </w:r>
      <w:r w:rsidR="00577A85" w:rsidRPr="007A7BA8">
        <w:rPr>
          <w:b w:val="0"/>
          <w:bCs w:val="0"/>
          <w:rPrChange w:id="85" w:author="Dell" w:date="2023-12-19T06:09:00Z">
            <w:rPr>
              <w:b/>
            </w:rPr>
          </w:rPrChange>
        </w:rPr>
        <w:t xml:space="preserve"> affiliated to Savitribai Phule Pune University,</w:t>
      </w:r>
      <w:r w:rsidR="00577A85" w:rsidRPr="007A7BA8">
        <w:rPr>
          <w:b w:val="0"/>
          <w:bCs w:val="0"/>
          <w:spacing w:val="1"/>
          <w:rPrChange w:id="86" w:author="Dell" w:date="2023-12-19T06:09:00Z">
            <w:rPr>
              <w:b/>
              <w:spacing w:val="1"/>
            </w:rPr>
          </w:rPrChange>
        </w:rPr>
        <w:t xml:space="preserve"> </w:t>
      </w:r>
      <w:r w:rsidR="00577A85" w:rsidRPr="007A7BA8">
        <w:rPr>
          <w:b w:val="0"/>
          <w:bCs w:val="0"/>
          <w:rPrChange w:id="87" w:author="Dell" w:date="2023-12-19T06:09:00Z">
            <w:rPr>
              <w:b/>
            </w:rPr>
          </w:rPrChange>
        </w:rPr>
        <w:t>Pune</w:t>
      </w:r>
      <w:r w:rsidR="00C26F44" w:rsidRPr="007A7BA8">
        <w:rPr>
          <w:b w:val="0"/>
          <w:bCs w:val="0"/>
          <w:spacing w:val="35"/>
          <w:rPrChange w:id="88" w:author="Dell" w:date="2023-12-19T06:09:00Z">
            <w:rPr>
              <w:b/>
              <w:spacing w:val="35"/>
            </w:rPr>
          </w:rPrChange>
        </w:rPr>
        <w:t xml:space="preserve"> </w:t>
      </w:r>
      <w:r w:rsidR="00577A85" w:rsidRPr="007A7BA8">
        <w:rPr>
          <w:b w:val="0"/>
          <w:bCs w:val="0"/>
          <w:rPrChange w:id="89" w:author="Dell" w:date="2023-12-19T06:09:00Z">
            <w:rPr>
              <w:b/>
            </w:rPr>
          </w:rPrChange>
        </w:rPr>
        <w:t>is</w:t>
      </w:r>
      <w:r w:rsidR="00577A85" w:rsidRPr="007A7BA8">
        <w:rPr>
          <w:b w:val="0"/>
          <w:bCs w:val="0"/>
          <w:spacing w:val="33"/>
          <w:rPrChange w:id="90" w:author="Dell" w:date="2023-12-19T06:09:00Z">
            <w:rPr>
              <w:b/>
              <w:spacing w:val="33"/>
            </w:rPr>
          </w:rPrChange>
        </w:rPr>
        <w:t xml:space="preserve"> </w:t>
      </w:r>
      <w:r w:rsidR="00577A85" w:rsidRPr="007A7BA8">
        <w:rPr>
          <w:b w:val="0"/>
          <w:bCs w:val="0"/>
          <w:rPrChange w:id="91" w:author="Dell" w:date="2023-12-19T06:09:00Z">
            <w:rPr>
              <w:b/>
            </w:rPr>
          </w:rPrChange>
        </w:rPr>
        <w:t>the</w:t>
      </w:r>
      <w:r w:rsidR="00577A85" w:rsidRPr="007A7BA8">
        <w:rPr>
          <w:b w:val="0"/>
          <w:bCs w:val="0"/>
          <w:spacing w:val="34"/>
          <w:rPrChange w:id="92" w:author="Dell" w:date="2023-12-19T06:09:00Z">
            <w:rPr>
              <w:b/>
              <w:spacing w:val="34"/>
            </w:rPr>
          </w:rPrChange>
        </w:rPr>
        <w:t xml:space="preserve"> </w:t>
      </w:r>
      <w:r w:rsidR="00577A85" w:rsidRPr="007A7BA8">
        <w:rPr>
          <w:b w:val="0"/>
          <w:bCs w:val="0"/>
          <w:rPrChange w:id="93" w:author="Dell" w:date="2023-12-19T06:09:00Z">
            <w:rPr>
              <w:b/>
            </w:rPr>
          </w:rPrChange>
        </w:rPr>
        <w:t>result</w:t>
      </w:r>
      <w:r w:rsidR="00577A85" w:rsidRPr="007A7BA8">
        <w:rPr>
          <w:b w:val="0"/>
          <w:bCs w:val="0"/>
          <w:spacing w:val="36"/>
          <w:rPrChange w:id="94" w:author="Dell" w:date="2023-12-19T06:09:00Z">
            <w:rPr>
              <w:b/>
              <w:spacing w:val="36"/>
            </w:rPr>
          </w:rPrChange>
        </w:rPr>
        <w:t xml:space="preserve"> </w:t>
      </w:r>
      <w:r w:rsidR="00577A85" w:rsidRPr="007A7BA8">
        <w:rPr>
          <w:b w:val="0"/>
          <w:bCs w:val="0"/>
          <w:rPrChange w:id="95" w:author="Dell" w:date="2023-12-19T06:09:00Z">
            <w:rPr>
              <w:b/>
            </w:rPr>
          </w:rPrChange>
        </w:rPr>
        <w:t>of</w:t>
      </w:r>
      <w:r w:rsidR="00577A85" w:rsidRPr="007A7BA8">
        <w:rPr>
          <w:b w:val="0"/>
          <w:bCs w:val="0"/>
          <w:spacing w:val="32"/>
          <w:rPrChange w:id="96" w:author="Dell" w:date="2023-12-19T06:09:00Z">
            <w:rPr>
              <w:b/>
              <w:spacing w:val="32"/>
            </w:rPr>
          </w:rPrChange>
        </w:rPr>
        <w:t xml:space="preserve"> </w:t>
      </w:r>
      <w:r w:rsidR="00577A85" w:rsidRPr="007A7BA8">
        <w:rPr>
          <w:b w:val="0"/>
          <w:bCs w:val="0"/>
          <w:rPrChange w:id="97" w:author="Dell" w:date="2023-12-19T06:09:00Z">
            <w:rPr>
              <w:b/>
            </w:rPr>
          </w:rPrChange>
        </w:rPr>
        <w:t>an</w:t>
      </w:r>
      <w:r w:rsidR="00577A85" w:rsidRPr="007A7BA8">
        <w:rPr>
          <w:b w:val="0"/>
          <w:bCs w:val="0"/>
          <w:spacing w:val="94"/>
          <w:rPrChange w:id="98" w:author="Dell" w:date="2023-12-19T06:09:00Z">
            <w:rPr>
              <w:b/>
              <w:spacing w:val="94"/>
            </w:rPr>
          </w:rPrChange>
        </w:rPr>
        <w:t xml:space="preserve"> </w:t>
      </w:r>
      <w:r w:rsidR="00577A85" w:rsidRPr="007A7BA8">
        <w:rPr>
          <w:b w:val="0"/>
          <w:bCs w:val="0"/>
          <w:rPrChange w:id="99" w:author="Dell" w:date="2023-12-19T06:09:00Z">
            <w:rPr>
              <w:b/>
            </w:rPr>
          </w:rPrChange>
        </w:rPr>
        <w:t>independent</w:t>
      </w:r>
      <w:r w:rsidR="00577A85" w:rsidRPr="007A7BA8">
        <w:rPr>
          <w:b w:val="0"/>
          <w:bCs w:val="0"/>
          <w:spacing w:val="91"/>
          <w:rPrChange w:id="100" w:author="Dell" w:date="2023-12-19T06:09:00Z">
            <w:rPr>
              <w:b/>
              <w:spacing w:val="91"/>
            </w:rPr>
          </w:rPrChange>
        </w:rPr>
        <w:t xml:space="preserve"> </w:t>
      </w:r>
      <w:r w:rsidR="00577A85" w:rsidRPr="007A7BA8">
        <w:rPr>
          <w:b w:val="0"/>
          <w:bCs w:val="0"/>
          <w:rPrChange w:id="101" w:author="Dell" w:date="2023-12-19T06:09:00Z">
            <w:rPr>
              <w:b/>
            </w:rPr>
          </w:rPrChange>
        </w:rPr>
        <w:t>work</w:t>
      </w:r>
      <w:r w:rsidR="00577A85" w:rsidRPr="007A7BA8">
        <w:rPr>
          <w:b w:val="0"/>
          <w:bCs w:val="0"/>
          <w:spacing w:val="91"/>
          <w:rPrChange w:id="102" w:author="Dell" w:date="2023-12-19T06:09:00Z">
            <w:rPr>
              <w:b/>
              <w:spacing w:val="91"/>
            </w:rPr>
          </w:rPrChange>
        </w:rPr>
        <w:t xml:space="preserve"> </w:t>
      </w:r>
      <w:r w:rsidR="00577A85" w:rsidRPr="007A7BA8">
        <w:rPr>
          <w:b w:val="0"/>
          <w:bCs w:val="0"/>
          <w:rPrChange w:id="103" w:author="Dell" w:date="2023-12-19T06:09:00Z">
            <w:rPr>
              <w:b/>
            </w:rPr>
          </w:rPrChange>
        </w:rPr>
        <w:t>carried</w:t>
      </w:r>
      <w:r w:rsidR="00577A85" w:rsidRPr="007A7BA8">
        <w:rPr>
          <w:b w:val="0"/>
          <w:bCs w:val="0"/>
          <w:spacing w:val="94"/>
          <w:rPrChange w:id="104" w:author="Dell" w:date="2023-12-19T06:09:00Z">
            <w:rPr>
              <w:b/>
              <w:spacing w:val="94"/>
            </w:rPr>
          </w:rPrChange>
        </w:rPr>
        <w:t xml:space="preserve"> </w:t>
      </w:r>
      <w:r w:rsidR="00577A85" w:rsidRPr="007A7BA8">
        <w:rPr>
          <w:b w:val="0"/>
          <w:bCs w:val="0"/>
          <w:rPrChange w:id="105" w:author="Dell" w:date="2023-12-19T06:09:00Z">
            <w:rPr>
              <w:b/>
            </w:rPr>
          </w:rPrChange>
        </w:rPr>
        <w:t>out</w:t>
      </w:r>
      <w:r w:rsidR="00577A85" w:rsidRPr="007A7BA8">
        <w:rPr>
          <w:b w:val="0"/>
          <w:bCs w:val="0"/>
          <w:spacing w:val="92"/>
          <w:rPrChange w:id="106" w:author="Dell" w:date="2023-12-19T06:09:00Z">
            <w:rPr>
              <w:b/>
              <w:spacing w:val="92"/>
            </w:rPr>
          </w:rPrChange>
        </w:rPr>
        <w:t xml:space="preserve"> </w:t>
      </w:r>
      <w:r w:rsidR="00577A85" w:rsidRPr="007A7BA8">
        <w:rPr>
          <w:b w:val="0"/>
          <w:bCs w:val="0"/>
          <w:rPrChange w:id="107" w:author="Dell" w:date="2023-12-19T06:09:00Z">
            <w:rPr>
              <w:b/>
            </w:rPr>
          </w:rPrChange>
        </w:rPr>
        <w:t>under</w:t>
      </w:r>
      <w:r w:rsidR="00577A85" w:rsidRPr="007A7BA8">
        <w:rPr>
          <w:b w:val="0"/>
          <w:bCs w:val="0"/>
          <w:spacing w:val="88"/>
          <w:rPrChange w:id="108" w:author="Dell" w:date="2023-12-19T06:09:00Z">
            <w:rPr>
              <w:b/>
              <w:spacing w:val="88"/>
            </w:rPr>
          </w:rPrChange>
        </w:rPr>
        <w:t xml:space="preserve"> </w:t>
      </w:r>
      <w:r w:rsidR="00577A85" w:rsidRPr="007A7BA8">
        <w:rPr>
          <w:b w:val="0"/>
          <w:bCs w:val="0"/>
          <w:rPrChange w:id="109" w:author="Dell" w:date="2023-12-19T06:09:00Z">
            <w:rPr>
              <w:b/>
            </w:rPr>
          </w:rPrChange>
        </w:rPr>
        <w:t>the</w:t>
      </w:r>
      <w:r w:rsidR="00577A85" w:rsidRPr="007A7BA8">
        <w:rPr>
          <w:b w:val="0"/>
          <w:bCs w:val="0"/>
          <w:spacing w:val="89"/>
          <w:rPrChange w:id="110" w:author="Dell" w:date="2023-12-19T06:09:00Z">
            <w:rPr>
              <w:b/>
              <w:spacing w:val="89"/>
            </w:rPr>
          </w:rPrChange>
        </w:rPr>
        <w:t xml:space="preserve"> </w:t>
      </w:r>
      <w:r w:rsidR="00577A85" w:rsidRPr="007A7BA8">
        <w:rPr>
          <w:b w:val="0"/>
          <w:bCs w:val="0"/>
          <w:rPrChange w:id="111" w:author="Dell" w:date="2023-12-19T06:09:00Z">
            <w:rPr>
              <w:b/>
            </w:rPr>
          </w:rPrChange>
        </w:rPr>
        <w:t>guidance</w:t>
      </w:r>
      <w:r w:rsidR="00577A85" w:rsidRPr="007A7BA8">
        <w:rPr>
          <w:b w:val="0"/>
          <w:bCs w:val="0"/>
          <w:spacing w:val="93"/>
          <w:rPrChange w:id="112" w:author="Dell" w:date="2023-12-19T06:09:00Z">
            <w:rPr>
              <w:b/>
              <w:spacing w:val="93"/>
            </w:rPr>
          </w:rPrChange>
        </w:rPr>
        <w:t xml:space="preserve"> </w:t>
      </w:r>
      <w:r w:rsidR="00577A85" w:rsidRPr="007A7BA8">
        <w:rPr>
          <w:b w:val="0"/>
          <w:bCs w:val="0"/>
          <w:rPrChange w:id="113" w:author="Dell" w:date="2023-12-19T06:09:00Z">
            <w:rPr>
              <w:b/>
            </w:rPr>
          </w:rPrChange>
        </w:rPr>
        <w:t>of</w:t>
      </w:r>
      <w:r w:rsidR="00F10DCA">
        <w:rPr>
          <w:b w:val="0"/>
          <w:bCs w:val="0"/>
        </w:rPr>
        <w:t xml:space="preserve">   </w:t>
      </w:r>
      <w:r w:rsidR="00577A85" w:rsidRPr="007A7BA8">
        <w:rPr>
          <w:b w:val="0"/>
          <w:bCs w:val="0"/>
          <w:spacing w:val="-58"/>
          <w:rPrChange w:id="114" w:author="Dell" w:date="2023-12-19T06:09:00Z">
            <w:rPr>
              <w:b/>
              <w:spacing w:val="-58"/>
            </w:rPr>
          </w:rPrChange>
        </w:rPr>
        <w:t xml:space="preserve"> </w:t>
      </w:r>
      <w:r w:rsidR="00F10DCA">
        <w:rPr>
          <w:b w:val="0"/>
          <w:bCs w:val="0"/>
          <w:spacing w:val="-58"/>
        </w:rPr>
        <w:t xml:space="preserve">  </w:t>
      </w:r>
      <w:r w:rsidR="00577A85" w:rsidRPr="007A7BA8">
        <w:rPr>
          <w:b w:val="0"/>
          <w:bCs w:val="0"/>
          <w:rPrChange w:id="115" w:author="Dell" w:date="2023-12-19T06:09:00Z">
            <w:rPr>
              <w:b/>
            </w:rPr>
          </w:rPrChange>
        </w:rPr>
        <w:t xml:space="preserve">Prof. </w:t>
      </w:r>
      <w:r w:rsidR="00C26F44" w:rsidRPr="007A7BA8">
        <w:rPr>
          <w:b w:val="0"/>
          <w:bCs w:val="0"/>
          <w:rPrChange w:id="116" w:author="Dell" w:date="2023-12-19T06:09:00Z">
            <w:rPr>
              <w:b/>
            </w:rPr>
          </w:rPrChange>
        </w:rPr>
        <w:t>Takale S.B.</w:t>
      </w:r>
      <w:r w:rsidR="00577A85" w:rsidRPr="007A7BA8">
        <w:rPr>
          <w:b w:val="0"/>
          <w:bCs w:val="0"/>
          <w:u w:val="thick"/>
          <w:rPrChange w:id="117" w:author="Dell" w:date="2023-12-19T06:09:00Z">
            <w:rPr>
              <w:b/>
              <w:u w:val="thick"/>
            </w:rPr>
          </w:rPrChange>
        </w:rPr>
        <w:t xml:space="preserve"> </w:t>
      </w:r>
      <w:r w:rsidR="00C26F44" w:rsidRPr="007A7BA8">
        <w:rPr>
          <w:b w:val="0"/>
          <w:bCs w:val="0"/>
          <w:rPrChange w:id="118" w:author="Dell" w:date="2023-12-19T06:09:00Z">
            <w:rPr>
              <w:b/>
            </w:rPr>
          </w:rPrChange>
        </w:rPr>
        <w:t xml:space="preserve"> </w:t>
      </w:r>
      <w:del w:id="119" w:author="Manoj" w:date="2023-12-15T22:33:00Z">
        <w:r w:rsidR="00577A85" w:rsidRPr="007A7BA8" w:rsidDel="009D58D0">
          <w:rPr>
            <w:b w:val="0"/>
            <w:bCs w:val="0"/>
            <w:rPrChange w:id="120" w:author="Dell" w:date="2023-12-19T06:09:00Z">
              <w:rPr>
                <w:b/>
              </w:rPr>
            </w:rPrChange>
          </w:rPr>
          <w:delText>is</w:delText>
        </w:r>
      </w:del>
      <w:ins w:id="121" w:author="Manoj" w:date="2023-12-15T22:33:00Z">
        <w:r w:rsidR="009D58D0" w:rsidRPr="007A7BA8">
          <w:rPr>
            <w:b w:val="0"/>
            <w:bCs w:val="0"/>
            <w:rPrChange w:id="122" w:author="Dell" w:date="2023-12-19T06:09:00Z">
              <w:rPr>
                <w:b/>
              </w:rPr>
            </w:rPrChange>
          </w:rPr>
          <w:t>Is</w:t>
        </w:r>
      </w:ins>
      <w:r w:rsidR="00577A85" w:rsidRPr="007A7BA8">
        <w:rPr>
          <w:b w:val="0"/>
          <w:bCs w:val="0"/>
          <w:rPrChange w:id="123" w:author="Dell" w:date="2023-12-19T06:09:00Z">
            <w:rPr>
              <w:b/>
            </w:rPr>
          </w:rPrChange>
        </w:rPr>
        <w:t xml:space="preserve"> my original </w:t>
      </w:r>
      <w:del w:id="124" w:author="Manoj" w:date="2023-12-15T22:33:00Z">
        <w:r w:rsidR="00577A85" w:rsidRPr="007A7BA8" w:rsidDel="009D58D0">
          <w:rPr>
            <w:b w:val="0"/>
            <w:bCs w:val="0"/>
            <w:rPrChange w:id="125" w:author="Dell" w:date="2023-12-19T06:09:00Z">
              <w:rPr>
                <w:b/>
              </w:rPr>
            </w:rPrChange>
          </w:rPr>
          <w:delText xml:space="preserve">work . </w:delText>
        </w:r>
      </w:del>
      <w:ins w:id="126" w:author="Manoj" w:date="2023-12-15T22:33:00Z">
        <w:r w:rsidR="009D58D0" w:rsidRPr="007A7BA8">
          <w:rPr>
            <w:b w:val="0"/>
            <w:bCs w:val="0"/>
            <w:rPrChange w:id="127" w:author="Dell" w:date="2023-12-19T06:09:00Z">
              <w:rPr>
                <w:b/>
              </w:rPr>
            </w:rPrChange>
          </w:rPr>
          <w:t xml:space="preserve">work. </w:t>
        </w:r>
      </w:ins>
      <w:r w:rsidR="00577A85" w:rsidRPr="007A7BA8">
        <w:rPr>
          <w:b w:val="0"/>
          <w:bCs w:val="0"/>
          <w:rPrChange w:id="128" w:author="Dell" w:date="2023-12-19T06:09:00Z">
            <w:rPr>
              <w:b/>
            </w:rPr>
          </w:rPrChange>
        </w:rPr>
        <w:t>Further, I declare that this</w:t>
      </w:r>
      <w:r w:rsidR="00577A85" w:rsidRPr="007A7BA8">
        <w:rPr>
          <w:b w:val="0"/>
          <w:bCs w:val="0"/>
          <w:spacing w:val="1"/>
          <w:rPrChange w:id="129" w:author="Dell" w:date="2023-12-19T06:09:00Z">
            <w:rPr>
              <w:b/>
              <w:spacing w:val="1"/>
            </w:rPr>
          </w:rPrChange>
        </w:rPr>
        <w:t xml:space="preserve"> </w:t>
      </w:r>
      <w:r w:rsidR="00577A85" w:rsidRPr="007A7BA8">
        <w:rPr>
          <w:b w:val="0"/>
          <w:bCs w:val="0"/>
          <w:rPrChange w:id="130" w:author="Dell" w:date="2023-12-19T06:09:00Z">
            <w:rPr>
              <w:b/>
            </w:rPr>
          </w:rPrChange>
        </w:rPr>
        <w:t>project has</w:t>
      </w:r>
      <w:r w:rsidR="00577A85" w:rsidRPr="007A7BA8">
        <w:rPr>
          <w:b w:val="0"/>
          <w:bCs w:val="0"/>
          <w:spacing w:val="-1"/>
          <w:rPrChange w:id="131" w:author="Dell" w:date="2023-12-19T06:09:00Z">
            <w:rPr>
              <w:b/>
              <w:spacing w:val="-1"/>
            </w:rPr>
          </w:rPrChange>
        </w:rPr>
        <w:t xml:space="preserve"> </w:t>
      </w:r>
      <w:r w:rsidR="00577A85" w:rsidRPr="007A7BA8">
        <w:rPr>
          <w:b w:val="0"/>
          <w:bCs w:val="0"/>
          <w:rPrChange w:id="132" w:author="Dell" w:date="2023-12-19T06:09:00Z">
            <w:rPr>
              <w:b/>
            </w:rPr>
          </w:rPrChange>
        </w:rPr>
        <w:t>not been</w:t>
      </w:r>
      <w:r w:rsidR="00577A85" w:rsidRPr="007A7BA8">
        <w:rPr>
          <w:b w:val="0"/>
          <w:bCs w:val="0"/>
          <w:spacing w:val="-3"/>
          <w:rPrChange w:id="133" w:author="Dell" w:date="2023-12-19T06:09:00Z">
            <w:rPr>
              <w:b/>
              <w:spacing w:val="-3"/>
            </w:rPr>
          </w:rPrChange>
        </w:rPr>
        <w:t xml:space="preserve"> </w:t>
      </w:r>
      <w:r w:rsidR="00577A85" w:rsidRPr="007A7BA8">
        <w:rPr>
          <w:b w:val="0"/>
          <w:bCs w:val="0"/>
          <w:rPrChange w:id="134" w:author="Dell" w:date="2023-12-19T06:09:00Z">
            <w:rPr>
              <w:b/>
            </w:rPr>
          </w:rPrChange>
        </w:rPr>
        <w:t>submitted</w:t>
      </w:r>
      <w:r w:rsidR="00577A85" w:rsidRPr="007A7BA8">
        <w:rPr>
          <w:b w:val="0"/>
          <w:bCs w:val="0"/>
          <w:spacing w:val="-4"/>
          <w:rPrChange w:id="135" w:author="Dell" w:date="2023-12-19T06:09:00Z">
            <w:rPr>
              <w:b/>
              <w:spacing w:val="-4"/>
            </w:rPr>
          </w:rPrChange>
        </w:rPr>
        <w:t xml:space="preserve"> </w:t>
      </w:r>
      <w:r w:rsidR="00577A85" w:rsidRPr="007A7BA8">
        <w:rPr>
          <w:b w:val="0"/>
          <w:bCs w:val="0"/>
          <w:rPrChange w:id="136" w:author="Dell" w:date="2023-12-19T06:09:00Z">
            <w:rPr>
              <w:b/>
            </w:rPr>
          </w:rPrChange>
        </w:rPr>
        <w:t>to this</w:t>
      </w:r>
      <w:r w:rsidR="00577A85" w:rsidRPr="007A7BA8">
        <w:rPr>
          <w:b w:val="0"/>
          <w:bCs w:val="0"/>
          <w:spacing w:val="-2"/>
          <w:rPrChange w:id="137" w:author="Dell" w:date="2023-12-19T06:09:00Z">
            <w:rPr>
              <w:b/>
              <w:spacing w:val="-2"/>
            </w:rPr>
          </w:rPrChange>
        </w:rPr>
        <w:t xml:space="preserve"> </w:t>
      </w:r>
      <w:r w:rsidR="00577A85" w:rsidRPr="007A7BA8">
        <w:rPr>
          <w:b w:val="0"/>
          <w:bCs w:val="0"/>
          <w:rPrChange w:id="138" w:author="Dell" w:date="2023-12-19T06:09:00Z">
            <w:rPr>
              <w:b/>
            </w:rPr>
          </w:rPrChange>
        </w:rPr>
        <w:t>or</w:t>
      </w:r>
      <w:r w:rsidR="00577A85" w:rsidRPr="007A7BA8">
        <w:rPr>
          <w:b w:val="0"/>
          <w:bCs w:val="0"/>
          <w:spacing w:val="-6"/>
          <w:rPrChange w:id="139" w:author="Dell" w:date="2023-12-19T06:09:00Z">
            <w:rPr>
              <w:b/>
              <w:spacing w:val="-6"/>
            </w:rPr>
          </w:rPrChange>
        </w:rPr>
        <w:t xml:space="preserve"> </w:t>
      </w:r>
      <w:r w:rsidR="00577A85" w:rsidRPr="007A7BA8">
        <w:rPr>
          <w:b w:val="0"/>
          <w:bCs w:val="0"/>
          <w:rPrChange w:id="140" w:author="Dell" w:date="2023-12-19T06:09:00Z">
            <w:rPr>
              <w:b/>
            </w:rPr>
          </w:rPrChange>
        </w:rPr>
        <w:t>any institution</w:t>
      </w:r>
      <w:r w:rsidR="00577A85" w:rsidRPr="007A7BA8">
        <w:rPr>
          <w:b w:val="0"/>
          <w:bCs w:val="0"/>
          <w:spacing w:val="-4"/>
          <w:rPrChange w:id="141" w:author="Dell" w:date="2023-12-19T06:09:00Z">
            <w:rPr>
              <w:b/>
              <w:spacing w:val="-4"/>
            </w:rPr>
          </w:rPrChange>
        </w:rPr>
        <w:t xml:space="preserve"> </w:t>
      </w:r>
      <w:r w:rsidR="00577A85" w:rsidRPr="007A7BA8">
        <w:rPr>
          <w:b w:val="0"/>
          <w:bCs w:val="0"/>
          <w:rPrChange w:id="142" w:author="Dell" w:date="2023-12-19T06:09:00Z">
            <w:rPr>
              <w:b/>
            </w:rPr>
          </w:rPrChange>
        </w:rPr>
        <w:t>for</w:t>
      </w:r>
      <w:r w:rsidR="00577A85" w:rsidRPr="007A7BA8">
        <w:rPr>
          <w:b w:val="0"/>
          <w:bCs w:val="0"/>
          <w:spacing w:val="-6"/>
          <w:rPrChange w:id="143" w:author="Dell" w:date="2023-12-19T06:09:00Z">
            <w:rPr>
              <w:b/>
              <w:spacing w:val="-6"/>
            </w:rPr>
          </w:rPrChange>
        </w:rPr>
        <w:t xml:space="preserve"> </w:t>
      </w:r>
      <w:r w:rsidR="00577A85" w:rsidRPr="007A7BA8">
        <w:rPr>
          <w:b w:val="0"/>
          <w:bCs w:val="0"/>
          <w:rPrChange w:id="144" w:author="Dell" w:date="2023-12-19T06:09:00Z">
            <w:rPr>
              <w:b/>
            </w:rPr>
          </w:rPrChange>
        </w:rPr>
        <w:t>the</w:t>
      </w:r>
      <w:r w:rsidR="00577A85" w:rsidRPr="007A7BA8">
        <w:rPr>
          <w:b w:val="0"/>
          <w:bCs w:val="0"/>
          <w:spacing w:val="-1"/>
          <w:rPrChange w:id="145" w:author="Dell" w:date="2023-12-19T06:09:00Z">
            <w:rPr>
              <w:b/>
              <w:spacing w:val="-1"/>
            </w:rPr>
          </w:rPrChange>
        </w:rPr>
        <w:t xml:space="preserve"> </w:t>
      </w:r>
      <w:r w:rsidR="00577A85" w:rsidRPr="007A7BA8">
        <w:rPr>
          <w:b w:val="0"/>
          <w:bCs w:val="0"/>
          <w:rPrChange w:id="146" w:author="Dell" w:date="2023-12-19T06:09:00Z">
            <w:rPr>
              <w:b/>
            </w:rPr>
          </w:rPrChange>
        </w:rPr>
        <w:t>award</w:t>
      </w:r>
      <w:r w:rsidR="00577A85" w:rsidRPr="007A7BA8">
        <w:rPr>
          <w:b w:val="0"/>
          <w:bCs w:val="0"/>
          <w:spacing w:val="12"/>
          <w:rPrChange w:id="147" w:author="Dell" w:date="2023-12-19T06:09:00Z">
            <w:rPr>
              <w:b/>
              <w:spacing w:val="12"/>
            </w:rPr>
          </w:rPrChange>
        </w:rPr>
        <w:t xml:space="preserve"> </w:t>
      </w:r>
      <w:r w:rsidR="00577A85" w:rsidRPr="007A7BA8">
        <w:rPr>
          <w:b w:val="0"/>
          <w:bCs w:val="0"/>
          <w:rPrChange w:id="148" w:author="Dell" w:date="2023-12-19T06:09:00Z">
            <w:rPr>
              <w:b/>
            </w:rPr>
          </w:rPrChange>
        </w:rPr>
        <w:t>of</w:t>
      </w:r>
      <w:r w:rsidR="00577A85" w:rsidRPr="007A7BA8">
        <w:rPr>
          <w:b w:val="0"/>
          <w:bCs w:val="0"/>
          <w:spacing w:val="-3"/>
          <w:rPrChange w:id="149" w:author="Dell" w:date="2023-12-19T06:09:00Z">
            <w:rPr>
              <w:b/>
              <w:spacing w:val="-3"/>
            </w:rPr>
          </w:rPrChange>
        </w:rPr>
        <w:t xml:space="preserve"> </w:t>
      </w:r>
      <w:r w:rsidR="00577A85" w:rsidRPr="007A7BA8">
        <w:rPr>
          <w:b w:val="0"/>
          <w:bCs w:val="0"/>
          <w:rPrChange w:id="150" w:author="Dell" w:date="2023-12-19T06:09:00Z">
            <w:rPr>
              <w:b/>
            </w:rPr>
          </w:rPrChange>
        </w:rPr>
        <w:t>any degree.</w:t>
      </w:r>
    </w:p>
    <w:p w:rsidR="001546D3" w:rsidRDefault="001546D3">
      <w:pPr>
        <w:pStyle w:val="BodyText"/>
        <w:jc w:val="both"/>
        <w:rPr>
          <w:b/>
          <w:sz w:val="26"/>
        </w:rPr>
        <w:pPrChange w:id="151" w:author="Dell" w:date="2023-12-16T15:15:00Z">
          <w:pPr>
            <w:pStyle w:val="BodyText"/>
          </w:pPr>
        </w:pPrChange>
      </w:pPr>
    </w:p>
    <w:p w:rsidR="001546D3" w:rsidRDefault="001546D3">
      <w:pPr>
        <w:pStyle w:val="BodyText"/>
        <w:rPr>
          <w:b/>
          <w:sz w:val="26"/>
        </w:rPr>
      </w:pPr>
    </w:p>
    <w:p w:rsidR="001546D3" w:rsidRDefault="001546D3">
      <w:pPr>
        <w:pStyle w:val="BodyText"/>
        <w:rPr>
          <w:b/>
          <w:sz w:val="26"/>
        </w:rPr>
      </w:pPr>
    </w:p>
    <w:p w:rsidR="00FB25B9" w:rsidRDefault="00FB25B9" w:rsidP="00FB25B9">
      <w:pPr>
        <w:spacing w:before="170"/>
        <w:ind w:right="987"/>
        <w:jc w:val="right"/>
        <w:rPr>
          <w:b/>
          <w:sz w:val="24"/>
        </w:rPr>
      </w:pPr>
    </w:p>
    <w:p w:rsidR="00FB25B9" w:rsidRDefault="00FB25B9" w:rsidP="00FB25B9">
      <w:pPr>
        <w:spacing w:before="170"/>
        <w:ind w:left="3600" w:right="987" w:firstLine="720"/>
        <w:jc w:val="center"/>
        <w:rPr>
          <w:b/>
          <w:sz w:val="24"/>
        </w:rPr>
      </w:pPr>
      <w:r>
        <w:rPr>
          <w:b/>
          <w:sz w:val="24"/>
        </w:rPr>
        <w:t xml:space="preserve">    </w:t>
      </w:r>
      <w:r w:rsidR="00EC3FBB">
        <w:rPr>
          <w:b/>
          <w:sz w:val="24"/>
        </w:rPr>
        <w:t xml:space="preserve">              </w:t>
      </w:r>
      <w:r>
        <w:rPr>
          <w:b/>
          <w:sz w:val="24"/>
        </w:rPr>
        <w:t>SURAJ RAJENDRA SHINDE</w:t>
      </w:r>
    </w:p>
    <w:p w:rsidR="00FB25B9" w:rsidRDefault="00FB25B9" w:rsidP="00FB25B9">
      <w:pPr>
        <w:pStyle w:val="Heading6"/>
        <w:spacing w:before="194"/>
        <w:ind w:left="2880" w:right="960" w:firstLine="720"/>
        <w:jc w:val="center"/>
        <w:rPr>
          <w:color w:val="FF0000"/>
        </w:rPr>
      </w:pPr>
    </w:p>
    <w:p w:rsidR="00FB25B9" w:rsidRPr="00672BCB" w:rsidRDefault="00FB25B9" w:rsidP="00FB25B9">
      <w:pPr>
        <w:pStyle w:val="Heading6"/>
        <w:spacing w:before="194"/>
        <w:ind w:left="2880" w:right="960" w:firstLine="720"/>
        <w:jc w:val="center"/>
      </w:pPr>
      <w:r w:rsidRPr="00672BCB">
        <w:t xml:space="preserve">                     STUDENT NAME</w:t>
      </w:r>
    </w:p>
    <w:p w:rsidR="00FB25B9" w:rsidRPr="00672BCB" w:rsidRDefault="00FB25B9" w:rsidP="00FB25B9">
      <w:pPr>
        <w:pStyle w:val="Heading6"/>
        <w:spacing w:before="194"/>
        <w:ind w:left="0" w:right="960" w:firstLine="0"/>
      </w:pPr>
      <w:r w:rsidRPr="00672BCB">
        <w:t>Date:</w:t>
      </w:r>
      <w:r w:rsidR="00502DCA">
        <w:t xml:space="preserve"> 23/12/2023</w:t>
      </w:r>
    </w:p>
    <w:p w:rsidR="00FB25B9" w:rsidRPr="00672BCB" w:rsidRDefault="00FB25B9" w:rsidP="00FB25B9">
      <w:pPr>
        <w:pStyle w:val="Heading6"/>
        <w:spacing w:before="194"/>
        <w:ind w:left="0" w:right="960" w:firstLine="0"/>
      </w:pPr>
      <w:r w:rsidRPr="00672BCB">
        <w:t>Place: Swami-Chincholi.</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spacing w:before="8"/>
        <w:rPr>
          <w:b/>
          <w:sz w:val="26"/>
        </w:rPr>
      </w:pPr>
    </w:p>
    <w:p w:rsidR="00806130" w:rsidRDefault="00806130">
      <w:pPr>
        <w:pStyle w:val="BodyText"/>
        <w:spacing w:before="8"/>
        <w:rPr>
          <w:b/>
          <w:sz w:val="26"/>
        </w:rPr>
      </w:pPr>
    </w:p>
    <w:p w:rsidR="00806130" w:rsidRDefault="00806130">
      <w:pPr>
        <w:pStyle w:val="BodyText"/>
        <w:spacing w:before="8"/>
        <w:rPr>
          <w:b/>
          <w:sz w:val="26"/>
        </w:rPr>
      </w:pPr>
    </w:p>
    <w:p w:rsidR="001546D3" w:rsidRDefault="001546D3">
      <w:pPr>
        <w:spacing w:line="400" w:lineRule="auto"/>
        <w:rPr>
          <w:sz w:val="24"/>
        </w:rPr>
        <w:sectPr w:rsidR="001546D3" w:rsidSect="00502DCA">
          <w:pgSz w:w="11910" w:h="16840"/>
          <w:pgMar w:top="1440" w:right="711" w:bottom="1440" w:left="993" w:header="720" w:footer="720" w:gutter="0"/>
          <w:cols w:space="720"/>
          <w:docGrid w:linePitch="299"/>
          <w:sectPrChange w:id="152" w:author="Dell" w:date="2023-12-19T06:09:00Z">
            <w:sectPr w:rsidR="001546D3" w:rsidSect="00502DCA">
              <w:pgMar w:top="1580" w:right="540" w:bottom="280" w:left="540" w:header="720" w:footer="720" w:gutter="0"/>
              <w:pgBorders>
                <w:top w:val="single" w:sz="24" w:space="24" w:color="000000"/>
                <w:left w:val="single" w:sz="24" w:space="24" w:color="000000"/>
                <w:bottom w:val="single" w:sz="24" w:space="24" w:color="000000"/>
                <w:right w:val="single" w:sz="24" w:space="24" w:color="000000"/>
              </w:pgBorders>
              <w:docGrid w:linePitch="0"/>
            </w:sectPr>
          </w:sectPrChange>
        </w:sectPr>
      </w:pPr>
    </w:p>
    <w:p w:rsidR="001546D3" w:rsidRDefault="001546D3">
      <w:pPr>
        <w:pStyle w:val="BodyText"/>
        <w:rPr>
          <w:b/>
          <w:sz w:val="20"/>
        </w:rPr>
      </w:pPr>
    </w:p>
    <w:p w:rsidR="001546D3" w:rsidRPr="00C5013A" w:rsidRDefault="00577A85">
      <w:pPr>
        <w:pStyle w:val="Heading5"/>
        <w:spacing w:before="251"/>
        <w:ind w:left="1265"/>
        <w:rPr>
          <w:sz w:val="32"/>
          <w:szCs w:val="32"/>
        </w:rPr>
      </w:pPr>
      <w:bookmarkStart w:id="153" w:name="ACKNOWLEDGEMENT"/>
      <w:bookmarkEnd w:id="153"/>
      <w:r w:rsidRPr="00C5013A">
        <w:rPr>
          <w:sz w:val="32"/>
          <w:szCs w:val="32"/>
        </w:rPr>
        <w:t>ACKNOWLEDGEMENT</w:t>
      </w:r>
    </w:p>
    <w:p w:rsidR="001546D3" w:rsidRDefault="001546D3">
      <w:pPr>
        <w:pStyle w:val="BodyText"/>
        <w:rPr>
          <w:b/>
          <w:sz w:val="28"/>
        </w:rPr>
      </w:pPr>
    </w:p>
    <w:p w:rsidR="001546D3" w:rsidRDefault="001546D3">
      <w:pPr>
        <w:pStyle w:val="BodyText"/>
        <w:rPr>
          <w:b/>
          <w:sz w:val="28"/>
        </w:rPr>
      </w:pPr>
    </w:p>
    <w:p w:rsidR="001546D3" w:rsidRDefault="001546D3">
      <w:pPr>
        <w:pStyle w:val="BodyText"/>
        <w:spacing w:before="10"/>
        <w:rPr>
          <w:b/>
          <w:sz w:val="26"/>
        </w:rPr>
      </w:pPr>
    </w:p>
    <w:p w:rsidR="001546D3" w:rsidRPr="00731D93" w:rsidRDefault="00577A85" w:rsidP="00731D93">
      <w:pPr>
        <w:pStyle w:val="Heading6"/>
        <w:spacing w:line="360" w:lineRule="auto"/>
        <w:ind w:left="1323" w:right="943" w:firstLine="720"/>
        <w:jc w:val="both"/>
        <w:rPr>
          <w:b w:val="0"/>
          <w:bCs w:val="0"/>
        </w:rPr>
      </w:pPr>
      <w:r w:rsidRPr="00731D93">
        <w:rPr>
          <w:b w:val="0"/>
          <w:bCs w:val="0"/>
        </w:rPr>
        <w:t>The</w:t>
      </w:r>
      <w:r w:rsidRPr="00731D93">
        <w:rPr>
          <w:b w:val="0"/>
          <w:bCs w:val="0"/>
          <w:spacing w:val="-8"/>
        </w:rPr>
        <w:t xml:space="preserve"> </w:t>
      </w:r>
      <w:r w:rsidRPr="00731D93">
        <w:rPr>
          <w:b w:val="0"/>
          <w:bCs w:val="0"/>
        </w:rPr>
        <w:t>project</w:t>
      </w:r>
      <w:r w:rsidRPr="00731D93">
        <w:rPr>
          <w:b w:val="0"/>
          <w:bCs w:val="0"/>
          <w:spacing w:val="-4"/>
        </w:rPr>
        <w:t xml:space="preserve"> </w:t>
      </w:r>
      <w:r w:rsidRPr="00731D93">
        <w:rPr>
          <w:b w:val="0"/>
          <w:bCs w:val="0"/>
        </w:rPr>
        <w:t>developed</w:t>
      </w:r>
      <w:r w:rsidRPr="00731D93">
        <w:rPr>
          <w:b w:val="0"/>
          <w:bCs w:val="0"/>
          <w:spacing w:val="-5"/>
        </w:rPr>
        <w:t xml:space="preserve"> </w:t>
      </w:r>
      <w:r w:rsidRPr="00731D93">
        <w:rPr>
          <w:b w:val="0"/>
          <w:bCs w:val="0"/>
        </w:rPr>
        <w:t>for</w:t>
      </w:r>
      <w:r w:rsidRPr="00731D93">
        <w:rPr>
          <w:b w:val="0"/>
          <w:bCs w:val="0"/>
          <w:spacing w:val="-12"/>
        </w:rPr>
        <w:t xml:space="preserve"> </w:t>
      </w:r>
      <w:r w:rsidRPr="00731D93">
        <w:rPr>
          <w:b w:val="0"/>
          <w:bCs w:val="0"/>
        </w:rPr>
        <w:t>the</w:t>
      </w:r>
      <w:r w:rsidRPr="00731D93">
        <w:rPr>
          <w:b w:val="0"/>
          <w:bCs w:val="0"/>
          <w:spacing w:val="-8"/>
        </w:rPr>
        <w:t xml:space="preserve"> </w:t>
      </w:r>
      <w:r w:rsidRPr="00731D93">
        <w:rPr>
          <w:b w:val="0"/>
          <w:bCs w:val="0"/>
        </w:rPr>
        <w:t>MCA</w:t>
      </w:r>
      <w:r w:rsidRPr="00731D93">
        <w:rPr>
          <w:b w:val="0"/>
          <w:bCs w:val="0"/>
          <w:spacing w:val="-7"/>
        </w:rPr>
        <w:t xml:space="preserve"> </w:t>
      </w:r>
      <w:r w:rsidRPr="00731D93">
        <w:rPr>
          <w:b w:val="0"/>
          <w:bCs w:val="0"/>
        </w:rPr>
        <w:t>was</w:t>
      </w:r>
      <w:r w:rsidRPr="00731D93">
        <w:rPr>
          <w:b w:val="0"/>
          <w:bCs w:val="0"/>
          <w:spacing w:val="-9"/>
        </w:rPr>
        <w:t xml:space="preserve"> </w:t>
      </w:r>
      <w:r w:rsidRPr="00731D93">
        <w:rPr>
          <w:b w:val="0"/>
          <w:bCs w:val="0"/>
        </w:rPr>
        <w:t>not</w:t>
      </w:r>
      <w:r w:rsidRPr="00731D93">
        <w:rPr>
          <w:b w:val="0"/>
          <w:bCs w:val="0"/>
          <w:spacing w:val="-4"/>
        </w:rPr>
        <w:t xml:space="preserve"> </w:t>
      </w:r>
      <w:r w:rsidRPr="00731D93">
        <w:rPr>
          <w:b w:val="0"/>
          <w:bCs w:val="0"/>
        </w:rPr>
        <w:t>possible</w:t>
      </w:r>
      <w:r w:rsidRPr="00731D93">
        <w:rPr>
          <w:b w:val="0"/>
          <w:bCs w:val="0"/>
          <w:spacing w:val="-8"/>
        </w:rPr>
        <w:t xml:space="preserve"> </w:t>
      </w:r>
      <w:r w:rsidRPr="00731D93">
        <w:rPr>
          <w:b w:val="0"/>
          <w:bCs w:val="0"/>
        </w:rPr>
        <w:t>without</w:t>
      </w:r>
      <w:r w:rsidRPr="00731D93">
        <w:rPr>
          <w:b w:val="0"/>
          <w:bCs w:val="0"/>
          <w:spacing w:val="-4"/>
        </w:rPr>
        <w:t xml:space="preserve"> </w:t>
      </w:r>
      <w:r w:rsidRPr="00731D93">
        <w:rPr>
          <w:b w:val="0"/>
          <w:bCs w:val="0"/>
        </w:rPr>
        <w:t>the</w:t>
      </w:r>
      <w:r w:rsidRPr="00731D93">
        <w:rPr>
          <w:b w:val="0"/>
          <w:bCs w:val="0"/>
          <w:spacing w:val="-12"/>
        </w:rPr>
        <w:t xml:space="preserve"> </w:t>
      </w:r>
      <w:r w:rsidRPr="00731D93">
        <w:rPr>
          <w:b w:val="0"/>
          <w:bCs w:val="0"/>
        </w:rPr>
        <w:t>persons and</w:t>
      </w:r>
      <w:r w:rsidRPr="00731D93">
        <w:rPr>
          <w:b w:val="0"/>
          <w:bCs w:val="0"/>
          <w:spacing w:val="-57"/>
        </w:rPr>
        <w:t xml:space="preserve"> </w:t>
      </w:r>
      <w:r w:rsidRPr="00731D93">
        <w:rPr>
          <w:b w:val="0"/>
          <w:bCs w:val="0"/>
        </w:rPr>
        <w:t>organizations that helped me in completing this. I am deeply grateful to all whose</w:t>
      </w:r>
      <w:r w:rsidRPr="00731D93">
        <w:rPr>
          <w:b w:val="0"/>
          <w:bCs w:val="0"/>
          <w:spacing w:val="1"/>
        </w:rPr>
        <w:t xml:space="preserve"> </w:t>
      </w:r>
      <w:r w:rsidRPr="00731D93">
        <w:rPr>
          <w:b w:val="0"/>
          <w:bCs w:val="0"/>
        </w:rPr>
        <w:t>enthusiasm</w:t>
      </w:r>
      <w:r w:rsidRPr="00731D93">
        <w:rPr>
          <w:b w:val="0"/>
          <w:bCs w:val="0"/>
          <w:spacing w:val="-3"/>
        </w:rPr>
        <w:t xml:space="preserve"> </w:t>
      </w:r>
      <w:r w:rsidRPr="00731D93">
        <w:rPr>
          <w:b w:val="0"/>
          <w:bCs w:val="0"/>
        </w:rPr>
        <w:t>and</w:t>
      </w:r>
      <w:r w:rsidRPr="00731D93">
        <w:rPr>
          <w:b w:val="0"/>
          <w:bCs w:val="0"/>
          <w:spacing w:val="1"/>
        </w:rPr>
        <w:t xml:space="preserve"> </w:t>
      </w:r>
      <w:r w:rsidRPr="00731D93">
        <w:rPr>
          <w:b w:val="0"/>
          <w:bCs w:val="0"/>
        </w:rPr>
        <w:t>energy</w:t>
      </w:r>
      <w:r w:rsidRPr="00731D93">
        <w:rPr>
          <w:b w:val="0"/>
          <w:bCs w:val="0"/>
          <w:spacing w:val="1"/>
        </w:rPr>
        <w:t xml:space="preserve"> </w:t>
      </w:r>
      <w:r w:rsidRPr="00731D93">
        <w:rPr>
          <w:b w:val="0"/>
          <w:bCs w:val="0"/>
        </w:rPr>
        <w:t>transformed my</w:t>
      </w:r>
      <w:r w:rsidRPr="00731D93">
        <w:rPr>
          <w:b w:val="0"/>
          <w:bCs w:val="0"/>
          <w:spacing w:val="1"/>
        </w:rPr>
        <w:t xml:space="preserve"> </w:t>
      </w:r>
      <w:r w:rsidRPr="00731D93">
        <w:rPr>
          <w:b w:val="0"/>
          <w:bCs w:val="0"/>
        </w:rPr>
        <w:t>vision</w:t>
      </w:r>
      <w:r w:rsidRPr="00731D93">
        <w:rPr>
          <w:b w:val="0"/>
          <w:bCs w:val="0"/>
          <w:spacing w:val="2"/>
        </w:rPr>
        <w:t xml:space="preserve"> </w:t>
      </w:r>
      <w:r w:rsidRPr="00731D93">
        <w:rPr>
          <w:b w:val="0"/>
          <w:bCs w:val="0"/>
        </w:rPr>
        <w:t>of</w:t>
      </w:r>
      <w:r w:rsidRPr="00731D93">
        <w:rPr>
          <w:b w:val="0"/>
          <w:bCs w:val="0"/>
          <w:spacing w:val="-3"/>
        </w:rPr>
        <w:t xml:space="preserve"> </w:t>
      </w:r>
      <w:r w:rsidRPr="00731D93">
        <w:rPr>
          <w:b w:val="0"/>
          <w:bCs w:val="0"/>
        </w:rPr>
        <w:t>this</w:t>
      </w:r>
      <w:r w:rsidRPr="00731D93">
        <w:rPr>
          <w:b w:val="0"/>
          <w:bCs w:val="0"/>
          <w:spacing w:val="-1"/>
        </w:rPr>
        <w:t xml:space="preserve"> </w:t>
      </w:r>
      <w:r w:rsidRPr="00731D93">
        <w:rPr>
          <w:b w:val="0"/>
          <w:bCs w:val="0"/>
        </w:rPr>
        <w:t>study</w:t>
      </w:r>
      <w:r w:rsidRPr="00731D93">
        <w:rPr>
          <w:b w:val="0"/>
          <w:bCs w:val="0"/>
          <w:spacing w:val="1"/>
        </w:rPr>
        <w:t xml:space="preserve"> </w:t>
      </w:r>
      <w:r w:rsidRPr="00731D93">
        <w:rPr>
          <w:b w:val="0"/>
          <w:bCs w:val="0"/>
        </w:rPr>
        <w:t>into</w:t>
      </w:r>
      <w:r w:rsidRPr="00731D93">
        <w:rPr>
          <w:b w:val="0"/>
          <w:bCs w:val="0"/>
          <w:spacing w:val="-5"/>
        </w:rPr>
        <w:t xml:space="preserve"> </w:t>
      </w:r>
      <w:r w:rsidRPr="00731D93">
        <w:rPr>
          <w:b w:val="0"/>
          <w:bCs w:val="0"/>
        </w:rPr>
        <w:t>reality.</w:t>
      </w:r>
    </w:p>
    <w:p w:rsidR="001546D3" w:rsidRPr="00731D93" w:rsidRDefault="00577A85" w:rsidP="00731D93">
      <w:pPr>
        <w:spacing w:before="154" w:line="360" w:lineRule="auto"/>
        <w:ind w:left="1323" w:right="944" w:firstLine="720"/>
        <w:jc w:val="both"/>
        <w:rPr>
          <w:sz w:val="24"/>
        </w:rPr>
      </w:pPr>
      <w:r w:rsidRPr="00731D93">
        <w:rPr>
          <w:sz w:val="24"/>
        </w:rPr>
        <w:t xml:space="preserve">I extend my sincere thanks to </w:t>
      </w:r>
      <w:r w:rsidRPr="00731D93">
        <w:rPr>
          <w:sz w:val="24"/>
          <w:u w:val="thick"/>
        </w:rPr>
        <w:t xml:space="preserve">Prof. </w:t>
      </w:r>
      <w:r w:rsidR="007A03B8" w:rsidRPr="00731D93">
        <w:rPr>
          <w:sz w:val="24"/>
          <w:u w:val="thick"/>
        </w:rPr>
        <w:t xml:space="preserve">Takale S. B. </w:t>
      </w:r>
      <w:r w:rsidRPr="00731D93">
        <w:rPr>
          <w:sz w:val="24"/>
        </w:rPr>
        <w:t xml:space="preserve"> for making it easy</w:t>
      </w:r>
      <w:r w:rsidRPr="00731D93">
        <w:rPr>
          <w:spacing w:val="-57"/>
          <w:sz w:val="24"/>
        </w:rPr>
        <w:t xml:space="preserve"> </w:t>
      </w:r>
      <w:r w:rsidRPr="00731D93">
        <w:rPr>
          <w:sz w:val="24"/>
        </w:rPr>
        <w:t>to work in the Institute and providing me needed guidance throughout the project</w:t>
      </w:r>
      <w:r w:rsidRPr="00731D93">
        <w:rPr>
          <w:spacing w:val="1"/>
          <w:sz w:val="24"/>
        </w:rPr>
        <w:t xml:space="preserve"> </w:t>
      </w:r>
      <w:r w:rsidRPr="00731D93">
        <w:rPr>
          <w:sz w:val="24"/>
        </w:rPr>
        <w:t>keeping it focused and on the track. I am thankful to him/her for the extended</w:t>
      </w:r>
      <w:r w:rsidRPr="00731D93">
        <w:rPr>
          <w:spacing w:val="1"/>
          <w:sz w:val="24"/>
        </w:rPr>
        <w:t xml:space="preserve"> </w:t>
      </w:r>
      <w:r w:rsidRPr="00731D93">
        <w:rPr>
          <w:sz w:val="24"/>
        </w:rPr>
        <w:t>knowledge</w:t>
      </w:r>
      <w:r w:rsidRPr="00731D93">
        <w:rPr>
          <w:spacing w:val="-1"/>
          <w:sz w:val="24"/>
        </w:rPr>
        <w:t xml:space="preserve"> </w:t>
      </w:r>
      <w:r w:rsidRPr="00731D93">
        <w:rPr>
          <w:sz w:val="24"/>
        </w:rPr>
        <w:t>imparted</w:t>
      </w:r>
      <w:r w:rsidRPr="00731D93">
        <w:rPr>
          <w:spacing w:val="1"/>
          <w:sz w:val="24"/>
        </w:rPr>
        <w:t xml:space="preserve"> </w:t>
      </w:r>
      <w:r w:rsidRPr="00731D93">
        <w:rPr>
          <w:sz w:val="24"/>
        </w:rPr>
        <w:t>to</w:t>
      </w:r>
      <w:r w:rsidRPr="00731D93">
        <w:rPr>
          <w:spacing w:val="1"/>
          <w:sz w:val="24"/>
        </w:rPr>
        <w:t xml:space="preserve"> </w:t>
      </w:r>
      <w:r w:rsidRPr="00731D93">
        <w:rPr>
          <w:sz w:val="24"/>
        </w:rPr>
        <w:t>me during the course of</w:t>
      </w:r>
      <w:r w:rsidRPr="00731D93">
        <w:rPr>
          <w:spacing w:val="-2"/>
          <w:sz w:val="24"/>
        </w:rPr>
        <w:t xml:space="preserve"> </w:t>
      </w:r>
      <w:r w:rsidRPr="00731D93">
        <w:rPr>
          <w:sz w:val="24"/>
        </w:rPr>
        <w:t>project</w:t>
      </w:r>
      <w:r w:rsidRPr="00731D93">
        <w:rPr>
          <w:spacing w:val="1"/>
          <w:sz w:val="24"/>
        </w:rPr>
        <w:t xml:space="preserve"> </w:t>
      </w:r>
      <w:r w:rsidRPr="00731D93">
        <w:rPr>
          <w:sz w:val="24"/>
        </w:rPr>
        <w:t>development.</w:t>
      </w:r>
    </w:p>
    <w:p w:rsidR="001546D3" w:rsidRPr="00731D93" w:rsidRDefault="001546D3" w:rsidP="00731D93">
      <w:pPr>
        <w:pStyle w:val="BodyText"/>
        <w:spacing w:before="4" w:line="360" w:lineRule="auto"/>
        <w:rPr>
          <w:sz w:val="20"/>
        </w:rPr>
      </w:pPr>
    </w:p>
    <w:p w:rsidR="001546D3" w:rsidRDefault="001546D3">
      <w:pPr>
        <w:pStyle w:val="BodyText"/>
        <w:rPr>
          <w:b/>
          <w:sz w:val="26"/>
        </w:rPr>
      </w:pPr>
    </w:p>
    <w:p w:rsidR="001546D3" w:rsidRDefault="00502DCA">
      <w:pPr>
        <w:pStyle w:val="BodyText"/>
        <w:rPr>
          <w:b/>
          <w:sz w:val="26"/>
        </w:rPr>
      </w:pPr>
      <w:r>
        <w:rPr>
          <w:b/>
          <w:sz w:val="26"/>
        </w:rPr>
        <w:tab/>
      </w:r>
      <w:r>
        <w:rPr>
          <w:b/>
          <w:sz w:val="26"/>
        </w:rPr>
        <w:tab/>
        <w:t>Th</w:t>
      </w:r>
      <w:r w:rsidR="00B31A7B">
        <w:rPr>
          <w:b/>
          <w:sz w:val="26"/>
        </w:rPr>
        <w:t>an</w:t>
      </w:r>
      <w:r>
        <w:rPr>
          <w:b/>
          <w:sz w:val="26"/>
        </w:rPr>
        <w:t>k You</w:t>
      </w:r>
      <w:r w:rsidR="00EB6E67">
        <w:rPr>
          <w:b/>
          <w:sz w:val="26"/>
        </w:rPr>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jc w:val="right"/>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Pr="00731D93" w:rsidRDefault="00577A85">
      <w:pPr>
        <w:spacing w:before="217"/>
        <w:ind w:left="1609" w:right="1593"/>
        <w:jc w:val="center"/>
        <w:rPr>
          <w:b/>
          <w:sz w:val="32"/>
          <w:szCs w:val="32"/>
        </w:rPr>
      </w:pPr>
      <w:bookmarkStart w:id="154" w:name="Project_Title_–_Clinic_Management_System"/>
      <w:bookmarkEnd w:id="154"/>
      <w:r w:rsidRPr="00731D93">
        <w:rPr>
          <w:b/>
          <w:color w:val="2D74B5"/>
          <w:spacing w:val="-1"/>
          <w:sz w:val="32"/>
          <w:szCs w:val="32"/>
        </w:rPr>
        <w:t>Project</w:t>
      </w:r>
      <w:r w:rsidRPr="00731D93">
        <w:rPr>
          <w:b/>
          <w:color w:val="2D74B5"/>
          <w:spacing w:val="2"/>
          <w:sz w:val="32"/>
          <w:szCs w:val="32"/>
        </w:rPr>
        <w:t xml:space="preserve"> </w:t>
      </w:r>
      <w:r w:rsidRPr="00731D93">
        <w:rPr>
          <w:b/>
          <w:color w:val="2D74B5"/>
          <w:spacing w:val="-1"/>
          <w:sz w:val="32"/>
          <w:szCs w:val="32"/>
        </w:rPr>
        <w:t>Title</w:t>
      </w:r>
      <w:r w:rsidR="00633E51">
        <w:rPr>
          <w:b/>
          <w:color w:val="2D74B5"/>
          <w:spacing w:val="7"/>
          <w:sz w:val="32"/>
          <w:szCs w:val="32"/>
        </w:rPr>
        <w:t xml:space="preserve">: </w:t>
      </w:r>
      <w:r w:rsidR="005E188B" w:rsidRPr="00731D93">
        <w:rPr>
          <w:b/>
          <w:color w:val="2D74B5"/>
          <w:spacing w:val="-1"/>
          <w:sz w:val="32"/>
          <w:szCs w:val="32"/>
        </w:rPr>
        <w:t>Hospital</w:t>
      </w:r>
      <w:r w:rsidRPr="00731D93">
        <w:rPr>
          <w:b/>
          <w:color w:val="2D74B5"/>
          <w:spacing w:val="2"/>
          <w:sz w:val="32"/>
          <w:szCs w:val="32"/>
        </w:rPr>
        <w:t xml:space="preserve"> </w:t>
      </w:r>
      <w:r w:rsidRPr="00731D93">
        <w:rPr>
          <w:b/>
          <w:color w:val="2D74B5"/>
          <w:spacing w:val="-1"/>
          <w:sz w:val="32"/>
          <w:szCs w:val="32"/>
        </w:rPr>
        <w:t>Management</w:t>
      </w:r>
      <w:r w:rsidRPr="00731D93">
        <w:rPr>
          <w:b/>
          <w:color w:val="2D74B5"/>
          <w:spacing w:val="7"/>
          <w:sz w:val="32"/>
          <w:szCs w:val="32"/>
        </w:rPr>
        <w:t xml:space="preserve"> </w:t>
      </w:r>
      <w:r w:rsidRPr="00731D93">
        <w:rPr>
          <w:b/>
          <w:color w:val="2D74B5"/>
          <w:sz w:val="32"/>
          <w:szCs w:val="32"/>
        </w:rPr>
        <w:t>System</w:t>
      </w:r>
    </w:p>
    <w:p w:rsidR="001546D3" w:rsidRDefault="001546D3">
      <w:pPr>
        <w:pStyle w:val="BodyText"/>
        <w:spacing w:before="1"/>
        <w:rPr>
          <w:b/>
          <w:sz w:val="55"/>
        </w:rPr>
      </w:pPr>
    </w:p>
    <w:p w:rsidR="001546D3" w:rsidRDefault="00577A85">
      <w:pPr>
        <w:ind w:left="1379" w:right="1593"/>
        <w:jc w:val="center"/>
        <w:rPr>
          <w:b/>
          <w:sz w:val="32"/>
        </w:rPr>
      </w:pPr>
      <w:r>
        <w:rPr>
          <w:b/>
          <w:color w:val="2D74B5"/>
          <w:sz w:val="32"/>
        </w:rPr>
        <w:t>Project</w:t>
      </w:r>
      <w:r>
        <w:rPr>
          <w:b/>
          <w:color w:val="2D74B5"/>
          <w:spacing w:val="-6"/>
          <w:sz w:val="32"/>
        </w:rPr>
        <w:t xml:space="preserve"> </w:t>
      </w:r>
      <w:r>
        <w:rPr>
          <w:b/>
          <w:color w:val="2D74B5"/>
          <w:sz w:val="32"/>
        </w:rPr>
        <w:t>Guide</w:t>
      </w:r>
      <w:r>
        <w:rPr>
          <w:b/>
          <w:color w:val="2D74B5"/>
          <w:spacing w:val="-3"/>
          <w:sz w:val="32"/>
        </w:rPr>
        <w:t xml:space="preserve"> </w:t>
      </w:r>
      <w:r w:rsidR="00633E51">
        <w:rPr>
          <w:b/>
          <w:color w:val="2D74B5"/>
          <w:sz w:val="32"/>
        </w:rPr>
        <w:t>:</w:t>
      </w:r>
      <w:r>
        <w:rPr>
          <w:b/>
          <w:color w:val="2D74B5"/>
          <w:spacing w:val="-6"/>
          <w:sz w:val="32"/>
        </w:rPr>
        <w:t xml:space="preserve"> </w:t>
      </w:r>
      <w:r>
        <w:rPr>
          <w:b/>
          <w:color w:val="2D74B5"/>
          <w:sz w:val="32"/>
        </w:rPr>
        <w:t>Prof.</w:t>
      </w:r>
      <w:r w:rsidR="005E188B">
        <w:rPr>
          <w:b/>
          <w:color w:val="2D74B5"/>
          <w:sz w:val="32"/>
        </w:rPr>
        <w:t>Takale S.B.</w: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spacing w:before="7"/>
        <w:rPr>
          <w:b/>
          <w:sz w:val="17"/>
        </w:rPr>
      </w:pPr>
    </w:p>
    <w:p w:rsidR="001546D3" w:rsidRDefault="00C65E4E">
      <w:pPr>
        <w:pStyle w:val="BodyText"/>
        <w:rPr>
          <w:b/>
          <w:sz w:val="20"/>
        </w:rPr>
      </w:pPr>
      <w:r>
        <w:rPr>
          <w:noProof/>
          <w:lang w:val="en-IN" w:eastAsia="en-IN" w:bidi="mr-IN"/>
        </w:rPr>
        <mc:AlternateContent>
          <mc:Choice Requires="wpg">
            <w:drawing>
              <wp:anchor distT="0" distB="0" distL="0" distR="0" simplePos="0" relativeHeight="251658240" behindDoc="1" locked="0" layoutInCell="1" allowOverlap="1">
                <wp:simplePos x="0" y="0"/>
                <wp:positionH relativeFrom="page">
                  <wp:posOffset>1508760</wp:posOffset>
                </wp:positionH>
                <wp:positionV relativeFrom="paragraph">
                  <wp:posOffset>148590</wp:posOffset>
                </wp:positionV>
                <wp:extent cx="5069840" cy="1934845"/>
                <wp:effectExtent l="0" t="0" r="0" b="0"/>
                <wp:wrapTopAndBottom/>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934845"/>
                          <a:chOff x="2366" y="242"/>
                          <a:chExt cx="7928" cy="2732"/>
                        </a:xfrm>
                      </wpg:grpSpPr>
                      <wps:wsp>
                        <wps:cNvPr id="35" name="Freeform 25"/>
                        <wps:cNvSpPr>
                          <a:spLocks/>
                        </wps:cNvSpPr>
                        <wps:spPr bwMode="auto">
                          <a:xfrm>
                            <a:off x="2376" y="251"/>
                            <a:ext cx="7908" cy="2712"/>
                          </a:xfrm>
                          <a:custGeom>
                            <a:avLst/>
                            <a:gdLst>
                              <a:gd name="T0" fmla="+- 0 2376 2376"/>
                              <a:gd name="T1" fmla="*/ T0 w 7908"/>
                              <a:gd name="T2" fmla="+- 0 704 252"/>
                              <a:gd name="T3" fmla="*/ 704 h 2712"/>
                              <a:gd name="T4" fmla="+- 0 2382 2376"/>
                              <a:gd name="T5" fmla="*/ T4 w 7908"/>
                              <a:gd name="T6" fmla="+- 0 630 252"/>
                              <a:gd name="T7" fmla="*/ 630 h 2712"/>
                              <a:gd name="T8" fmla="+- 0 2399 2376"/>
                              <a:gd name="T9" fmla="*/ T8 w 7908"/>
                              <a:gd name="T10" fmla="+- 0 561 252"/>
                              <a:gd name="T11" fmla="*/ 561 h 2712"/>
                              <a:gd name="T12" fmla="+- 0 2426 2376"/>
                              <a:gd name="T13" fmla="*/ T12 w 7908"/>
                              <a:gd name="T14" fmla="+- 0 496 252"/>
                              <a:gd name="T15" fmla="*/ 496 h 2712"/>
                              <a:gd name="T16" fmla="+- 0 2463 2376"/>
                              <a:gd name="T17" fmla="*/ T16 w 7908"/>
                              <a:gd name="T18" fmla="+- 0 437 252"/>
                              <a:gd name="T19" fmla="*/ 437 h 2712"/>
                              <a:gd name="T20" fmla="+- 0 2508 2376"/>
                              <a:gd name="T21" fmla="*/ T20 w 7908"/>
                              <a:gd name="T22" fmla="+- 0 384 252"/>
                              <a:gd name="T23" fmla="*/ 384 h 2712"/>
                              <a:gd name="T24" fmla="+- 0 2561 2376"/>
                              <a:gd name="T25" fmla="*/ T24 w 7908"/>
                              <a:gd name="T26" fmla="+- 0 339 252"/>
                              <a:gd name="T27" fmla="*/ 339 h 2712"/>
                              <a:gd name="T28" fmla="+- 0 2620 2376"/>
                              <a:gd name="T29" fmla="*/ T28 w 7908"/>
                              <a:gd name="T30" fmla="+- 0 302 252"/>
                              <a:gd name="T31" fmla="*/ 302 h 2712"/>
                              <a:gd name="T32" fmla="+- 0 2685 2376"/>
                              <a:gd name="T33" fmla="*/ T32 w 7908"/>
                              <a:gd name="T34" fmla="+- 0 275 252"/>
                              <a:gd name="T35" fmla="*/ 275 h 2712"/>
                              <a:gd name="T36" fmla="+- 0 2755 2376"/>
                              <a:gd name="T37" fmla="*/ T36 w 7908"/>
                              <a:gd name="T38" fmla="+- 0 258 252"/>
                              <a:gd name="T39" fmla="*/ 258 h 2712"/>
                              <a:gd name="T40" fmla="+- 0 2828 2376"/>
                              <a:gd name="T41" fmla="*/ T40 w 7908"/>
                              <a:gd name="T42" fmla="+- 0 252 252"/>
                              <a:gd name="T43" fmla="*/ 252 h 2712"/>
                              <a:gd name="T44" fmla="+- 0 9832 2376"/>
                              <a:gd name="T45" fmla="*/ T44 w 7908"/>
                              <a:gd name="T46" fmla="+- 0 252 252"/>
                              <a:gd name="T47" fmla="*/ 252 h 2712"/>
                              <a:gd name="T48" fmla="+- 0 9905 2376"/>
                              <a:gd name="T49" fmla="*/ T48 w 7908"/>
                              <a:gd name="T50" fmla="+- 0 258 252"/>
                              <a:gd name="T51" fmla="*/ 258 h 2712"/>
                              <a:gd name="T52" fmla="+- 0 9975 2376"/>
                              <a:gd name="T53" fmla="*/ T52 w 7908"/>
                              <a:gd name="T54" fmla="+- 0 275 252"/>
                              <a:gd name="T55" fmla="*/ 275 h 2712"/>
                              <a:gd name="T56" fmla="+- 0 10040 2376"/>
                              <a:gd name="T57" fmla="*/ T56 w 7908"/>
                              <a:gd name="T58" fmla="+- 0 302 252"/>
                              <a:gd name="T59" fmla="*/ 302 h 2712"/>
                              <a:gd name="T60" fmla="+- 0 10099 2376"/>
                              <a:gd name="T61" fmla="*/ T60 w 7908"/>
                              <a:gd name="T62" fmla="+- 0 339 252"/>
                              <a:gd name="T63" fmla="*/ 339 h 2712"/>
                              <a:gd name="T64" fmla="+- 0 10152 2376"/>
                              <a:gd name="T65" fmla="*/ T64 w 7908"/>
                              <a:gd name="T66" fmla="+- 0 384 252"/>
                              <a:gd name="T67" fmla="*/ 384 h 2712"/>
                              <a:gd name="T68" fmla="+- 0 10197 2376"/>
                              <a:gd name="T69" fmla="*/ T68 w 7908"/>
                              <a:gd name="T70" fmla="+- 0 437 252"/>
                              <a:gd name="T71" fmla="*/ 437 h 2712"/>
                              <a:gd name="T72" fmla="+- 0 10234 2376"/>
                              <a:gd name="T73" fmla="*/ T72 w 7908"/>
                              <a:gd name="T74" fmla="+- 0 496 252"/>
                              <a:gd name="T75" fmla="*/ 496 h 2712"/>
                              <a:gd name="T76" fmla="+- 0 10261 2376"/>
                              <a:gd name="T77" fmla="*/ T76 w 7908"/>
                              <a:gd name="T78" fmla="+- 0 561 252"/>
                              <a:gd name="T79" fmla="*/ 561 h 2712"/>
                              <a:gd name="T80" fmla="+- 0 10278 2376"/>
                              <a:gd name="T81" fmla="*/ T80 w 7908"/>
                              <a:gd name="T82" fmla="+- 0 630 252"/>
                              <a:gd name="T83" fmla="*/ 630 h 2712"/>
                              <a:gd name="T84" fmla="+- 0 10284 2376"/>
                              <a:gd name="T85" fmla="*/ T84 w 7908"/>
                              <a:gd name="T86" fmla="+- 0 704 252"/>
                              <a:gd name="T87" fmla="*/ 704 h 2712"/>
                              <a:gd name="T88" fmla="+- 0 10284 2376"/>
                              <a:gd name="T89" fmla="*/ T88 w 7908"/>
                              <a:gd name="T90" fmla="+- 0 2512 252"/>
                              <a:gd name="T91" fmla="*/ 2512 h 2712"/>
                              <a:gd name="T92" fmla="+- 0 10278 2376"/>
                              <a:gd name="T93" fmla="*/ T92 w 7908"/>
                              <a:gd name="T94" fmla="+- 0 2585 252"/>
                              <a:gd name="T95" fmla="*/ 2585 h 2712"/>
                              <a:gd name="T96" fmla="+- 0 10261 2376"/>
                              <a:gd name="T97" fmla="*/ T96 w 7908"/>
                              <a:gd name="T98" fmla="+- 0 2654 252"/>
                              <a:gd name="T99" fmla="*/ 2654 h 2712"/>
                              <a:gd name="T100" fmla="+- 0 10234 2376"/>
                              <a:gd name="T101" fmla="*/ T100 w 7908"/>
                              <a:gd name="T102" fmla="+- 0 2719 252"/>
                              <a:gd name="T103" fmla="*/ 2719 h 2712"/>
                              <a:gd name="T104" fmla="+- 0 10197 2376"/>
                              <a:gd name="T105" fmla="*/ T104 w 7908"/>
                              <a:gd name="T106" fmla="+- 0 2779 252"/>
                              <a:gd name="T107" fmla="*/ 2779 h 2712"/>
                              <a:gd name="T108" fmla="+- 0 10152 2376"/>
                              <a:gd name="T109" fmla="*/ T108 w 7908"/>
                              <a:gd name="T110" fmla="+- 0 2831 252"/>
                              <a:gd name="T111" fmla="*/ 2831 h 2712"/>
                              <a:gd name="T112" fmla="+- 0 10099 2376"/>
                              <a:gd name="T113" fmla="*/ T112 w 7908"/>
                              <a:gd name="T114" fmla="+- 0 2876 252"/>
                              <a:gd name="T115" fmla="*/ 2876 h 2712"/>
                              <a:gd name="T116" fmla="+- 0 10040 2376"/>
                              <a:gd name="T117" fmla="*/ T116 w 7908"/>
                              <a:gd name="T118" fmla="+- 0 2913 252"/>
                              <a:gd name="T119" fmla="*/ 2913 h 2712"/>
                              <a:gd name="T120" fmla="+- 0 9975 2376"/>
                              <a:gd name="T121" fmla="*/ T120 w 7908"/>
                              <a:gd name="T122" fmla="+- 0 2941 252"/>
                              <a:gd name="T123" fmla="*/ 2941 h 2712"/>
                              <a:gd name="T124" fmla="+- 0 9905 2376"/>
                              <a:gd name="T125" fmla="*/ T124 w 7908"/>
                              <a:gd name="T126" fmla="+- 0 2958 252"/>
                              <a:gd name="T127" fmla="*/ 2958 h 2712"/>
                              <a:gd name="T128" fmla="+- 0 9832 2376"/>
                              <a:gd name="T129" fmla="*/ T128 w 7908"/>
                              <a:gd name="T130" fmla="+- 0 2964 252"/>
                              <a:gd name="T131" fmla="*/ 2964 h 2712"/>
                              <a:gd name="T132" fmla="+- 0 2828 2376"/>
                              <a:gd name="T133" fmla="*/ T132 w 7908"/>
                              <a:gd name="T134" fmla="+- 0 2964 252"/>
                              <a:gd name="T135" fmla="*/ 2964 h 2712"/>
                              <a:gd name="T136" fmla="+- 0 2755 2376"/>
                              <a:gd name="T137" fmla="*/ T136 w 7908"/>
                              <a:gd name="T138" fmla="+- 0 2958 252"/>
                              <a:gd name="T139" fmla="*/ 2958 h 2712"/>
                              <a:gd name="T140" fmla="+- 0 2685 2376"/>
                              <a:gd name="T141" fmla="*/ T140 w 7908"/>
                              <a:gd name="T142" fmla="+- 0 2941 252"/>
                              <a:gd name="T143" fmla="*/ 2941 h 2712"/>
                              <a:gd name="T144" fmla="+- 0 2620 2376"/>
                              <a:gd name="T145" fmla="*/ T144 w 7908"/>
                              <a:gd name="T146" fmla="+- 0 2913 252"/>
                              <a:gd name="T147" fmla="*/ 2913 h 2712"/>
                              <a:gd name="T148" fmla="+- 0 2561 2376"/>
                              <a:gd name="T149" fmla="*/ T148 w 7908"/>
                              <a:gd name="T150" fmla="+- 0 2876 252"/>
                              <a:gd name="T151" fmla="*/ 2876 h 2712"/>
                              <a:gd name="T152" fmla="+- 0 2508 2376"/>
                              <a:gd name="T153" fmla="*/ T152 w 7908"/>
                              <a:gd name="T154" fmla="+- 0 2831 252"/>
                              <a:gd name="T155" fmla="*/ 2831 h 2712"/>
                              <a:gd name="T156" fmla="+- 0 2463 2376"/>
                              <a:gd name="T157" fmla="*/ T156 w 7908"/>
                              <a:gd name="T158" fmla="+- 0 2779 252"/>
                              <a:gd name="T159" fmla="*/ 2779 h 2712"/>
                              <a:gd name="T160" fmla="+- 0 2426 2376"/>
                              <a:gd name="T161" fmla="*/ T160 w 7908"/>
                              <a:gd name="T162" fmla="+- 0 2719 252"/>
                              <a:gd name="T163" fmla="*/ 2719 h 2712"/>
                              <a:gd name="T164" fmla="+- 0 2399 2376"/>
                              <a:gd name="T165" fmla="*/ T164 w 7908"/>
                              <a:gd name="T166" fmla="+- 0 2654 252"/>
                              <a:gd name="T167" fmla="*/ 2654 h 2712"/>
                              <a:gd name="T168" fmla="+- 0 2382 2376"/>
                              <a:gd name="T169" fmla="*/ T168 w 7908"/>
                              <a:gd name="T170" fmla="+- 0 2585 252"/>
                              <a:gd name="T171" fmla="*/ 2585 h 2712"/>
                              <a:gd name="T172" fmla="+- 0 2376 2376"/>
                              <a:gd name="T173" fmla="*/ T172 w 7908"/>
                              <a:gd name="T174" fmla="+- 0 2512 252"/>
                              <a:gd name="T175" fmla="*/ 2512 h 2712"/>
                              <a:gd name="T176" fmla="+- 0 2376 2376"/>
                              <a:gd name="T177" fmla="*/ T176 w 7908"/>
                              <a:gd name="T178" fmla="+- 0 704 252"/>
                              <a:gd name="T179" fmla="*/ 704 h 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908" h="2712">
                                <a:moveTo>
                                  <a:pt x="0" y="452"/>
                                </a:moveTo>
                                <a:lnTo>
                                  <a:pt x="6" y="378"/>
                                </a:lnTo>
                                <a:lnTo>
                                  <a:pt x="23" y="309"/>
                                </a:lnTo>
                                <a:lnTo>
                                  <a:pt x="50" y="244"/>
                                </a:lnTo>
                                <a:lnTo>
                                  <a:pt x="87" y="185"/>
                                </a:lnTo>
                                <a:lnTo>
                                  <a:pt x="132" y="132"/>
                                </a:lnTo>
                                <a:lnTo>
                                  <a:pt x="185" y="87"/>
                                </a:lnTo>
                                <a:lnTo>
                                  <a:pt x="244" y="50"/>
                                </a:lnTo>
                                <a:lnTo>
                                  <a:pt x="309" y="23"/>
                                </a:lnTo>
                                <a:lnTo>
                                  <a:pt x="379" y="6"/>
                                </a:lnTo>
                                <a:lnTo>
                                  <a:pt x="452" y="0"/>
                                </a:lnTo>
                                <a:lnTo>
                                  <a:pt x="7456" y="0"/>
                                </a:lnTo>
                                <a:lnTo>
                                  <a:pt x="7529" y="6"/>
                                </a:lnTo>
                                <a:lnTo>
                                  <a:pt x="7599" y="23"/>
                                </a:lnTo>
                                <a:lnTo>
                                  <a:pt x="7664" y="50"/>
                                </a:lnTo>
                                <a:lnTo>
                                  <a:pt x="7723" y="87"/>
                                </a:lnTo>
                                <a:lnTo>
                                  <a:pt x="7776" y="132"/>
                                </a:lnTo>
                                <a:lnTo>
                                  <a:pt x="7821" y="185"/>
                                </a:lnTo>
                                <a:lnTo>
                                  <a:pt x="7858" y="244"/>
                                </a:lnTo>
                                <a:lnTo>
                                  <a:pt x="7885" y="309"/>
                                </a:lnTo>
                                <a:lnTo>
                                  <a:pt x="7902" y="378"/>
                                </a:lnTo>
                                <a:lnTo>
                                  <a:pt x="7908" y="452"/>
                                </a:lnTo>
                                <a:lnTo>
                                  <a:pt x="7908" y="2260"/>
                                </a:lnTo>
                                <a:lnTo>
                                  <a:pt x="7902" y="2333"/>
                                </a:lnTo>
                                <a:lnTo>
                                  <a:pt x="7885" y="2402"/>
                                </a:lnTo>
                                <a:lnTo>
                                  <a:pt x="7858" y="2467"/>
                                </a:lnTo>
                                <a:lnTo>
                                  <a:pt x="7821" y="2527"/>
                                </a:lnTo>
                                <a:lnTo>
                                  <a:pt x="7776" y="2579"/>
                                </a:lnTo>
                                <a:lnTo>
                                  <a:pt x="7723" y="2624"/>
                                </a:lnTo>
                                <a:lnTo>
                                  <a:pt x="7664" y="2661"/>
                                </a:lnTo>
                                <a:lnTo>
                                  <a:pt x="7599" y="2689"/>
                                </a:lnTo>
                                <a:lnTo>
                                  <a:pt x="7529" y="2706"/>
                                </a:lnTo>
                                <a:lnTo>
                                  <a:pt x="7456" y="2712"/>
                                </a:lnTo>
                                <a:lnTo>
                                  <a:pt x="452" y="2712"/>
                                </a:lnTo>
                                <a:lnTo>
                                  <a:pt x="379" y="2706"/>
                                </a:lnTo>
                                <a:lnTo>
                                  <a:pt x="309" y="2689"/>
                                </a:lnTo>
                                <a:lnTo>
                                  <a:pt x="244" y="2661"/>
                                </a:lnTo>
                                <a:lnTo>
                                  <a:pt x="185" y="2624"/>
                                </a:lnTo>
                                <a:lnTo>
                                  <a:pt x="132" y="2579"/>
                                </a:lnTo>
                                <a:lnTo>
                                  <a:pt x="87" y="2527"/>
                                </a:lnTo>
                                <a:lnTo>
                                  <a:pt x="50" y="2467"/>
                                </a:lnTo>
                                <a:lnTo>
                                  <a:pt x="23" y="2402"/>
                                </a:lnTo>
                                <a:lnTo>
                                  <a:pt x="6" y="2333"/>
                                </a:lnTo>
                                <a:lnTo>
                                  <a:pt x="0" y="2260"/>
                                </a:lnTo>
                                <a:lnTo>
                                  <a:pt x="0" y="452"/>
                                </a:lnTo>
                                <a:close/>
                              </a:path>
                            </a:pathLst>
                          </a:custGeom>
                          <a:noFill/>
                          <a:ln w="1270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4"/>
                        <wps:cNvSpPr txBox="1">
                          <a:spLocks noChangeArrowheads="1"/>
                        </wps:cNvSpPr>
                        <wps:spPr bwMode="auto">
                          <a:xfrm>
                            <a:off x="2366" y="241"/>
                            <a:ext cx="7928"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639E" w:rsidRDefault="00F4639E" w:rsidP="00633E51">
                              <w:pPr>
                                <w:spacing w:before="222" w:line="312" w:lineRule="auto"/>
                                <w:ind w:left="1528" w:right="2007" w:firstLine="1541"/>
                                <w:jc w:val="both"/>
                                <w:rPr>
                                  <w:b/>
                                  <w:sz w:val="28"/>
                                  <w:szCs w:val="28"/>
                                </w:rPr>
                              </w:pPr>
                            </w:p>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Pr="00C5013A" w:rsidRDefault="008A0DE0" w:rsidP="00F4639E">
                              <w:pPr>
                                <w:spacing w:before="222" w:line="312" w:lineRule="auto"/>
                                <w:ind w:left="720" w:right="2007" w:firstLine="720"/>
                                <w:jc w:val="both"/>
                                <w:rPr>
                                  <w:b/>
                                  <w:sz w:val="28"/>
                                  <w:szCs w:val="28"/>
                                </w:rPr>
                              </w:pPr>
                              <w:r>
                                <w:rPr>
                                  <w:b/>
                                  <w:sz w:val="28"/>
                                  <w:szCs w:val="28"/>
                                </w:rPr>
                                <w:t xml:space="preserve">    </w:t>
                              </w:r>
                              <w:r w:rsidR="00F4639E">
                                <w:rPr>
                                  <w:b/>
                                  <w:sz w:val="28"/>
                                  <w:szCs w:val="28"/>
                                </w:rPr>
                                <w:t xml:space="preserve"> </w:t>
                              </w:r>
                              <w:bookmarkStart w:id="155" w:name="_GoBack"/>
                              <w:bookmarkEnd w:id="155"/>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r w:rsidRPr="00C5013A">
                                <w:rPr>
                                  <w:b/>
                                  <w:sz w:val="28"/>
                                  <w:szCs w:val="28"/>
                                </w:rPr>
                                <w:t>SEM(I)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118.8pt;margin-top:11.7pt;width:399.2pt;height:152.35pt;z-index:-251658240;mso-wrap-distance-left:0;mso-wrap-distance-right:0;mso-position-horizontal-relative:page" coordorigin="2366,242" coordsize="7928,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">
                <v:shape id="Freeform 25" o:spid="_x0000_s1027" style="position:absolute;left:2376;top:251;width:7908;height:2712;visibility:visible;mso-wrap-style:square;v-text-anchor:top" coordsize="7908,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" path="m,452l6,378,23,309,50,244,87,185r45,-53l185,87,244,50,309,23,379,6,452,,7456,r73,6l7599,23r65,27l7723,87r53,45l7821,185r37,59l7885,309r17,69l7908,452r,1808l7902,2333r-17,69l7858,2467r-37,60l7776,2579r-53,45l7664,2661r-65,28l7529,2706r-73,6l452,2712r-73,-6l309,2689r-65,-28l185,2624r-53,-45l87,2527,50,2467,23,2402,6,2333,,2260,,452xe" filled="f" strokecolor="#4471c4" strokeweight="1pt">
                  <v:path arrowok="t" o:connecttype="custom" o:connectlocs="0,704;6,630;23,561;50,496;87,437;132,384;185,339;244,302;309,275;379,258;452,252;7456,252;7529,258;7599,275;7664,302;7723,339;7776,384;7821,437;7858,496;7885,561;7902,630;7908,704;7908,2512;7902,2585;7885,2654;7858,2719;7821,2779;7776,2831;7723,2876;7664,2913;7599,2941;7529,2958;7456,2964;452,2964;379,2958;309,2941;244,2913;185,2876;132,2831;87,2779;50,2719;23,2654;6,2585;0,2512;0,704" o:connectangles="0,0,0,0,0,0,0,0,0,0,0,0,0,0,0,0,0,0,0,0,0,0,0,0,0,0,0,0,0,0,0,0,0,0,0,0,0,0,0,0,0,0,0,0,0"/>
                </v:shape>
                <v:shapetype id="_x0000_t202" coordsize="21600,21600" o:spt="202" path="m,l,21600r21600,l21600,xe">
                  <v:stroke joinstyle="miter"/>
                  <v:path gradientshapeok="t" o:connecttype="rect"/>
                </v:shapetype>
                <v:shape id="Text Box 24" o:spid="_x0000_s1028" type="#_x0000_t202" style="position:absolute;left:2366;top:241;width:7928;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F4639E" w:rsidRDefault="00F4639E" w:rsidP="00633E51">
                        <w:pPr>
                          <w:spacing w:before="222" w:line="312" w:lineRule="auto"/>
                          <w:ind w:left="1528" w:right="2007" w:firstLine="1541"/>
                          <w:jc w:val="both"/>
                          <w:rPr>
                            <w:b/>
                            <w:sz w:val="28"/>
                            <w:szCs w:val="28"/>
                          </w:rPr>
                        </w:pPr>
                      </w:p>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Pr="00C5013A" w:rsidRDefault="008A0DE0" w:rsidP="00F4639E">
                        <w:pPr>
                          <w:spacing w:before="222" w:line="312" w:lineRule="auto"/>
                          <w:ind w:left="720" w:right="2007" w:firstLine="720"/>
                          <w:jc w:val="both"/>
                          <w:rPr>
                            <w:b/>
                            <w:sz w:val="28"/>
                            <w:szCs w:val="28"/>
                          </w:rPr>
                        </w:pPr>
                        <w:r>
                          <w:rPr>
                            <w:b/>
                            <w:sz w:val="28"/>
                            <w:szCs w:val="28"/>
                          </w:rPr>
                          <w:t xml:space="preserve">    </w:t>
                        </w:r>
                        <w:r w:rsidR="00F4639E">
                          <w:rPr>
                            <w:b/>
                            <w:sz w:val="28"/>
                            <w:szCs w:val="28"/>
                          </w:rPr>
                          <w:t xml:space="preserve"> </w:t>
                        </w:r>
                        <w:bookmarkStart w:id="156" w:name="_GoBack"/>
                        <w:bookmarkEnd w:id="156"/>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r w:rsidRPr="00C5013A">
                          <w:rPr>
                            <w:b/>
                            <w:sz w:val="28"/>
                            <w:szCs w:val="28"/>
                          </w:rPr>
                          <w:t>SEM(I)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v:textbox>
                </v:shape>
                <w10:wrap type="topAndBottom" anchorx="page"/>
              </v:group>
            </w:pict>
          </mc:Fallback>
        </mc:AlternateConten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CB6D38">
      <w:pPr>
        <w:pStyle w:val="BodyText"/>
        <w:rPr>
          <w:b/>
          <w:sz w:val="20"/>
        </w:rPr>
      </w:pPr>
      <w:r>
        <w:rPr>
          <w:noProof/>
          <w:lang w:val="en-IN" w:eastAsia="en-IN" w:bidi="mr-IN"/>
        </w:rPr>
        <w:drawing>
          <wp:anchor distT="0" distB="0" distL="0" distR="0" simplePos="0" relativeHeight="251648000" behindDoc="0" locked="0" layoutInCell="1" allowOverlap="1">
            <wp:simplePos x="0" y="0"/>
            <wp:positionH relativeFrom="page">
              <wp:posOffset>1838325</wp:posOffset>
            </wp:positionH>
            <wp:positionV relativeFrom="paragraph">
              <wp:posOffset>479425</wp:posOffset>
            </wp:positionV>
            <wp:extent cx="4191000" cy="3152775"/>
            <wp:effectExtent l="0" t="0" r="0"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52775"/>
                    </a:xfrm>
                    <a:prstGeom prst="rect">
                      <a:avLst/>
                    </a:prstGeom>
                  </pic:spPr>
                </pic:pic>
              </a:graphicData>
            </a:graphic>
            <wp14:sizeRelH relativeFrom="margin">
              <wp14:pctWidth>0</wp14:pctWidth>
            </wp14:sizeRelH>
            <wp14:sizeRelV relativeFrom="margin">
              <wp14:pctHeight>0</wp14:pctHeight>
            </wp14:sizeRelV>
          </wp:anchor>
        </w:drawing>
      </w:r>
    </w:p>
    <w:p w:rsidR="001546D3" w:rsidRDefault="001546D3">
      <w:pPr>
        <w:rPr>
          <w:sz w:val="23"/>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577A85">
      <w:pPr>
        <w:pStyle w:val="Heading1"/>
        <w:spacing w:after="44"/>
        <w:ind w:right="992"/>
      </w:pPr>
      <w:r>
        <w:t>INDEX</w:t>
      </w:r>
    </w:p>
    <w:tbl>
      <w:tblPr>
        <w:tblW w:w="0" w:type="auto"/>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94"/>
        <w:gridCol w:w="749"/>
        <w:gridCol w:w="7107"/>
        <w:gridCol w:w="1114"/>
      </w:tblGrid>
      <w:tr w:rsidR="001546D3" w:rsidTr="009853A9">
        <w:trPr>
          <w:trHeight w:val="507"/>
        </w:trPr>
        <w:tc>
          <w:tcPr>
            <w:tcW w:w="1594" w:type="dxa"/>
            <w:shd w:val="clear" w:color="auto" w:fill="C4BC96" w:themeFill="background2" w:themeFillShade="BF"/>
          </w:tcPr>
          <w:p w:rsidR="001546D3" w:rsidRDefault="00577A85">
            <w:pPr>
              <w:pStyle w:val="TableParagraph"/>
              <w:spacing w:before="15"/>
              <w:ind w:left="385" w:right="356"/>
              <w:jc w:val="center"/>
              <w:rPr>
                <w:rFonts w:ascii="Times New Roman"/>
                <w:b/>
              </w:rPr>
            </w:pPr>
            <w:r>
              <w:rPr>
                <w:rFonts w:ascii="Times New Roman"/>
                <w:b/>
              </w:rPr>
              <w:t>Chapter</w:t>
            </w:r>
          </w:p>
        </w:tc>
        <w:tc>
          <w:tcPr>
            <w:tcW w:w="749" w:type="dxa"/>
            <w:shd w:val="clear" w:color="auto" w:fill="C4BC96" w:themeFill="background2" w:themeFillShade="BF"/>
          </w:tcPr>
          <w:p w:rsidR="001546D3" w:rsidRDefault="001546D3">
            <w:pPr>
              <w:pStyle w:val="TableParagraph"/>
              <w:spacing w:before="0"/>
              <w:ind w:left="0"/>
              <w:rPr>
                <w:rFonts w:ascii="Times New Roman"/>
              </w:rPr>
            </w:pPr>
          </w:p>
        </w:tc>
        <w:tc>
          <w:tcPr>
            <w:tcW w:w="7107" w:type="dxa"/>
            <w:shd w:val="clear" w:color="auto" w:fill="C4BC96" w:themeFill="background2" w:themeFillShade="BF"/>
          </w:tcPr>
          <w:p w:rsidR="001546D3" w:rsidRDefault="00577A85">
            <w:pPr>
              <w:pStyle w:val="TableParagraph"/>
              <w:spacing w:before="15"/>
              <w:ind w:left="114"/>
              <w:rPr>
                <w:rFonts w:ascii="Times New Roman"/>
                <w:b/>
              </w:rPr>
            </w:pPr>
            <w:r>
              <w:rPr>
                <w:rFonts w:ascii="Times New Roman"/>
                <w:b/>
              </w:rPr>
              <w:t>Details</w:t>
            </w:r>
          </w:p>
        </w:tc>
        <w:tc>
          <w:tcPr>
            <w:tcW w:w="1114" w:type="dxa"/>
            <w:shd w:val="clear" w:color="auto" w:fill="C4BC96" w:themeFill="background2" w:themeFillShade="BF"/>
          </w:tcPr>
          <w:p w:rsidR="001546D3" w:rsidRDefault="00577A85">
            <w:pPr>
              <w:pStyle w:val="TableParagraph"/>
              <w:spacing w:before="15"/>
              <w:ind w:left="109"/>
              <w:rPr>
                <w:rFonts w:ascii="Times New Roman"/>
                <w:b/>
              </w:rPr>
            </w:pPr>
            <w:r>
              <w:rPr>
                <w:rFonts w:ascii="Times New Roman"/>
                <w:b/>
              </w:rPr>
              <w:t>Page</w:t>
            </w:r>
          </w:p>
        </w:tc>
      </w:tr>
      <w:tr w:rsidR="001546D3">
        <w:trPr>
          <w:trHeight w:val="507"/>
        </w:trPr>
        <w:tc>
          <w:tcPr>
            <w:tcW w:w="1594" w:type="dxa"/>
            <w:vMerge w:val="restart"/>
          </w:tcPr>
          <w:p w:rsidR="001546D3" w:rsidRDefault="00577A85">
            <w:pPr>
              <w:pStyle w:val="TableParagraph"/>
              <w:spacing w:before="15"/>
              <w:ind w:left="33"/>
              <w:jc w:val="center"/>
              <w:rPr>
                <w:rFonts w:ascii="Times New Roman"/>
                <w:b/>
              </w:rPr>
            </w:pPr>
            <w:r>
              <w:rPr>
                <w:rFonts w:ascii="Times New Roman"/>
                <w:b/>
              </w:rPr>
              <w:t>1</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Introduction</w:t>
            </w:r>
          </w:p>
        </w:tc>
        <w:tc>
          <w:tcPr>
            <w:tcW w:w="1114" w:type="dxa"/>
          </w:tcPr>
          <w:p w:rsidR="001546D3" w:rsidRDefault="00972B74">
            <w:pPr>
              <w:pStyle w:val="TableParagraph"/>
              <w:spacing w:before="15"/>
              <w:ind w:left="109"/>
              <w:rPr>
                <w:rFonts w:ascii="Times New Roman"/>
                <w:b/>
              </w:rPr>
            </w:pPr>
            <w:r>
              <w:rPr>
                <w:rFonts w:ascii="Times New Roman"/>
                <w:b/>
              </w:rPr>
              <w:t>8</w:t>
            </w:r>
            <w:del w:id="157" w:author="Manoj" w:date="2023-12-15T22:12: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1.1</w:t>
            </w:r>
          </w:p>
        </w:tc>
        <w:tc>
          <w:tcPr>
            <w:tcW w:w="7107" w:type="dxa"/>
          </w:tcPr>
          <w:p w:rsidR="001546D3" w:rsidRDefault="00577A85">
            <w:pPr>
              <w:pStyle w:val="TableParagraph"/>
              <w:spacing w:before="10"/>
              <w:ind w:left="114"/>
              <w:rPr>
                <w:rFonts w:ascii="Times New Roman"/>
              </w:rPr>
            </w:pPr>
            <w:r>
              <w:rPr>
                <w:rFonts w:ascii="Times New Roman"/>
              </w:rPr>
              <w:t>Existing</w:t>
            </w:r>
            <w:r>
              <w:rPr>
                <w:rFonts w:ascii="Times New Roman"/>
                <w:spacing w:val="-3"/>
              </w:rPr>
              <w:t xml:space="preserve"> </w:t>
            </w:r>
            <w:r>
              <w:rPr>
                <w:rFonts w:ascii="Times New Roman"/>
              </w:rPr>
              <w:t>System</w:t>
            </w:r>
            <w:r>
              <w:rPr>
                <w:rFonts w:ascii="Times New Roman"/>
                <w:spacing w:val="-7"/>
              </w:rPr>
              <w:t xml:space="preserve"> </w:t>
            </w:r>
            <w:r>
              <w:rPr>
                <w:rFonts w:ascii="Times New Roman"/>
              </w:rPr>
              <w:t>and</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5"/>
              </w:rPr>
              <w:t xml:space="preserve"> </w:t>
            </w:r>
            <w:r>
              <w:rPr>
                <w:rFonts w:ascii="Times New Roman"/>
              </w:rPr>
              <w:t>System</w:t>
            </w:r>
          </w:p>
        </w:tc>
        <w:tc>
          <w:tcPr>
            <w:tcW w:w="1114" w:type="dxa"/>
          </w:tcPr>
          <w:p w:rsidR="001546D3" w:rsidRDefault="00972B74">
            <w:pPr>
              <w:pStyle w:val="TableParagraph"/>
              <w:spacing w:before="15"/>
              <w:ind w:left="109"/>
              <w:rPr>
                <w:rFonts w:ascii="Times New Roman"/>
                <w:b/>
              </w:rPr>
            </w:pPr>
            <w:r>
              <w:rPr>
                <w:rFonts w:ascii="Times New Roman"/>
                <w:b/>
              </w:rPr>
              <w:t>9</w:t>
            </w:r>
            <w:del w:id="158" w:author="Manoj" w:date="2023-12-15T22:12:00Z">
              <w:r w:rsidR="00577A85" w:rsidDel="0012067C">
                <w:rPr>
                  <w:rFonts w:ascii="Times New Roman"/>
                  <w:b/>
                </w:rPr>
                <w:delText>1.</w:delText>
              </w:r>
            </w:del>
          </w:p>
        </w:tc>
      </w:tr>
      <w:tr w:rsidR="001546D3">
        <w:trPr>
          <w:trHeight w:val="512"/>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1.2</w:t>
            </w:r>
          </w:p>
        </w:tc>
        <w:tc>
          <w:tcPr>
            <w:tcW w:w="7107" w:type="dxa"/>
          </w:tcPr>
          <w:p w:rsidR="001546D3" w:rsidRDefault="00577A85">
            <w:pPr>
              <w:pStyle w:val="TableParagraph"/>
              <w:spacing w:before="10"/>
              <w:ind w:left="114"/>
              <w:rPr>
                <w:rFonts w:ascii="Times New Roman"/>
              </w:rPr>
            </w:pPr>
            <w:r>
              <w:rPr>
                <w:rFonts w:ascii="Times New Roman"/>
              </w:rPr>
              <w:t>Scope</w:t>
            </w:r>
            <w:r>
              <w:rPr>
                <w:rFonts w:ascii="Times New Roman"/>
                <w:spacing w:val="-6"/>
              </w:rPr>
              <w:t xml:space="preserve"> </w:t>
            </w:r>
            <w:r>
              <w:rPr>
                <w:rFonts w:ascii="Times New Roman"/>
              </w:rPr>
              <w:t>of</w:t>
            </w:r>
            <w:r>
              <w:rPr>
                <w:rFonts w:ascii="Times New Roman"/>
                <w:spacing w:val="-1"/>
              </w:rPr>
              <w:t xml:space="preserve"> </w:t>
            </w:r>
            <w:r>
              <w:rPr>
                <w:rFonts w:ascii="Times New Roman"/>
              </w:rPr>
              <w:t>System</w:t>
            </w:r>
          </w:p>
        </w:tc>
        <w:tc>
          <w:tcPr>
            <w:tcW w:w="1114" w:type="dxa"/>
          </w:tcPr>
          <w:p w:rsidR="001546D3" w:rsidRDefault="00412D91">
            <w:pPr>
              <w:pStyle w:val="TableParagraph"/>
              <w:spacing w:before="15"/>
              <w:ind w:left="109"/>
              <w:rPr>
                <w:rFonts w:ascii="Times New Roman"/>
                <w:b/>
              </w:rPr>
            </w:pPr>
            <w:r>
              <w:rPr>
                <w:rFonts w:ascii="Times New Roman"/>
                <w:b/>
              </w:rPr>
              <w:t>10</w:t>
            </w:r>
            <w:del w:id="159" w:author="Manoj" w:date="2023-12-15T22:13: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1.3</w:t>
            </w:r>
          </w:p>
        </w:tc>
        <w:tc>
          <w:tcPr>
            <w:tcW w:w="7107" w:type="dxa"/>
          </w:tcPr>
          <w:p w:rsidR="001546D3" w:rsidRDefault="00577A85">
            <w:pPr>
              <w:pStyle w:val="TableParagraph"/>
              <w:spacing w:before="10"/>
              <w:ind w:left="114"/>
              <w:rPr>
                <w:rFonts w:ascii="Times New Roman"/>
              </w:rPr>
            </w:pPr>
            <w:r>
              <w:rPr>
                <w:rFonts w:ascii="Times New Roman"/>
              </w:rPr>
              <w:t>Operating</w:t>
            </w:r>
            <w:r>
              <w:rPr>
                <w:rFonts w:ascii="Times New Roman"/>
                <w:spacing w:val="-5"/>
              </w:rPr>
              <w:t xml:space="preserve"> </w:t>
            </w:r>
            <w:r>
              <w:rPr>
                <w:rFonts w:ascii="Times New Roman"/>
              </w:rPr>
              <w:t>Environment</w:t>
            </w:r>
            <w:r>
              <w:rPr>
                <w:rFonts w:ascii="Times New Roman"/>
                <w:spacing w:val="3"/>
              </w:rPr>
              <w:t xml:space="preserve"> </w:t>
            </w:r>
            <w:r>
              <w:rPr>
                <w:rFonts w:ascii="Times New Roman"/>
              </w:rPr>
              <w:t>- Hardware</w:t>
            </w:r>
            <w:r>
              <w:rPr>
                <w:rFonts w:ascii="Times New Roman"/>
                <w:spacing w:val="-6"/>
              </w:rPr>
              <w:t xml:space="preserve"> </w:t>
            </w:r>
            <w:r>
              <w:rPr>
                <w:rFonts w:ascii="Times New Roman"/>
              </w:rPr>
              <w:t>and</w:t>
            </w:r>
            <w:r>
              <w:rPr>
                <w:rFonts w:ascii="Times New Roman"/>
                <w:spacing w:val="-5"/>
              </w:rPr>
              <w:t xml:space="preserve"> </w:t>
            </w:r>
            <w:r>
              <w:rPr>
                <w:rFonts w:ascii="Times New Roman"/>
              </w:rPr>
              <w:t>Software</w:t>
            </w:r>
          </w:p>
        </w:tc>
        <w:tc>
          <w:tcPr>
            <w:tcW w:w="1114" w:type="dxa"/>
          </w:tcPr>
          <w:p w:rsidR="001546D3" w:rsidRDefault="00274723" w:rsidP="00EB6E67">
            <w:pPr>
              <w:pStyle w:val="TableParagraph"/>
              <w:spacing w:before="15"/>
              <w:ind w:left="109"/>
              <w:rPr>
                <w:rFonts w:ascii="Times New Roman"/>
                <w:b/>
              </w:rPr>
            </w:pPr>
            <w:r>
              <w:rPr>
                <w:rFonts w:ascii="Times New Roman"/>
                <w:b/>
              </w:rPr>
              <w:t>11-</w:t>
            </w:r>
            <w:r w:rsidR="00EB6E67">
              <w:rPr>
                <w:rFonts w:ascii="Times New Roman"/>
                <w:b/>
              </w:rPr>
              <w:t>14</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2</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13"/>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2.1</w:t>
            </w:r>
          </w:p>
        </w:tc>
        <w:tc>
          <w:tcPr>
            <w:tcW w:w="7107" w:type="dxa"/>
          </w:tcPr>
          <w:p w:rsidR="001546D3" w:rsidRDefault="00577A85">
            <w:pPr>
              <w:pStyle w:val="TableParagraph"/>
              <w:spacing w:before="10"/>
              <w:ind w:left="114"/>
              <w:rPr>
                <w:rFonts w:ascii="Times New Roman"/>
              </w:rPr>
            </w:pPr>
            <w:r>
              <w:rPr>
                <w:rFonts w:ascii="Times New Roman"/>
              </w:rPr>
              <w:t>Feasibility</w:t>
            </w:r>
            <w:r>
              <w:rPr>
                <w:rFonts w:ascii="Times New Roman"/>
                <w:spacing w:val="-6"/>
              </w:rPr>
              <w:t xml:space="preserve"> </w:t>
            </w:r>
            <w:r>
              <w:rPr>
                <w:rFonts w:ascii="Times New Roman"/>
              </w:rPr>
              <w:t>Study</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2.2</w:t>
            </w:r>
          </w:p>
        </w:tc>
        <w:tc>
          <w:tcPr>
            <w:tcW w:w="7107" w:type="dxa"/>
          </w:tcPr>
          <w:p w:rsidR="001546D3" w:rsidRDefault="00577A85">
            <w:pPr>
              <w:pStyle w:val="TableParagraph"/>
              <w:spacing w:before="10"/>
              <w:ind w:left="114"/>
              <w:rPr>
                <w:rFonts w:ascii="Times New Roman"/>
              </w:rPr>
            </w:pPr>
            <w:r>
              <w:rPr>
                <w:rFonts w:ascii="Times New Roman"/>
              </w:rPr>
              <w:t>Objectives</w:t>
            </w:r>
            <w:r>
              <w:rPr>
                <w:rFonts w:ascii="Times New Roman"/>
                <w:spacing w:val="-1"/>
              </w:rPr>
              <w:t xml:space="preserve"> </w:t>
            </w:r>
            <w:r>
              <w:rPr>
                <w:rFonts w:ascii="Times New Roman"/>
              </w:rPr>
              <w:t>of</w:t>
            </w:r>
            <w:r>
              <w:rPr>
                <w:rFonts w:ascii="Times New Roman"/>
                <w:spacing w:val="-3"/>
              </w:rPr>
              <w:t xml:space="preserve"> </w:t>
            </w:r>
            <w:r>
              <w:rPr>
                <w:rFonts w:ascii="Times New Roman"/>
              </w:rPr>
              <w:t>Proposed</w:t>
            </w:r>
            <w:r>
              <w:rPr>
                <w:rFonts w:ascii="Times New Roman"/>
                <w:spacing w:val="-6"/>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16</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2.3</w:t>
            </w:r>
          </w:p>
        </w:tc>
        <w:tc>
          <w:tcPr>
            <w:tcW w:w="7107" w:type="dxa"/>
          </w:tcPr>
          <w:p w:rsidR="001546D3" w:rsidRDefault="00577A85">
            <w:pPr>
              <w:pStyle w:val="TableParagraph"/>
              <w:spacing w:before="10"/>
              <w:ind w:left="177"/>
              <w:rPr>
                <w:rFonts w:ascii="Times New Roman"/>
              </w:rPr>
            </w:pPr>
            <w:r>
              <w:rPr>
                <w:rFonts w:ascii="Times New Roman"/>
              </w:rPr>
              <w:t>Users of</w:t>
            </w:r>
            <w:r>
              <w:rPr>
                <w:rFonts w:ascii="Times New Roman"/>
                <w:spacing w:val="-2"/>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17</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3</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Analysis</w:t>
            </w:r>
            <w:r>
              <w:rPr>
                <w:rFonts w:ascii="Times New Roman"/>
                <w:b/>
                <w:spacing w:val="-1"/>
              </w:rPr>
              <w:t xml:space="preserve"> </w:t>
            </w:r>
            <w:r>
              <w:rPr>
                <w:rFonts w:ascii="Times New Roman"/>
                <w:b/>
              </w:rPr>
              <w:t>and</w:t>
            </w:r>
            <w:r>
              <w:rPr>
                <w:rFonts w:ascii="Times New Roman"/>
                <w:b/>
                <w:spacing w:val="-4"/>
              </w:rPr>
              <w:t xml:space="preserve"> </w:t>
            </w:r>
            <w:r>
              <w:rPr>
                <w:rFonts w:ascii="Times New Roman"/>
                <w:b/>
              </w:rPr>
              <w:t>Design</w:t>
            </w:r>
          </w:p>
        </w:tc>
        <w:tc>
          <w:tcPr>
            <w:tcW w:w="1114" w:type="dxa"/>
          </w:tcPr>
          <w:p w:rsidR="001546D3" w:rsidRDefault="00EB6E67">
            <w:pPr>
              <w:pStyle w:val="TableParagraph"/>
              <w:spacing w:before="15"/>
              <w:ind w:left="109"/>
              <w:rPr>
                <w:rFonts w:ascii="Times New Roman"/>
                <w:b/>
              </w:rPr>
            </w:pPr>
            <w:r>
              <w:rPr>
                <w:rFonts w:ascii="Times New Roman"/>
                <w:b/>
              </w:rPr>
              <w:t>18</w:t>
            </w:r>
            <w:del w:id="160" w:author="Manoj" w:date="2023-12-15T22:17:00Z">
              <w:r w:rsidR="00577A85" w:rsidDel="0012067C">
                <w:rPr>
                  <w:rFonts w:ascii="Times New Roman"/>
                  <w:b/>
                </w:rPr>
                <w:delText>5.</w:delText>
              </w:r>
            </w:del>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0"/>
              <w:ind w:left="230" w:right="173"/>
              <w:jc w:val="center"/>
              <w:rPr>
                <w:rFonts w:ascii="Times New Roman"/>
                <w:b/>
              </w:rPr>
            </w:pPr>
            <w:r>
              <w:rPr>
                <w:rFonts w:ascii="Times New Roman"/>
                <w:b/>
              </w:rPr>
              <w:t>3.1</w:t>
            </w:r>
          </w:p>
        </w:tc>
        <w:tc>
          <w:tcPr>
            <w:tcW w:w="7107" w:type="dxa"/>
          </w:tcPr>
          <w:p w:rsidR="001546D3" w:rsidRDefault="00577A85">
            <w:pPr>
              <w:pStyle w:val="TableParagraph"/>
              <w:spacing w:before="5"/>
              <w:ind w:left="114"/>
              <w:rPr>
                <w:rFonts w:ascii="Times New Roman"/>
              </w:rPr>
            </w:pPr>
            <w:r>
              <w:rPr>
                <w:rFonts w:ascii="Times New Roman"/>
              </w:rPr>
              <w:t>System</w:t>
            </w:r>
            <w:r>
              <w:rPr>
                <w:rFonts w:ascii="Times New Roman"/>
                <w:spacing w:val="-10"/>
              </w:rPr>
              <w:t xml:space="preserve"> </w:t>
            </w:r>
            <w:r>
              <w:rPr>
                <w:rFonts w:ascii="Times New Roman"/>
              </w:rPr>
              <w:t>Requirements</w:t>
            </w:r>
            <w:r>
              <w:rPr>
                <w:rFonts w:ascii="Times New Roman"/>
                <w:spacing w:val="1"/>
              </w:rPr>
              <w:t xml:space="preserve"> </w:t>
            </w:r>
            <w:r>
              <w:rPr>
                <w:rFonts w:ascii="Times New Roman"/>
              </w:rPr>
              <w:t>(Functional</w:t>
            </w:r>
            <w:r>
              <w:rPr>
                <w:rFonts w:ascii="Times New Roman"/>
                <w:spacing w:val="-5"/>
              </w:rPr>
              <w:t xml:space="preserve"> </w:t>
            </w:r>
            <w:r>
              <w:rPr>
                <w:rFonts w:ascii="Times New Roman"/>
              </w:rPr>
              <w:t>and</w:t>
            </w:r>
            <w:r>
              <w:rPr>
                <w:rFonts w:ascii="Times New Roman"/>
                <w:spacing w:val="-5"/>
              </w:rPr>
              <w:t xml:space="preserve"> </w:t>
            </w:r>
            <w:r>
              <w:rPr>
                <w:rFonts w:ascii="Times New Roman"/>
              </w:rPr>
              <w:t>Non-Functional</w:t>
            </w:r>
            <w:r>
              <w:rPr>
                <w:rFonts w:ascii="Times New Roman"/>
                <w:spacing w:val="-5"/>
              </w:rPr>
              <w:t xml:space="preserve"> </w:t>
            </w:r>
            <w:r>
              <w:rPr>
                <w:rFonts w:ascii="Times New Roman"/>
              </w:rPr>
              <w:t>requirements)</w:t>
            </w:r>
          </w:p>
        </w:tc>
        <w:tc>
          <w:tcPr>
            <w:tcW w:w="1114" w:type="dxa"/>
          </w:tcPr>
          <w:p w:rsidR="001546D3" w:rsidRDefault="008A0DE0">
            <w:pPr>
              <w:pStyle w:val="TableParagraph"/>
              <w:spacing w:before="10"/>
              <w:ind w:left="109"/>
              <w:rPr>
                <w:rFonts w:ascii="Times New Roman"/>
                <w:b/>
              </w:rPr>
            </w:pPr>
            <w:r>
              <w:rPr>
                <w:rFonts w:ascii="Times New Roman"/>
                <w:b/>
              </w:rPr>
              <w:t>18-19</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3.2</w:t>
            </w:r>
          </w:p>
        </w:tc>
        <w:tc>
          <w:tcPr>
            <w:tcW w:w="7107" w:type="dxa"/>
          </w:tcPr>
          <w:p w:rsidR="001546D3" w:rsidRDefault="00577A85">
            <w:pPr>
              <w:pStyle w:val="TableParagraph"/>
              <w:spacing w:before="10"/>
              <w:ind w:left="114"/>
              <w:rPr>
                <w:rFonts w:ascii="Times New Roman"/>
              </w:rPr>
            </w:pPr>
            <w:r>
              <w:rPr>
                <w:rFonts w:ascii="Times New Roman"/>
              </w:rPr>
              <w:t>Entity</w:t>
            </w:r>
            <w:r>
              <w:rPr>
                <w:rFonts w:ascii="Times New Roman"/>
                <w:spacing w:val="-6"/>
              </w:rPr>
              <w:t xml:space="preserve"> </w:t>
            </w:r>
            <w:r>
              <w:rPr>
                <w:rFonts w:ascii="Times New Roman"/>
              </w:rPr>
              <w:t>Relationship Diagram</w:t>
            </w:r>
            <w:r>
              <w:rPr>
                <w:rFonts w:ascii="Times New Roman"/>
                <w:spacing w:val="-9"/>
              </w:rPr>
              <w:t xml:space="preserve"> </w:t>
            </w:r>
            <w:r>
              <w:rPr>
                <w:rFonts w:ascii="Times New Roman"/>
              </w:rPr>
              <w:t>(ERD)</w:t>
            </w:r>
          </w:p>
        </w:tc>
        <w:tc>
          <w:tcPr>
            <w:tcW w:w="1114" w:type="dxa"/>
          </w:tcPr>
          <w:p w:rsidR="001546D3" w:rsidRDefault="008A0DE0">
            <w:pPr>
              <w:pStyle w:val="TableParagraph"/>
              <w:spacing w:before="15"/>
              <w:ind w:left="109"/>
              <w:rPr>
                <w:rFonts w:ascii="Times New Roman"/>
                <w:b/>
              </w:rPr>
            </w:pPr>
            <w:r>
              <w:rPr>
                <w:rFonts w:ascii="Times New Roman"/>
                <w:b/>
              </w:rPr>
              <w:t>20</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3.3</w:t>
            </w:r>
          </w:p>
        </w:tc>
        <w:tc>
          <w:tcPr>
            <w:tcW w:w="7107" w:type="dxa"/>
          </w:tcPr>
          <w:p w:rsidR="001546D3" w:rsidRDefault="00577A85">
            <w:pPr>
              <w:pStyle w:val="TableParagraph"/>
              <w:spacing w:before="10"/>
              <w:ind w:left="114"/>
              <w:rPr>
                <w:rFonts w:ascii="Times New Roman"/>
              </w:rPr>
            </w:pPr>
            <w:r>
              <w:rPr>
                <w:rFonts w:ascii="Times New Roman"/>
              </w:rPr>
              <w:t>Table</w:t>
            </w:r>
            <w:r>
              <w:rPr>
                <w:rFonts w:ascii="Times New Roman"/>
                <w:spacing w:val="-4"/>
              </w:rPr>
              <w:t xml:space="preserve"> </w:t>
            </w:r>
            <w:r>
              <w:rPr>
                <w:rFonts w:ascii="Times New Roman"/>
              </w:rPr>
              <w:t>Structure</w:t>
            </w:r>
          </w:p>
        </w:tc>
        <w:tc>
          <w:tcPr>
            <w:tcW w:w="1114" w:type="dxa"/>
          </w:tcPr>
          <w:p w:rsidR="001546D3" w:rsidRDefault="008A0DE0">
            <w:pPr>
              <w:pStyle w:val="TableParagraph"/>
              <w:spacing w:before="15"/>
              <w:ind w:left="109"/>
              <w:rPr>
                <w:rFonts w:ascii="Times New Roman"/>
                <w:b/>
              </w:rPr>
            </w:pPr>
            <w:r>
              <w:rPr>
                <w:rFonts w:ascii="Times New Roman"/>
                <w:b/>
              </w:rPr>
              <w:t>21-23</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3.4</w:t>
            </w:r>
          </w:p>
        </w:tc>
        <w:tc>
          <w:tcPr>
            <w:tcW w:w="7107" w:type="dxa"/>
          </w:tcPr>
          <w:p w:rsidR="001546D3" w:rsidRDefault="00577A85">
            <w:pPr>
              <w:pStyle w:val="TableParagraph"/>
              <w:spacing w:before="10"/>
              <w:ind w:left="114"/>
              <w:rPr>
                <w:rFonts w:ascii="Times New Roman"/>
              </w:rPr>
            </w:pPr>
            <w:r>
              <w:rPr>
                <w:rFonts w:ascii="Times New Roman"/>
              </w:rPr>
              <w:t>Use</w:t>
            </w:r>
            <w:r>
              <w:rPr>
                <w:rFonts w:ascii="Times New Roman"/>
                <w:spacing w:val="-6"/>
              </w:rPr>
              <w:t xml:space="preserve"> </w:t>
            </w:r>
            <w:r>
              <w:rPr>
                <w:rFonts w:ascii="Times New Roman"/>
              </w:rPr>
              <w:t>Case</w:t>
            </w:r>
            <w:r>
              <w:rPr>
                <w:rFonts w:ascii="Times New Roman"/>
                <w:spacing w:val="-4"/>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24</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3.5</w:t>
            </w:r>
          </w:p>
        </w:tc>
        <w:tc>
          <w:tcPr>
            <w:tcW w:w="7107" w:type="dxa"/>
          </w:tcPr>
          <w:p w:rsidR="001546D3" w:rsidRDefault="00577A85">
            <w:pPr>
              <w:pStyle w:val="TableParagraph"/>
              <w:spacing w:before="10"/>
              <w:ind w:left="114"/>
              <w:rPr>
                <w:rFonts w:ascii="Times New Roman"/>
              </w:rPr>
            </w:pPr>
            <w:r>
              <w:rPr>
                <w:rFonts w:ascii="Times New Roman"/>
              </w:rPr>
              <w:t>Class Diagram</w:t>
            </w:r>
          </w:p>
        </w:tc>
        <w:tc>
          <w:tcPr>
            <w:tcW w:w="1114" w:type="dxa"/>
          </w:tcPr>
          <w:p w:rsidR="001546D3" w:rsidRDefault="009E5753">
            <w:pPr>
              <w:pStyle w:val="TableParagraph"/>
              <w:spacing w:before="15"/>
              <w:ind w:left="109"/>
              <w:rPr>
                <w:rFonts w:ascii="Times New Roman"/>
                <w:b/>
              </w:rPr>
            </w:pPr>
            <w:r>
              <w:rPr>
                <w:rFonts w:ascii="Times New Roman"/>
                <w:b/>
              </w:rPr>
              <w:t>25</w:t>
            </w:r>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3.6</w:t>
            </w:r>
          </w:p>
        </w:tc>
        <w:tc>
          <w:tcPr>
            <w:tcW w:w="7107" w:type="dxa"/>
          </w:tcPr>
          <w:p w:rsidR="001546D3" w:rsidRDefault="00577A85">
            <w:pPr>
              <w:pStyle w:val="TableParagraph"/>
              <w:spacing w:before="10"/>
              <w:ind w:left="114"/>
              <w:rPr>
                <w:rFonts w:ascii="Times New Roman"/>
              </w:rPr>
            </w:pPr>
            <w:r>
              <w:rPr>
                <w:rFonts w:ascii="Times New Roman"/>
              </w:rPr>
              <w:t>Activity</w:t>
            </w:r>
            <w:r>
              <w:rPr>
                <w:rFonts w:ascii="Times New Roman"/>
                <w:spacing w:val="-4"/>
              </w:rPr>
              <w:t xml:space="preserve"> </w:t>
            </w:r>
            <w:r>
              <w:rPr>
                <w:rFonts w:ascii="Times New Roman"/>
              </w:rPr>
              <w:t>Diagram</w:t>
            </w:r>
          </w:p>
        </w:tc>
        <w:tc>
          <w:tcPr>
            <w:tcW w:w="1114" w:type="dxa"/>
          </w:tcPr>
          <w:p w:rsidR="001546D3" w:rsidRDefault="009E5753">
            <w:pPr>
              <w:pStyle w:val="TableParagraph"/>
              <w:spacing w:before="15"/>
              <w:ind w:left="109"/>
              <w:rPr>
                <w:rFonts w:ascii="Times New Roman"/>
                <w:b/>
              </w:rPr>
            </w:pPr>
            <w:r>
              <w:rPr>
                <w:rFonts w:ascii="Times New Roman"/>
                <w:b/>
              </w:rPr>
              <w:t>26</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3.7</w:t>
            </w:r>
          </w:p>
        </w:tc>
        <w:tc>
          <w:tcPr>
            <w:tcW w:w="7107" w:type="dxa"/>
          </w:tcPr>
          <w:p w:rsidR="001546D3" w:rsidRDefault="00577A85">
            <w:pPr>
              <w:pStyle w:val="TableParagraph"/>
              <w:spacing w:before="10"/>
              <w:ind w:left="114"/>
              <w:rPr>
                <w:rFonts w:ascii="Times New Roman"/>
              </w:rPr>
            </w:pPr>
            <w:r>
              <w:rPr>
                <w:rFonts w:ascii="Times New Roman"/>
              </w:rPr>
              <w:t>Sequence</w:t>
            </w:r>
            <w:r>
              <w:rPr>
                <w:rFonts w:ascii="Times New Roman"/>
                <w:spacing w:val="-9"/>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27</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4</w:t>
            </w:r>
          </w:p>
        </w:tc>
        <w:tc>
          <w:tcPr>
            <w:tcW w:w="749" w:type="dxa"/>
          </w:tcPr>
          <w:p w:rsidR="001546D3" w:rsidRDefault="001546D3">
            <w:pPr>
              <w:pStyle w:val="TableParagraph"/>
              <w:spacing w:before="0"/>
              <w:ind w:left="0"/>
              <w:rPr>
                <w:rFonts w:ascii="Times New Roman"/>
              </w:rPr>
            </w:pPr>
          </w:p>
        </w:tc>
        <w:tc>
          <w:tcPr>
            <w:tcW w:w="7107" w:type="dxa"/>
          </w:tcPr>
          <w:p w:rsidR="001546D3" w:rsidRDefault="00DC51C6">
            <w:pPr>
              <w:pStyle w:val="TableParagraph"/>
              <w:tabs>
                <w:tab w:val="left" w:pos="1215"/>
              </w:tabs>
              <w:spacing w:before="15"/>
              <w:ind w:left="114"/>
              <w:rPr>
                <w:rFonts w:ascii="Times New Roman"/>
                <w:b/>
              </w:rPr>
              <w:pPrChange w:id="161" w:author="Manoj" w:date="2023-12-15T22:22:00Z">
                <w:pPr>
                  <w:pStyle w:val="TableParagraph"/>
                  <w:spacing w:before="15"/>
                  <w:ind w:left="114"/>
                </w:pPr>
              </w:pPrChange>
            </w:pPr>
            <w:ins w:id="162" w:author="Manoj" w:date="2023-12-15T22:22:00Z">
              <w:r>
                <w:rPr>
                  <w:rFonts w:ascii="Times New Roman"/>
                  <w:b/>
                </w:rPr>
                <w:t>Testing</w:t>
              </w:r>
            </w:ins>
            <w:del w:id="163" w:author="Manoj" w:date="2023-12-15T22:22:00Z">
              <w:r w:rsidR="00577A85" w:rsidDel="00DC51C6">
                <w:rPr>
                  <w:rFonts w:ascii="Times New Roman"/>
                  <w:b/>
                </w:rPr>
                <w:delText>Testing</w:delText>
              </w:r>
            </w:del>
            <w:ins w:id="164" w:author="Manoj" w:date="2023-12-15T22:22:00Z">
              <w:r>
                <w:rPr>
                  <w:rFonts w:ascii="Times New Roman"/>
                  <w:b/>
                </w:rPr>
                <w:tab/>
              </w:r>
            </w:ins>
          </w:p>
        </w:tc>
        <w:tc>
          <w:tcPr>
            <w:tcW w:w="1114" w:type="dxa"/>
          </w:tcPr>
          <w:p w:rsidR="001546D3" w:rsidRDefault="00DB6734">
            <w:pPr>
              <w:pStyle w:val="TableParagraph"/>
              <w:spacing w:before="15"/>
              <w:ind w:left="109"/>
              <w:rPr>
                <w:rFonts w:ascii="Times New Roman"/>
                <w:b/>
              </w:rPr>
            </w:pPr>
            <w:ins w:id="165" w:author="Manoj" w:date="2023-12-15T22:23:00Z">
              <w:r>
                <w:rPr>
                  <w:rFonts w:ascii="Times New Roman"/>
                  <w:b/>
                </w:rPr>
                <w:t>-</w:t>
              </w:r>
            </w:ins>
            <w:del w:id="166" w:author="Manoj" w:date="2023-12-15T22:23:00Z">
              <w:r w:rsidR="00577A85" w:rsidDel="00DB6734">
                <w:rPr>
                  <w:rFonts w:ascii="Times New Roman"/>
                  <w:b/>
                </w:rPr>
                <w:delText>12</w:delText>
              </w:r>
            </w:del>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4.1</w:t>
            </w:r>
          </w:p>
        </w:tc>
        <w:tc>
          <w:tcPr>
            <w:tcW w:w="7107" w:type="dxa"/>
          </w:tcPr>
          <w:p w:rsidR="001546D3" w:rsidRDefault="00577A85">
            <w:pPr>
              <w:pStyle w:val="TableParagraph"/>
              <w:spacing w:before="10"/>
              <w:ind w:left="114"/>
              <w:rPr>
                <w:rFonts w:ascii="Times New Roman"/>
              </w:rPr>
            </w:pPr>
            <w:r>
              <w:rPr>
                <w:rFonts w:ascii="Times New Roman"/>
              </w:rPr>
              <w:t>Sample</w:t>
            </w:r>
            <w:r>
              <w:rPr>
                <w:rFonts w:ascii="Times New Roman"/>
                <w:spacing w:val="-7"/>
              </w:rPr>
              <w:t xml:space="preserve"> </w:t>
            </w:r>
            <w:r>
              <w:rPr>
                <w:rFonts w:ascii="Times New Roman"/>
              </w:rPr>
              <w:t>Input and</w:t>
            </w:r>
            <w:r>
              <w:rPr>
                <w:rFonts w:ascii="Times New Roman"/>
                <w:spacing w:val="-5"/>
              </w:rPr>
              <w:t xml:space="preserve"> </w:t>
            </w:r>
            <w:r>
              <w:rPr>
                <w:rFonts w:ascii="Times New Roman"/>
              </w:rPr>
              <w:t>Output Screens</w:t>
            </w:r>
            <w:r>
              <w:rPr>
                <w:rFonts w:ascii="Times New Roman"/>
                <w:spacing w:val="-1"/>
              </w:rPr>
              <w:t xml:space="preserve"> </w:t>
            </w:r>
            <w:r>
              <w:rPr>
                <w:rFonts w:ascii="Times New Roman"/>
              </w:rPr>
              <w:t>(Screens</w:t>
            </w:r>
            <w:r>
              <w:rPr>
                <w:rFonts w:ascii="Times New Roman"/>
                <w:spacing w:val="4"/>
              </w:rPr>
              <w:t xml:space="preserve"> </w:t>
            </w:r>
            <w:r>
              <w:rPr>
                <w:rFonts w:ascii="Times New Roman"/>
              </w:rPr>
              <w:t>must have</w:t>
            </w:r>
            <w:r>
              <w:rPr>
                <w:rFonts w:ascii="Times New Roman"/>
                <w:spacing w:val="-2"/>
              </w:rPr>
              <w:t xml:space="preserve"> </w:t>
            </w:r>
            <w:r>
              <w:rPr>
                <w:rFonts w:ascii="Times New Roman"/>
              </w:rPr>
              <w:t>valid</w:t>
            </w:r>
            <w:r>
              <w:rPr>
                <w:rFonts w:ascii="Times New Roman"/>
                <w:spacing w:val="-6"/>
              </w:rPr>
              <w:t xml:space="preserve"> </w:t>
            </w:r>
            <w:r>
              <w:rPr>
                <w:rFonts w:ascii="Times New Roman"/>
              </w:rPr>
              <w:t>data.)</w:t>
            </w:r>
          </w:p>
        </w:tc>
        <w:tc>
          <w:tcPr>
            <w:tcW w:w="1114" w:type="dxa"/>
          </w:tcPr>
          <w:p w:rsidR="001546D3" w:rsidRDefault="009E5753">
            <w:pPr>
              <w:pStyle w:val="TableParagraph"/>
              <w:spacing w:before="15"/>
              <w:ind w:left="109"/>
              <w:rPr>
                <w:rFonts w:ascii="Times New Roman"/>
                <w:b/>
              </w:rPr>
            </w:pPr>
            <w:r>
              <w:rPr>
                <w:rFonts w:ascii="Times New Roman"/>
                <w:b/>
              </w:rPr>
              <w:t>28-35</w:t>
            </w:r>
            <w:del w:id="167" w:author="Manoj" w:date="2023-12-15T22:24:00Z">
              <w:r w:rsidR="00577A85" w:rsidDel="00DB6734">
                <w:rPr>
                  <w:rFonts w:ascii="Times New Roman"/>
                  <w:b/>
                </w:rPr>
                <w:delText>13</w:delText>
              </w:r>
            </w:del>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5</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Limitations</w:t>
            </w:r>
            <w:r>
              <w:rPr>
                <w:rFonts w:ascii="Times New Roman"/>
                <w:b/>
                <w:spacing w:val="-1"/>
              </w:rPr>
              <w:t xml:space="preserve"> </w:t>
            </w:r>
            <w:r>
              <w:rPr>
                <w:rFonts w:ascii="Times New Roman"/>
                <w:b/>
              </w:rPr>
              <w:t>of</w:t>
            </w:r>
            <w:r>
              <w:rPr>
                <w:rFonts w:ascii="Times New Roman"/>
                <w:b/>
                <w:spacing w:val="-2"/>
              </w:rPr>
              <w:t xml:space="preserve"> </w:t>
            </w: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9E5753">
            <w:pPr>
              <w:pStyle w:val="TableParagraph"/>
              <w:spacing w:before="15"/>
              <w:ind w:left="109"/>
              <w:rPr>
                <w:rFonts w:ascii="Times New Roman"/>
                <w:b/>
              </w:rPr>
            </w:pPr>
            <w:r>
              <w:rPr>
                <w:rFonts w:ascii="Times New Roman"/>
                <w:b/>
              </w:rPr>
              <w:t>36</w:t>
            </w:r>
            <w:del w:id="168" w:author="Manoj" w:date="2023-12-15T22:24:00Z">
              <w:r w:rsidR="00577A85" w:rsidDel="009577EB">
                <w:rPr>
                  <w:rFonts w:ascii="Times New Roman"/>
                  <w:b/>
                </w:rPr>
                <w:delText>14</w:delText>
              </w:r>
            </w:del>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6</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5"/>
              </w:rPr>
              <w:t xml:space="preserve"> </w:t>
            </w:r>
            <w:r>
              <w:rPr>
                <w:rFonts w:ascii="Times New Roman"/>
                <w:b/>
              </w:rPr>
              <w:t>Enhancements</w:t>
            </w:r>
          </w:p>
        </w:tc>
        <w:tc>
          <w:tcPr>
            <w:tcW w:w="1114" w:type="dxa"/>
          </w:tcPr>
          <w:p w:rsidR="001546D3" w:rsidRDefault="009E5753">
            <w:pPr>
              <w:pStyle w:val="TableParagraph"/>
              <w:spacing w:before="15"/>
              <w:ind w:left="109"/>
              <w:rPr>
                <w:rFonts w:ascii="Times New Roman"/>
                <w:b/>
              </w:rPr>
            </w:pPr>
            <w:r>
              <w:rPr>
                <w:rFonts w:ascii="Times New Roman"/>
                <w:b/>
              </w:rPr>
              <w:t>37</w:t>
            </w:r>
            <w:del w:id="169" w:author="Manoj" w:date="2023-12-15T22:24:00Z">
              <w:r w:rsidR="00577A85" w:rsidDel="009577EB">
                <w:rPr>
                  <w:rFonts w:ascii="Times New Roman"/>
                  <w:b/>
                </w:rPr>
                <w:delText>14</w:delText>
              </w:r>
            </w:del>
          </w:p>
        </w:tc>
      </w:tr>
      <w:tr w:rsidR="001546D3">
        <w:trPr>
          <w:trHeight w:val="508"/>
        </w:trPr>
        <w:tc>
          <w:tcPr>
            <w:tcW w:w="1594" w:type="dxa"/>
          </w:tcPr>
          <w:p w:rsidR="001546D3" w:rsidRDefault="00577A85">
            <w:pPr>
              <w:pStyle w:val="TableParagraph"/>
              <w:spacing w:before="15"/>
              <w:ind w:left="33"/>
              <w:jc w:val="center"/>
              <w:rPr>
                <w:rFonts w:ascii="Times New Roman"/>
                <w:b/>
              </w:rPr>
            </w:pPr>
            <w:r>
              <w:rPr>
                <w:rFonts w:ascii="Times New Roman"/>
                <w:b/>
              </w:rPr>
              <w:t>7</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Conclusion</w:t>
            </w:r>
          </w:p>
        </w:tc>
        <w:tc>
          <w:tcPr>
            <w:tcW w:w="1114" w:type="dxa"/>
          </w:tcPr>
          <w:p w:rsidR="001546D3" w:rsidRDefault="009E5753">
            <w:pPr>
              <w:pStyle w:val="TableParagraph"/>
              <w:spacing w:before="15"/>
              <w:ind w:left="109"/>
              <w:rPr>
                <w:rFonts w:ascii="Times New Roman"/>
                <w:b/>
              </w:rPr>
            </w:pPr>
            <w:r>
              <w:rPr>
                <w:rFonts w:ascii="Times New Roman"/>
                <w:b/>
              </w:rPr>
              <w:t>38</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8</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Bibliography</w:t>
            </w:r>
          </w:p>
        </w:tc>
        <w:tc>
          <w:tcPr>
            <w:tcW w:w="1114" w:type="dxa"/>
          </w:tcPr>
          <w:p w:rsidR="001546D3" w:rsidRDefault="009E5753">
            <w:pPr>
              <w:pStyle w:val="TableParagraph"/>
              <w:spacing w:before="15"/>
              <w:ind w:left="109"/>
              <w:rPr>
                <w:rFonts w:ascii="Times New Roman"/>
                <w:b/>
              </w:rPr>
            </w:pPr>
            <w:r>
              <w:rPr>
                <w:rFonts w:ascii="Times New Roman"/>
                <w:b/>
              </w:rPr>
              <w:t>39</w:t>
            </w:r>
          </w:p>
        </w:tc>
      </w:tr>
    </w:tbl>
    <w:p w:rsidR="001546D3" w:rsidRDefault="001546D3">
      <w:p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9853A9" w:rsidRDefault="00577A85" w:rsidP="003068DB">
      <w:pPr>
        <w:pStyle w:val="Heading2"/>
        <w:numPr>
          <w:ilvl w:val="0"/>
          <w:numId w:val="13"/>
        </w:numPr>
        <w:tabs>
          <w:tab w:val="left" w:pos="1265"/>
        </w:tabs>
        <w:ind w:hanging="365"/>
        <w:jc w:val="both"/>
        <w:rPr>
          <w:color w:val="FF0000"/>
          <w:sz w:val="32"/>
          <w:szCs w:val="32"/>
        </w:rPr>
      </w:pPr>
      <w:bookmarkStart w:id="170" w:name="1._Introduction"/>
      <w:bookmarkEnd w:id="170"/>
      <w:r w:rsidRPr="009853A9">
        <w:rPr>
          <w:color w:val="FF0000"/>
          <w:sz w:val="32"/>
          <w:szCs w:val="32"/>
        </w:rPr>
        <w:lastRenderedPageBreak/>
        <w:t>Introduction</w:t>
      </w:r>
    </w:p>
    <w:p w:rsidR="009853A9" w:rsidRPr="009853A9" w:rsidRDefault="009853A9" w:rsidP="003068DB">
      <w:pPr>
        <w:pStyle w:val="Heading2"/>
        <w:numPr>
          <w:ilvl w:val="1"/>
          <w:numId w:val="13"/>
        </w:numPr>
        <w:tabs>
          <w:tab w:val="left" w:pos="1265"/>
        </w:tabs>
        <w:jc w:val="both"/>
        <w:rPr>
          <w:color w:val="943634" w:themeColor="accent2" w:themeShade="BF"/>
          <w:sz w:val="28"/>
          <w:szCs w:val="28"/>
        </w:rPr>
      </w:pPr>
      <w:r w:rsidRPr="009853A9">
        <w:rPr>
          <w:color w:val="943634" w:themeColor="accent2" w:themeShade="BF"/>
          <w:sz w:val="28"/>
          <w:szCs w:val="28"/>
        </w:rPr>
        <w:t xml:space="preserve">Abstract </w:t>
      </w:r>
    </w:p>
    <w:p w:rsidR="009853A9" w:rsidRPr="009853A9" w:rsidRDefault="009853A9" w:rsidP="00731D93">
      <w:pPr>
        <w:pStyle w:val="Heading2"/>
        <w:tabs>
          <w:tab w:val="left" w:pos="1265"/>
        </w:tabs>
        <w:spacing w:line="276" w:lineRule="auto"/>
        <w:ind w:left="1246"/>
        <w:jc w:val="both"/>
        <w:rPr>
          <w:sz w:val="28"/>
          <w:szCs w:val="28"/>
        </w:rPr>
      </w:pPr>
    </w:p>
    <w:p w:rsidR="009853A9" w:rsidRDefault="009853A9" w:rsidP="00731D93">
      <w:pPr>
        <w:pStyle w:val="NormalWeb"/>
        <w:spacing w:before="0" w:beforeAutospacing="0" w:after="480" w:afterAutospacing="0" w:line="360" w:lineRule="auto"/>
        <w:jc w:val="both"/>
        <w:textAlignment w:val="baseline"/>
        <w:rPr>
          <w:color w:val="000000"/>
        </w:rPr>
      </w:pPr>
      <w:r>
        <w:rPr>
          <w:color w:val="000000"/>
        </w:rPr>
        <w:t xml:space="preserve">In this technical world, </w:t>
      </w:r>
      <w:r w:rsidRPr="00C379F4">
        <w:rPr>
          <w:color w:val="000000"/>
        </w:rPr>
        <w:t>humans are trying to convert manual processes into automation in ord</w:t>
      </w:r>
      <w:r w:rsidR="00A93ECB">
        <w:rPr>
          <w:color w:val="000000"/>
        </w:rPr>
        <w:t>er to save time and money. The Hospital Management S</w:t>
      </w:r>
      <w:r w:rsidRPr="00C379F4">
        <w:rPr>
          <w:color w:val="000000"/>
        </w:rPr>
        <w:t xml:space="preserve">ystem is a solution for hospitals there are many employees are working with doctors, nurses, staff </w:t>
      </w:r>
      <w:del w:id="171" w:author="Manoj" w:date="2023-12-15T22:27:00Z">
        <w:r w:rsidRPr="00C379F4" w:rsidDel="00540486">
          <w:rPr>
            <w:color w:val="000000"/>
          </w:rPr>
          <w:delText>members.This</w:delText>
        </w:r>
      </w:del>
      <w:ins w:id="172" w:author="Manoj" w:date="2023-12-15T22:27:00Z">
        <w:r w:rsidR="00540486" w:rsidRPr="00C379F4">
          <w:rPr>
            <w:color w:val="000000"/>
          </w:rPr>
          <w:t>members. This</w:t>
        </w:r>
      </w:ins>
      <w:r w:rsidRPr="00C379F4">
        <w:rPr>
          <w:color w:val="000000"/>
        </w:rPr>
        <w:t xml:space="preserve"> application is a web platform to handle and manage all the activity and maintain and centralize a database about the information that will be easily available with just one click on the </w:t>
      </w:r>
      <w:del w:id="173" w:author="Manoj" w:date="2023-12-15T22:27:00Z">
        <w:r w:rsidRPr="00C379F4" w:rsidDel="00540486">
          <w:rPr>
            <w:color w:val="000000"/>
          </w:rPr>
          <w:delText>web.Another</w:delText>
        </w:r>
      </w:del>
      <w:ins w:id="174" w:author="Manoj" w:date="2023-12-15T22:27:00Z">
        <w:r w:rsidR="00540486" w:rsidRPr="00C379F4">
          <w:rPr>
            <w:color w:val="000000"/>
          </w:rPr>
          <w:t>web. Another</w:t>
        </w:r>
      </w:ins>
      <w:r w:rsidRPr="00C379F4">
        <w:rPr>
          <w:color w:val="000000"/>
        </w:rPr>
        <w:t xml:space="preserve"> key part of this application is patient or you can say end-user of the application. So the system provides functionality to manage the end-user as well according to the relation of the work with a patient means Doctors, Staff or Nurse or Admin can manage the patients.</w:t>
      </w:r>
    </w:p>
    <w:p w:rsidR="009853A9" w:rsidRDefault="009853A9"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Pr="009853A9" w:rsidRDefault="00633E51" w:rsidP="003068DB">
      <w:pPr>
        <w:pStyle w:val="NormalWeb"/>
        <w:spacing w:before="0" w:beforeAutospacing="0" w:after="480" w:afterAutospacing="0"/>
        <w:jc w:val="both"/>
        <w:textAlignment w:val="baseline"/>
        <w:rPr>
          <w:color w:val="000000"/>
        </w:rPr>
      </w:pPr>
    </w:p>
    <w:p w:rsidR="001546D3" w:rsidRDefault="00577A85" w:rsidP="00731D93">
      <w:pPr>
        <w:pStyle w:val="Heading4"/>
        <w:numPr>
          <w:ilvl w:val="1"/>
          <w:numId w:val="13"/>
        </w:numPr>
        <w:tabs>
          <w:tab w:val="left" w:pos="30"/>
        </w:tabs>
        <w:spacing w:before="305"/>
        <w:ind w:left="0" w:firstLine="30"/>
        <w:jc w:val="both"/>
      </w:pPr>
      <w:bookmarkStart w:id="175" w:name="1.1Existing_System_&amp;_Need_for_System"/>
      <w:bookmarkEnd w:id="175"/>
      <w:r w:rsidRPr="009853A9">
        <w:rPr>
          <w:color w:val="943634" w:themeColor="accent2" w:themeShade="BF"/>
        </w:rPr>
        <w:lastRenderedPageBreak/>
        <w:t>Existing</w:t>
      </w:r>
      <w:r w:rsidRPr="009853A9">
        <w:rPr>
          <w:color w:val="943634" w:themeColor="accent2" w:themeShade="BF"/>
          <w:spacing w:val="-4"/>
        </w:rPr>
        <w:t xml:space="preserve"> </w:t>
      </w:r>
      <w:r w:rsidRPr="009853A9">
        <w:rPr>
          <w:color w:val="943634" w:themeColor="accent2" w:themeShade="BF"/>
        </w:rPr>
        <w:t>System</w:t>
      </w:r>
      <w:r w:rsidRPr="009853A9">
        <w:rPr>
          <w:color w:val="943634" w:themeColor="accent2" w:themeShade="BF"/>
          <w:spacing w:val="-5"/>
        </w:rPr>
        <w:t xml:space="preserve"> </w:t>
      </w:r>
      <w:r w:rsidRPr="009853A9">
        <w:rPr>
          <w:color w:val="943634" w:themeColor="accent2" w:themeShade="BF"/>
        </w:rPr>
        <w:t>&amp;</w:t>
      </w:r>
      <w:r w:rsidRPr="009853A9">
        <w:rPr>
          <w:color w:val="943634" w:themeColor="accent2" w:themeShade="BF"/>
          <w:spacing w:val="-5"/>
        </w:rPr>
        <w:t xml:space="preserve"> </w:t>
      </w:r>
      <w:r w:rsidRPr="009853A9">
        <w:rPr>
          <w:color w:val="943634" w:themeColor="accent2" w:themeShade="BF"/>
        </w:rPr>
        <w:t>Need</w:t>
      </w:r>
      <w:r w:rsidRPr="009853A9">
        <w:rPr>
          <w:color w:val="943634" w:themeColor="accent2" w:themeShade="BF"/>
          <w:spacing w:val="-4"/>
        </w:rPr>
        <w:t xml:space="preserve"> </w:t>
      </w:r>
      <w:r w:rsidRPr="009853A9">
        <w:rPr>
          <w:color w:val="943634" w:themeColor="accent2" w:themeShade="BF"/>
        </w:rPr>
        <w:t>for</w:t>
      </w:r>
      <w:r w:rsidRPr="009853A9">
        <w:rPr>
          <w:color w:val="943634" w:themeColor="accent2" w:themeShade="BF"/>
          <w:spacing w:val="-3"/>
        </w:rPr>
        <w:t xml:space="preserve"> </w:t>
      </w:r>
      <w:r w:rsidRPr="009853A9">
        <w:rPr>
          <w:color w:val="943634" w:themeColor="accent2" w:themeShade="BF"/>
        </w:rPr>
        <w:t>System</w:t>
      </w:r>
    </w:p>
    <w:p w:rsidR="001546D3" w:rsidRDefault="001546D3" w:rsidP="003068DB">
      <w:pPr>
        <w:pStyle w:val="BodyText"/>
        <w:spacing w:before="9"/>
        <w:jc w:val="both"/>
        <w:rPr>
          <w:b/>
          <w:sz w:val="40"/>
        </w:rPr>
      </w:pPr>
    </w:p>
    <w:p w:rsidR="001546D3" w:rsidRDefault="00577A85" w:rsidP="00731D93">
      <w:pPr>
        <w:pStyle w:val="BodyText"/>
        <w:spacing w:line="259" w:lineRule="auto"/>
        <w:ind w:right="-42"/>
        <w:jc w:val="both"/>
      </w:pPr>
      <w:r>
        <w:t xml:space="preserve">Before this, the management of the </w:t>
      </w:r>
      <w:r w:rsidR="008748BE">
        <w:t>hospital</w:t>
      </w:r>
      <w:r>
        <w:t xml:space="preserve"> is done manually. There are some problem arise</w:t>
      </w:r>
      <w:r>
        <w:rPr>
          <w:spacing w:val="1"/>
        </w:rPr>
        <w:t xml:space="preserve"> </w:t>
      </w:r>
      <w:r>
        <w:t xml:space="preserve">especially for the data retrieval. </w:t>
      </w:r>
      <w:r w:rsidR="008748BE">
        <w:t>Hospital</w:t>
      </w:r>
      <w:r>
        <w:t xml:space="preserve"> has a problem of loss of patient data. There is also</w:t>
      </w:r>
      <w:r>
        <w:rPr>
          <w:spacing w:val="1"/>
        </w:rPr>
        <w:t xml:space="preserve"> </w:t>
      </w:r>
      <w:r>
        <w:t xml:space="preserve">redundant patient data if the patient not sure whether they have come to the </w:t>
      </w:r>
      <w:r w:rsidR="008748BE">
        <w:t>hospital</w:t>
      </w:r>
      <w:r>
        <w:t xml:space="preserve"> before. So</w:t>
      </w:r>
      <w:r>
        <w:rPr>
          <w:spacing w:val="-57"/>
        </w:rPr>
        <w:t xml:space="preserve"> </w:t>
      </w:r>
      <w:r>
        <w:t>the</w:t>
      </w:r>
      <w:r>
        <w:rPr>
          <w:spacing w:val="-4"/>
        </w:rPr>
        <w:t xml:space="preserve"> </w:t>
      </w:r>
      <w:r>
        <w:t>clerk</w:t>
      </w:r>
      <w:r>
        <w:rPr>
          <w:spacing w:val="-2"/>
        </w:rPr>
        <w:t xml:space="preserve"> </w:t>
      </w:r>
      <w:r>
        <w:t>consider</w:t>
      </w:r>
      <w:r>
        <w:rPr>
          <w:spacing w:val="-2"/>
        </w:rPr>
        <w:t xml:space="preserve"> </w:t>
      </w:r>
      <w:r>
        <w:t>the</w:t>
      </w:r>
      <w:r>
        <w:rPr>
          <w:spacing w:val="-3"/>
        </w:rPr>
        <w:t xml:space="preserve"> </w:t>
      </w:r>
      <w:r>
        <w:t>patient</w:t>
      </w:r>
      <w:r>
        <w:rPr>
          <w:spacing w:val="3"/>
        </w:rPr>
        <w:t xml:space="preserve"> </w:t>
      </w:r>
      <w:r>
        <w:t>as</w:t>
      </w:r>
      <w:r>
        <w:rPr>
          <w:spacing w:val="-5"/>
        </w:rPr>
        <w:t xml:space="preserve"> </w:t>
      </w:r>
      <w:r>
        <w:t>a</w:t>
      </w:r>
      <w:r>
        <w:rPr>
          <w:spacing w:val="-3"/>
        </w:rPr>
        <w:t xml:space="preserve"> </w:t>
      </w:r>
      <w:r>
        <w:t>new</w:t>
      </w:r>
      <w:r>
        <w:rPr>
          <w:spacing w:val="-3"/>
        </w:rPr>
        <w:t xml:space="preserve"> </w:t>
      </w:r>
      <w:r>
        <w:t>patient</w:t>
      </w:r>
      <w:r>
        <w:rPr>
          <w:spacing w:val="2"/>
        </w:rPr>
        <w:t xml:space="preserve"> </w:t>
      </w:r>
      <w:r>
        <w:t>and</w:t>
      </w:r>
      <w:r>
        <w:rPr>
          <w:spacing w:val="-2"/>
        </w:rPr>
        <w:t xml:space="preserve"> </w:t>
      </w:r>
      <w:r>
        <w:t>add</w:t>
      </w:r>
      <w:r>
        <w:rPr>
          <w:spacing w:val="-3"/>
        </w:rPr>
        <w:t xml:space="preserve"> </w:t>
      </w:r>
      <w:r>
        <w:t>new</w:t>
      </w:r>
      <w:r>
        <w:rPr>
          <w:spacing w:val="-3"/>
        </w:rPr>
        <w:t xml:space="preserve"> </w:t>
      </w:r>
      <w:r>
        <w:t>data. Currently,</w:t>
      </w:r>
      <w:r>
        <w:rPr>
          <w:spacing w:val="-1"/>
        </w:rPr>
        <w:t xml:space="preserve"> </w:t>
      </w:r>
      <w:r>
        <w:t>the</w:t>
      </w:r>
      <w:r>
        <w:rPr>
          <w:spacing w:val="2"/>
        </w:rPr>
        <w:t xml:space="preserve"> </w:t>
      </w:r>
      <w:r>
        <w:t>inventory</w:t>
      </w:r>
      <w:r>
        <w:rPr>
          <w:spacing w:val="-7"/>
        </w:rPr>
        <w:t xml:space="preserve"> </w:t>
      </w:r>
      <w:r>
        <w:t>for</w:t>
      </w:r>
      <w:r>
        <w:rPr>
          <w:spacing w:val="-57"/>
        </w:rPr>
        <w:t xml:space="preserve"> </w:t>
      </w:r>
      <w:r>
        <w:t xml:space="preserve">the medicine is done manually. The management of the </w:t>
      </w:r>
      <w:r w:rsidR="008748BE">
        <w:t>hospital</w:t>
      </w:r>
      <w:r>
        <w:t xml:space="preserve"> also have to takes times to</w:t>
      </w:r>
      <w:r>
        <w:rPr>
          <w:spacing w:val="1"/>
        </w:rPr>
        <w:t xml:space="preserve"> </w:t>
      </w:r>
      <w:r>
        <w:t>check for the medicine inventory.</w:t>
      </w:r>
      <w:r>
        <w:rPr>
          <w:spacing w:val="1"/>
        </w:rPr>
        <w:t xml:space="preserve"> </w:t>
      </w:r>
      <w:del w:id="176" w:author="Manoj" w:date="2023-12-15T21:48:00Z">
        <w:r w:rsidDel="00A93ECB">
          <w:rPr>
            <w:color w:val="202020"/>
          </w:rPr>
          <w:delText>Clinic Management System</w:delText>
        </w:r>
      </w:del>
      <w:ins w:id="177" w:author="Manoj" w:date="2023-12-15T21:48:00Z">
        <w:r w:rsidR="00A93ECB">
          <w:rPr>
            <w:color w:val="202020"/>
          </w:rPr>
          <w:t>Hospital Management System</w:t>
        </w:r>
      </w:ins>
      <w:r>
        <w:rPr>
          <w:color w:val="202020"/>
        </w:rPr>
        <w:t xml:space="preserve"> is developed to support and</w:t>
      </w:r>
      <w:r>
        <w:rPr>
          <w:color w:val="202020"/>
          <w:spacing w:val="1"/>
        </w:rPr>
        <w:t xml:space="preserve"> </w:t>
      </w:r>
      <w:r>
        <w:rPr>
          <w:color w:val="202020"/>
        </w:rPr>
        <w:t>automate the</w:t>
      </w:r>
      <w:r>
        <w:rPr>
          <w:color w:val="202020"/>
          <w:spacing w:val="1"/>
        </w:rPr>
        <w:t xml:space="preserve"> </w:t>
      </w:r>
      <w:r w:rsidR="008748BE">
        <w:rPr>
          <w:color w:val="202020"/>
        </w:rPr>
        <w:t>hospital</w:t>
      </w:r>
      <w:r>
        <w:rPr>
          <w:color w:val="202020"/>
          <w:spacing w:val="1"/>
        </w:rPr>
        <w:t xml:space="preserve"> </w:t>
      </w:r>
      <w:r>
        <w:rPr>
          <w:color w:val="202020"/>
        </w:rPr>
        <w:t>daily</w:t>
      </w:r>
      <w:r>
        <w:rPr>
          <w:color w:val="202020"/>
          <w:spacing w:val="-8"/>
        </w:rPr>
        <w:t xml:space="preserve"> </w:t>
      </w:r>
      <w:r>
        <w:rPr>
          <w:color w:val="202020"/>
        </w:rPr>
        <w:t>operation.</w:t>
      </w:r>
    </w:p>
    <w:p w:rsidR="001546D3" w:rsidRDefault="00A93ECB" w:rsidP="00731D93">
      <w:pPr>
        <w:pStyle w:val="BodyText"/>
        <w:spacing w:before="160" w:line="259" w:lineRule="auto"/>
        <w:ind w:right="-42" w:firstLine="1260"/>
        <w:jc w:val="both"/>
      </w:pPr>
      <w:r>
        <w:rPr>
          <w:color w:val="000000"/>
        </w:rPr>
        <w:t>Hospital Management S</w:t>
      </w:r>
      <w:r w:rsidRPr="00C379F4">
        <w:rPr>
          <w:color w:val="000000"/>
        </w:rPr>
        <w:t>ystem</w:t>
      </w:r>
      <w:r w:rsidR="00577A85">
        <w:rPr>
          <w:color w:val="202020"/>
        </w:rPr>
        <w:t xml:space="preserve"> is a system that can help the </w:t>
      </w:r>
      <w:r w:rsidR="008748BE">
        <w:rPr>
          <w:color w:val="202020"/>
        </w:rPr>
        <w:t>hospital</w:t>
      </w:r>
      <w:r w:rsidR="00577A85">
        <w:rPr>
          <w:color w:val="202020"/>
        </w:rPr>
        <w:t xml:space="preserve"> to manage their daily</w:t>
      </w:r>
      <w:r w:rsidR="00577A85">
        <w:rPr>
          <w:color w:val="202020"/>
          <w:spacing w:val="1"/>
        </w:rPr>
        <w:t xml:space="preserve"> </w:t>
      </w:r>
      <w:r w:rsidR="00577A85">
        <w:rPr>
          <w:color w:val="202020"/>
        </w:rPr>
        <w:t xml:space="preserve">activity. This system will involve all the </w:t>
      </w:r>
      <w:r w:rsidR="008748BE">
        <w:rPr>
          <w:color w:val="202020"/>
        </w:rPr>
        <w:t>hospital</w:t>
      </w:r>
      <w:r w:rsidR="00577A85">
        <w:rPr>
          <w:color w:val="202020"/>
        </w:rPr>
        <w:t xml:space="preserve"> operation starting from patient registration</w:t>
      </w:r>
      <w:r w:rsidR="00577A85">
        <w:rPr>
          <w:color w:val="202020"/>
          <w:spacing w:val="-57"/>
        </w:rPr>
        <w:t xml:space="preserve"> </w:t>
      </w:r>
      <w:r w:rsidR="00577A85">
        <w:rPr>
          <w:color w:val="202020"/>
        </w:rPr>
        <w:t>until billing the patient. Here the patients can register through online and get their</w:t>
      </w:r>
      <w:r w:rsidR="00577A85">
        <w:rPr>
          <w:color w:val="202020"/>
          <w:spacing w:val="1"/>
        </w:rPr>
        <w:t xml:space="preserve"> </w:t>
      </w:r>
      <w:r w:rsidR="00577A85">
        <w:rPr>
          <w:color w:val="202020"/>
        </w:rPr>
        <w:t>appointment.</w:t>
      </w:r>
      <w:r w:rsidR="00577A85">
        <w:rPr>
          <w:color w:val="202020"/>
          <w:spacing w:val="-5"/>
        </w:rPr>
        <w:t xml:space="preserve"> </w:t>
      </w:r>
      <w:r w:rsidR="00577A85">
        <w:rPr>
          <w:color w:val="202020"/>
        </w:rPr>
        <w:t>This</w:t>
      </w:r>
      <w:r w:rsidR="00577A85">
        <w:rPr>
          <w:color w:val="202020"/>
          <w:spacing w:val="-3"/>
        </w:rPr>
        <w:t xml:space="preserve"> </w:t>
      </w:r>
      <w:r w:rsidR="00577A85">
        <w:rPr>
          <w:color w:val="202020"/>
        </w:rPr>
        <w:t>system</w:t>
      </w:r>
      <w:r w:rsidR="00577A85">
        <w:rPr>
          <w:color w:val="202020"/>
          <w:spacing w:val="-7"/>
        </w:rPr>
        <w:t xml:space="preserve"> </w:t>
      </w:r>
      <w:r w:rsidR="00577A85">
        <w:rPr>
          <w:color w:val="202020"/>
        </w:rPr>
        <w:t>help</w:t>
      </w:r>
      <w:r w:rsidR="00577A85">
        <w:rPr>
          <w:color w:val="202020"/>
          <w:spacing w:val="-1"/>
        </w:rPr>
        <w:t xml:space="preserve"> </w:t>
      </w:r>
      <w:r w:rsidR="00577A85">
        <w:rPr>
          <w:color w:val="202020"/>
        </w:rPr>
        <w:t>reduce</w:t>
      </w:r>
      <w:r w:rsidR="00577A85">
        <w:rPr>
          <w:color w:val="202020"/>
          <w:spacing w:val="-3"/>
        </w:rPr>
        <w:t xml:space="preserve"> </w:t>
      </w:r>
      <w:r w:rsidR="00577A85">
        <w:rPr>
          <w:color w:val="202020"/>
        </w:rPr>
        <w:t>the</w:t>
      </w:r>
      <w:r w:rsidR="00577A85">
        <w:rPr>
          <w:color w:val="202020"/>
          <w:spacing w:val="-2"/>
        </w:rPr>
        <w:t xml:space="preserve"> </w:t>
      </w:r>
      <w:r w:rsidR="00577A85">
        <w:rPr>
          <w:color w:val="202020"/>
        </w:rPr>
        <w:t>problems</w:t>
      </w:r>
      <w:r w:rsidR="00577A85">
        <w:rPr>
          <w:color w:val="202020"/>
          <w:spacing w:val="-4"/>
        </w:rPr>
        <w:t xml:space="preserve"> </w:t>
      </w:r>
      <w:r w:rsidR="00577A85">
        <w:rPr>
          <w:color w:val="202020"/>
        </w:rPr>
        <w:t>occur</w:t>
      </w:r>
      <w:r w:rsidR="00577A85">
        <w:rPr>
          <w:color w:val="202020"/>
          <w:spacing w:val="-4"/>
        </w:rPr>
        <w:t xml:space="preserve"> </w:t>
      </w:r>
      <w:r w:rsidR="00577A85">
        <w:rPr>
          <w:color w:val="202020"/>
        </w:rPr>
        <w:t>when</w:t>
      </w:r>
      <w:r w:rsidR="00577A85">
        <w:rPr>
          <w:color w:val="202020"/>
          <w:spacing w:val="-6"/>
        </w:rPr>
        <w:t xml:space="preserve"> </w:t>
      </w:r>
      <w:r w:rsidR="00577A85">
        <w:rPr>
          <w:color w:val="202020"/>
        </w:rPr>
        <w:t>using</w:t>
      </w:r>
      <w:r w:rsidR="00577A85">
        <w:rPr>
          <w:color w:val="202020"/>
          <w:spacing w:val="-2"/>
        </w:rPr>
        <w:t xml:space="preserve"> </w:t>
      </w:r>
      <w:r w:rsidR="00577A85">
        <w:rPr>
          <w:color w:val="202020"/>
        </w:rPr>
        <w:t>the</w:t>
      </w:r>
      <w:r w:rsidR="00577A85">
        <w:rPr>
          <w:color w:val="202020"/>
          <w:spacing w:val="2"/>
        </w:rPr>
        <w:t xml:space="preserve"> </w:t>
      </w:r>
      <w:r w:rsidR="00577A85">
        <w:rPr>
          <w:color w:val="202020"/>
        </w:rPr>
        <w:t>manual</w:t>
      </w:r>
      <w:r w:rsidR="00577A85">
        <w:rPr>
          <w:color w:val="202020"/>
          <w:spacing w:val="-6"/>
        </w:rPr>
        <w:t xml:space="preserve"> </w:t>
      </w:r>
      <w:r w:rsidR="00577A85">
        <w:rPr>
          <w:color w:val="202020"/>
        </w:rPr>
        <w:t>system.</w:t>
      </w:r>
      <w:r w:rsidR="00577A85">
        <w:rPr>
          <w:color w:val="202020"/>
          <w:spacing w:val="-57"/>
        </w:rPr>
        <w:t xml:space="preserve"> </w:t>
      </w:r>
      <w:r w:rsidR="00577A85">
        <w:rPr>
          <w:color w:val="202020"/>
        </w:rPr>
        <w:t>The important thing is it will become easier for the data record and retrieval. This</w:t>
      </w:r>
      <w:r w:rsidR="00577A85">
        <w:rPr>
          <w:color w:val="202020"/>
          <w:spacing w:val="1"/>
        </w:rPr>
        <w:t xml:space="preserve"> </w:t>
      </w:r>
      <w:r w:rsidR="00577A85">
        <w:rPr>
          <w:color w:val="202020"/>
        </w:rPr>
        <w:t>software also stores all the patient details, patients lab reports, bill calculation, billing,</w:t>
      </w:r>
      <w:r w:rsidR="00577A85">
        <w:rPr>
          <w:color w:val="202020"/>
          <w:spacing w:val="1"/>
        </w:rPr>
        <w:t xml:space="preserve"> </w:t>
      </w:r>
      <w:r w:rsidR="00577A85">
        <w:rPr>
          <w:color w:val="202020"/>
        </w:rPr>
        <w:t>monthly</w:t>
      </w:r>
      <w:r w:rsidR="00577A85">
        <w:rPr>
          <w:color w:val="202020"/>
          <w:spacing w:val="-7"/>
        </w:rPr>
        <w:t xml:space="preserve"> </w:t>
      </w:r>
      <w:r w:rsidR="00577A85">
        <w:rPr>
          <w:color w:val="202020"/>
        </w:rPr>
        <w:t>reports,</w:t>
      </w:r>
      <w:r w:rsidR="00577A85">
        <w:rPr>
          <w:color w:val="202020"/>
          <w:spacing w:val="4"/>
        </w:rPr>
        <w:t xml:space="preserve"> </w:t>
      </w:r>
      <w:r w:rsidR="00577A85">
        <w:rPr>
          <w:color w:val="202020"/>
        </w:rPr>
        <w:t>daily</w:t>
      </w:r>
      <w:r w:rsidR="00577A85">
        <w:rPr>
          <w:color w:val="202020"/>
          <w:spacing w:val="-7"/>
        </w:rPr>
        <w:t xml:space="preserve"> </w:t>
      </w:r>
      <w:r w:rsidR="00577A85">
        <w:rPr>
          <w:color w:val="202020"/>
        </w:rPr>
        <w:t>reports.</w:t>
      </w:r>
    </w:p>
    <w:p w:rsidR="001546D3" w:rsidRDefault="00577A85" w:rsidP="00731D93">
      <w:pPr>
        <w:pStyle w:val="BodyText"/>
        <w:spacing w:line="259" w:lineRule="auto"/>
        <w:ind w:right="-42" w:firstLine="1260"/>
        <w:jc w:val="both"/>
        <w:rPr>
          <w:ins w:id="178" w:author="Manoj" w:date="2023-12-15T22:14:00Z"/>
          <w:color w:val="202020"/>
        </w:rPr>
      </w:pPr>
      <w:r>
        <w:rPr>
          <w:color w:val="202020"/>
        </w:rPr>
        <w:t xml:space="preserve">The system enables doctors and </w:t>
      </w:r>
      <w:r w:rsidR="008748BE">
        <w:rPr>
          <w:color w:val="202020"/>
        </w:rPr>
        <w:t>hospital</w:t>
      </w:r>
      <w:r>
        <w:rPr>
          <w:color w:val="202020"/>
        </w:rPr>
        <w:t xml:space="preserve"> assistant to manage patient records, medicine</w:t>
      </w:r>
      <w:r>
        <w:rPr>
          <w:color w:val="202020"/>
          <w:spacing w:val="1"/>
        </w:rPr>
        <w:t xml:space="preserve"> </w:t>
      </w:r>
      <w:r>
        <w:rPr>
          <w:color w:val="202020"/>
        </w:rPr>
        <w:t>stock,</w:t>
      </w:r>
      <w:r>
        <w:rPr>
          <w:color w:val="202020"/>
          <w:spacing w:val="1"/>
        </w:rPr>
        <w:t xml:space="preserve"> </w:t>
      </w:r>
      <w:r>
        <w:rPr>
          <w:color w:val="202020"/>
        </w:rPr>
        <w:t>and appointment</w:t>
      </w:r>
      <w:r>
        <w:rPr>
          <w:color w:val="202020"/>
          <w:spacing w:val="5"/>
        </w:rPr>
        <w:t xml:space="preserve"> </w:t>
      </w:r>
      <w:r>
        <w:rPr>
          <w:color w:val="202020"/>
        </w:rPr>
        <w:t>and</w:t>
      </w:r>
      <w:r>
        <w:rPr>
          <w:color w:val="202020"/>
          <w:spacing w:val="-1"/>
        </w:rPr>
        <w:t xml:space="preserve"> </w:t>
      </w:r>
      <w:r>
        <w:rPr>
          <w:color w:val="202020"/>
        </w:rPr>
        <w:t>produce</w:t>
      </w:r>
      <w:r>
        <w:rPr>
          <w:color w:val="202020"/>
          <w:spacing w:val="-6"/>
        </w:rPr>
        <w:t xml:space="preserve"> </w:t>
      </w:r>
      <w:r>
        <w:rPr>
          <w:color w:val="202020"/>
        </w:rPr>
        <w:t>reports.</w:t>
      </w:r>
      <w:r>
        <w:rPr>
          <w:color w:val="202020"/>
          <w:spacing w:val="-3"/>
        </w:rPr>
        <w:t xml:space="preserve"> </w:t>
      </w:r>
      <w:r>
        <w:rPr>
          <w:color w:val="202020"/>
        </w:rPr>
        <w:t>This</w:t>
      </w:r>
      <w:r>
        <w:rPr>
          <w:color w:val="202020"/>
          <w:spacing w:val="-2"/>
        </w:rPr>
        <w:t xml:space="preserve"> </w:t>
      </w:r>
      <w:r>
        <w:rPr>
          <w:color w:val="202020"/>
        </w:rPr>
        <w:t>system</w:t>
      </w:r>
      <w:r>
        <w:rPr>
          <w:color w:val="202020"/>
          <w:spacing w:val="-9"/>
        </w:rPr>
        <w:t xml:space="preserve"> </w:t>
      </w:r>
      <w:r>
        <w:rPr>
          <w:color w:val="202020"/>
        </w:rPr>
        <w:t>will</w:t>
      </w:r>
      <w:r>
        <w:rPr>
          <w:color w:val="202020"/>
          <w:spacing w:val="-5"/>
        </w:rPr>
        <w:t xml:space="preserve"> </w:t>
      </w:r>
      <w:r>
        <w:rPr>
          <w:color w:val="202020"/>
        </w:rPr>
        <w:t>be</w:t>
      </w:r>
      <w:r>
        <w:rPr>
          <w:color w:val="202020"/>
          <w:spacing w:val="-1"/>
        </w:rPr>
        <w:t xml:space="preserve"> </w:t>
      </w:r>
      <w:r>
        <w:rPr>
          <w:color w:val="202020"/>
        </w:rPr>
        <w:t>able</w:t>
      </w:r>
      <w:r>
        <w:rPr>
          <w:color w:val="202020"/>
          <w:spacing w:val="-1"/>
        </w:rPr>
        <w:t xml:space="preserve"> </w:t>
      </w:r>
      <w:r>
        <w:rPr>
          <w:color w:val="202020"/>
        </w:rPr>
        <w:t>to</w:t>
      </w:r>
      <w:r>
        <w:rPr>
          <w:color w:val="202020"/>
          <w:spacing w:val="-1"/>
        </w:rPr>
        <w:t xml:space="preserve"> </w:t>
      </w:r>
      <w:r>
        <w:rPr>
          <w:color w:val="202020"/>
        </w:rPr>
        <w:t>generate</w:t>
      </w:r>
      <w:r>
        <w:rPr>
          <w:color w:val="202020"/>
          <w:spacing w:val="-6"/>
        </w:rPr>
        <w:t xml:space="preserve"> </w:t>
      </w:r>
      <w:r>
        <w:rPr>
          <w:color w:val="202020"/>
        </w:rPr>
        <w:t>report</w:t>
      </w:r>
      <w:r>
        <w:rPr>
          <w:color w:val="202020"/>
          <w:spacing w:val="-57"/>
        </w:rPr>
        <w:t xml:space="preserve"> </w:t>
      </w:r>
      <w:r>
        <w:rPr>
          <w:color w:val="202020"/>
        </w:rPr>
        <w:t xml:space="preserve">regarding the </w:t>
      </w:r>
      <w:r w:rsidR="008748BE">
        <w:rPr>
          <w:color w:val="202020"/>
        </w:rPr>
        <w:t>hospital</w:t>
      </w:r>
      <w:r>
        <w:rPr>
          <w:color w:val="202020"/>
        </w:rPr>
        <w:t xml:space="preserve"> operation. User can enter the patient details. </w:t>
      </w:r>
      <w:del w:id="179" w:author="Manoj" w:date="2023-12-15T22:33:00Z">
        <w:r w:rsidDel="009D58D0">
          <w:rPr>
            <w:color w:val="202020"/>
          </w:rPr>
          <w:delText>what ever</w:delText>
        </w:r>
      </w:del>
      <w:ins w:id="180" w:author="Manoj" w:date="2023-12-15T22:33:00Z">
        <w:r w:rsidR="009D58D0">
          <w:rPr>
            <w:color w:val="202020"/>
          </w:rPr>
          <w:t>Whatever</w:t>
        </w:r>
      </w:ins>
      <w:r>
        <w:rPr>
          <w:color w:val="202020"/>
        </w:rPr>
        <w:t xml:space="preserve"> treatment he</w:t>
      </w:r>
      <w:r>
        <w:rPr>
          <w:color w:val="202020"/>
          <w:spacing w:val="-58"/>
        </w:rPr>
        <w:t xml:space="preserve"> </w:t>
      </w:r>
      <w:r>
        <w:rPr>
          <w:color w:val="202020"/>
        </w:rPr>
        <w:t>has taken will also be saved in the database. Other than that, the system is user friendly</w:t>
      </w:r>
      <w:r>
        <w:rPr>
          <w:color w:val="202020"/>
          <w:spacing w:val="-57"/>
        </w:rPr>
        <w:t xml:space="preserve"> </w:t>
      </w:r>
      <w:r>
        <w:rPr>
          <w:color w:val="202020"/>
        </w:rPr>
        <w:t>and</w:t>
      </w:r>
      <w:r>
        <w:rPr>
          <w:color w:val="202020"/>
          <w:spacing w:val="5"/>
        </w:rPr>
        <w:t xml:space="preserve"> </w:t>
      </w:r>
      <w:r>
        <w:rPr>
          <w:color w:val="202020"/>
        </w:rPr>
        <w:t>it</w:t>
      </w:r>
      <w:r>
        <w:rPr>
          <w:color w:val="202020"/>
          <w:spacing w:val="6"/>
        </w:rPr>
        <w:t xml:space="preserve"> </w:t>
      </w:r>
      <w:r>
        <w:rPr>
          <w:color w:val="202020"/>
        </w:rPr>
        <w:t>can</w:t>
      </w:r>
      <w:r>
        <w:rPr>
          <w:color w:val="202020"/>
          <w:spacing w:val="1"/>
        </w:rPr>
        <w:t xml:space="preserve"> </w:t>
      </w:r>
      <w:r>
        <w:rPr>
          <w:color w:val="202020"/>
        </w:rPr>
        <w:t>help</w:t>
      </w:r>
      <w:r>
        <w:rPr>
          <w:color w:val="202020"/>
          <w:spacing w:val="1"/>
        </w:rPr>
        <w:t xml:space="preserve"> </w:t>
      </w:r>
      <w:r>
        <w:rPr>
          <w:color w:val="202020"/>
        </w:rPr>
        <w:t xml:space="preserve">the </w:t>
      </w:r>
      <w:r w:rsidR="008748BE">
        <w:rPr>
          <w:color w:val="202020"/>
        </w:rPr>
        <w:t>hospital</w:t>
      </w:r>
      <w:r>
        <w:rPr>
          <w:color w:val="202020"/>
        </w:rPr>
        <w:t xml:space="preserve"> to</w:t>
      </w:r>
      <w:r>
        <w:rPr>
          <w:color w:val="202020"/>
          <w:spacing w:val="7"/>
        </w:rPr>
        <w:t xml:space="preserve"> </w:t>
      </w:r>
      <w:r>
        <w:rPr>
          <w:color w:val="202020"/>
        </w:rPr>
        <w:t>manage their</w:t>
      </w:r>
      <w:r>
        <w:rPr>
          <w:color w:val="202020"/>
          <w:spacing w:val="2"/>
        </w:rPr>
        <w:t xml:space="preserve"> </w:t>
      </w:r>
      <w:r>
        <w:rPr>
          <w:color w:val="202020"/>
        </w:rPr>
        <w:t>activity.</w:t>
      </w:r>
    </w:p>
    <w:p w:rsidR="0012067C" w:rsidRDefault="0012067C" w:rsidP="003068DB">
      <w:pPr>
        <w:pStyle w:val="BodyText"/>
        <w:spacing w:line="259" w:lineRule="auto"/>
        <w:ind w:left="1260" w:right="1146"/>
        <w:jc w:val="both"/>
        <w:rPr>
          <w:ins w:id="181" w:author="Manoj" w:date="2023-12-15T22:14:00Z"/>
          <w:color w:val="202020"/>
        </w:rPr>
      </w:pPr>
    </w:p>
    <w:p w:rsidR="0012067C" w:rsidRDefault="0012067C" w:rsidP="003068DB">
      <w:pPr>
        <w:pStyle w:val="BodyText"/>
        <w:spacing w:line="259" w:lineRule="auto"/>
        <w:ind w:left="1260" w:right="1146"/>
        <w:jc w:val="both"/>
        <w:rPr>
          <w:ins w:id="182" w:author="Manoj" w:date="2023-12-15T22:14:00Z"/>
          <w:color w:val="202020"/>
        </w:rPr>
      </w:pPr>
    </w:p>
    <w:p w:rsidR="0012067C" w:rsidRDefault="0012067C" w:rsidP="003068DB">
      <w:pPr>
        <w:pStyle w:val="BodyText"/>
        <w:spacing w:line="259" w:lineRule="auto"/>
        <w:ind w:left="1260" w:right="1146"/>
        <w:jc w:val="both"/>
        <w:rPr>
          <w:ins w:id="183" w:author="Manoj" w:date="2023-12-15T22:14:00Z"/>
          <w:color w:val="202020"/>
        </w:rPr>
      </w:pPr>
    </w:p>
    <w:p w:rsidR="0012067C" w:rsidRDefault="0012067C" w:rsidP="003068DB">
      <w:pPr>
        <w:pStyle w:val="BodyText"/>
        <w:spacing w:line="259" w:lineRule="auto"/>
        <w:ind w:left="1260" w:right="1146"/>
        <w:jc w:val="both"/>
        <w:rPr>
          <w:ins w:id="184" w:author="Manoj" w:date="2023-12-15T22:14:00Z"/>
          <w:color w:val="202020"/>
        </w:rPr>
      </w:pPr>
    </w:p>
    <w:p w:rsidR="0012067C" w:rsidRDefault="0012067C" w:rsidP="003068DB">
      <w:pPr>
        <w:pStyle w:val="BodyText"/>
        <w:spacing w:line="259" w:lineRule="auto"/>
        <w:ind w:left="1260" w:right="1146"/>
        <w:jc w:val="both"/>
        <w:rPr>
          <w:ins w:id="185" w:author="Manoj" w:date="2023-12-15T22:14:00Z"/>
          <w:color w:val="202020"/>
        </w:rPr>
      </w:pPr>
    </w:p>
    <w:p w:rsidR="0012067C" w:rsidRDefault="0012067C" w:rsidP="003068DB">
      <w:pPr>
        <w:pStyle w:val="BodyText"/>
        <w:spacing w:line="259" w:lineRule="auto"/>
        <w:ind w:left="1260" w:right="1146"/>
        <w:jc w:val="both"/>
        <w:rPr>
          <w:ins w:id="186" w:author="Manoj" w:date="2023-12-15T22:14:00Z"/>
          <w:color w:val="202020"/>
        </w:rPr>
      </w:pPr>
    </w:p>
    <w:p w:rsidR="0012067C" w:rsidRDefault="0012067C" w:rsidP="003068DB">
      <w:pPr>
        <w:pStyle w:val="BodyText"/>
        <w:spacing w:line="259" w:lineRule="auto"/>
        <w:ind w:left="1260" w:right="1146"/>
        <w:jc w:val="both"/>
        <w:rPr>
          <w:ins w:id="187" w:author="Manoj" w:date="2023-12-15T22:14:00Z"/>
          <w:color w:val="202020"/>
        </w:rPr>
      </w:pPr>
    </w:p>
    <w:p w:rsidR="0012067C" w:rsidRDefault="0012067C" w:rsidP="003068DB">
      <w:pPr>
        <w:pStyle w:val="BodyText"/>
        <w:spacing w:line="259" w:lineRule="auto"/>
        <w:ind w:left="1260" w:right="1146"/>
        <w:jc w:val="both"/>
      </w:pPr>
    </w:p>
    <w:p w:rsidR="001546D3" w:rsidRDefault="001546D3"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1546D3" w:rsidRDefault="00577A85" w:rsidP="003068DB">
      <w:pPr>
        <w:pStyle w:val="Heading4"/>
        <w:numPr>
          <w:ilvl w:val="1"/>
          <w:numId w:val="13"/>
        </w:numPr>
        <w:tabs>
          <w:tab w:val="left" w:pos="1247"/>
        </w:tabs>
        <w:spacing w:before="207"/>
        <w:jc w:val="both"/>
        <w:rPr>
          <w:color w:val="943634" w:themeColor="accent2" w:themeShade="BF"/>
        </w:rPr>
      </w:pPr>
      <w:bookmarkStart w:id="188" w:name="1.2Scope_of_System"/>
      <w:bookmarkEnd w:id="188"/>
      <w:r w:rsidRPr="009853A9">
        <w:rPr>
          <w:color w:val="943634" w:themeColor="accent2" w:themeShade="BF"/>
        </w:rPr>
        <w:lastRenderedPageBreak/>
        <w:t>Scope</w:t>
      </w:r>
      <w:r w:rsidRPr="009853A9">
        <w:rPr>
          <w:color w:val="943634" w:themeColor="accent2" w:themeShade="BF"/>
          <w:spacing w:val="-7"/>
        </w:rPr>
        <w:t xml:space="preserve"> </w:t>
      </w:r>
      <w:r w:rsidRPr="009853A9">
        <w:rPr>
          <w:color w:val="943634" w:themeColor="accent2" w:themeShade="BF"/>
        </w:rPr>
        <w:t>of</w:t>
      </w:r>
      <w:r w:rsidRPr="009853A9">
        <w:rPr>
          <w:color w:val="943634" w:themeColor="accent2" w:themeShade="BF"/>
          <w:spacing w:val="-5"/>
        </w:rPr>
        <w:t xml:space="preserve"> </w:t>
      </w:r>
      <w:r w:rsidRPr="009853A9">
        <w:rPr>
          <w:color w:val="943634" w:themeColor="accent2" w:themeShade="BF"/>
        </w:rPr>
        <w:t>System</w:t>
      </w:r>
    </w:p>
    <w:p w:rsidR="00731D93" w:rsidRPr="009853A9" w:rsidRDefault="00731D93" w:rsidP="00731D93">
      <w:pPr>
        <w:pStyle w:val="Heading4"/>
        <w:tabs>
          <w:tab w:val="left" w:pos="1247"/>
        </w:tabs>
        <w:spacing w:before="207"/>
        <w:ind w:left="894" w:firstLine="0"/>
        <w:jc w:val="both"/>
        <w:rPr>
          <w:color w:val="943634" w:themeColor="accent2" w:themeShade="BF"/>
        </w:rPr>
      </w:pPr>
    </w:p>
    <w:p w:rsidR="001546D3" w:rsidRDefault="00577A85" w:rsidP="00731D93">
      <w:pPr>
        <w:pStyle w:val="BodyText"/>
        <w:ind w:right="-42" w:firstLine="1246"/>
        <w:jc w:val="both"/>
      </w:pPr>
      <w:r>
        <w:rPr>
          <w:color w:val="202429"/>
        </w:rPr>
        <w:t>The scope of the product is to change from manual system to computerized store</w:t>
      </w:r>
      <w:r>
        <w:rPr>
          <w:color w:val="202429"/>
          <w:spacing w:val="1"/>
        </w:rPr>
        <w:t xml:space="preserve"> </w:t>
      </w:r>
      <w:r>
        <w:rPr>
          <w:color w:val="202429"/>
        </w:rPr>
        <w:t>management system, which is allowing easy communication between staff, doctors and</w:t>
      </w:r>
      <w:r>
        <w:rPr>
          <w:color w:val="202429"/>
          <w:spacing w:val="1"/>
        </w:rPr>
        <w:t xml:space="preserve"> </w:t>
      </w:r>
      <w:r>
        <w:rPr>
          <w:color w:val="202429"/>
        </w:rPr>
        <w:t xml:space="preserve">patient. In </w:t>
      </w:r>
      <w:r w:rsidR="008748BE">
        <w:rPr>
          <w:color w:val="202429"/>
        </w:rPr>
        <w:t>hospital</w:t>
      </w:r>
      <w:r>
        <w:rPr>
          <w:color w:val="202429"/>
        </w:rPr>
        <w:t xml:space="preserve"> system use database system for all information that make the process of</w:t>
      </w:r>
      <w:r>
        <w:rPr>
          <w:color w:val="202429"/>
          <w:spacing w:val="1"/>
        </w:rPr>
        <w:t xml:space="preserve"> </w:t>
      </w:r>
      <w:r>
        <w:rPr>
          <w:color w:val="202429"/>
        </w:rPr>
        <w:t>work</w:t>
      </w:r>
      <w:r>
        <w:rPr>
          <w:color w:val="202429"/>
          <w:spacing w:val="-6"/>
        </w:rPr>
        <w:t xml:space="preserve"> </w:t>
      </w:r>
      <w:r>
        <w:rPr>
          <w:color w:val="202429"/>
        </w:rPr>
        <w:t>going</w:t>
      </w:r>
      <w:r>
        <w:rPr>
          <w:color w:val="202429"/>
          <w:spacing w:val="-1"/>
        </w:rPr>
        <w:t xml:space="preserve"> </w:t>
      </w:r>
      <w:r>
        <w:rPr>
          <w:color w:val="202429"/>
        </w:rPr>
        <w:t>easily.</w:t>
      </w:r>
      <w:r>
        <w:rPr>
          <w:color w:val="202429"/>
          <w:spacing w:val="1"/>
        </w:rPr>
        <w:t xml:space="preserve"> </w:t>
      </w:r>
      <w:r>
        <w:rPr>
          <w:color w:val="202429"/>
        </w:rPr>
        <w:t>In</w:t>
      </w:r>
      <w:r>
        <w:rPr>
          <w:color w:val="202429"/>
          <w:spacing w:val="-6"/>
        </w:rPr>
        <w:t xml:space="preserve"> </w:t>
      </w:r>
      <w:r>
        <w:rPr>
          <w:color w:val="202429"/>
        </w:rPr>
        <w:t>the</w:t>
      </w:r>
      <w:r>
        <w:rPr>
          <w:color w:val="202429"/>
          <w:spacing w:val="-2"/>
        </w:rPr>
        <w:t xml:space="preserve"> </w:t>
      </w:r>
      <w:del w:id="189" w:author="Manoj" w:date="2023-12-15T21:48:00Z">
        <w:r w:rsidDel="00A93ECB">
          <w:rPr>
            <w:color w:val="202429"/>
          </w:rPr>
          <w:delText>clinic</w:delText>
        </w:r>
        <w:r w:rsidDel="00A93ECB">
          <w:rPr>
            <w:color w:val="202429"/>
            <w:spacing w:val="3"/>
          </w:rPr>
          <w:delText xml:space="preserve"> </w:delText>
        </w:r>
        <w:r w:rsidDel="00A93ECB">
          <w:rPr>
            <w:color w:val="202429"/>
          </w:rPr>
          <w:delText>management</w:delText>
        </w:r>
        <w:r w:rsidDel="00A93ECB">
          <w:rPr>
            <w:color w:val="202429"/>
            <w:spacing w:val="4"/>
          </w:rPr>
          <w:delText xml:space="preserve"> </w:delText>
        </w:r>
        <w:r w:rsidDel="00A93ECB">
          <w:rPr>
            <w:color w:val="202429"/>
          </w:rPr>
          <w:delText>system</w:delText>
        </w:r>
      </w:del>
      <w:ins w:id="190" w:author="Manoj" w:date="2023-12-15T21:48:00Z">
        <w:r w:rsidR="00A93ECB">
          <w:rPr>
            <w:color w:val="202429"/>
          </w:rPr>
          <w:t>Hospital Management System</w:t>
        </w:r>
      </w:ins>
      <w:r>
        <w:rPr>
          <w:color w:val="202429"/>
          <w:spacing w:val="-6"/>
        </w:rPr>
        <w:t xml:space="preserve"> </w:t>
      </w:r>
      <w:r>
        <w:rPr>
          <w:color w:val="202429"/>
        </w:rPr>
        <w:t>is</w:t>
      </w:r>
      <w:r>
        <w:rPr>
          <w:color w:val="202429"/>
          <w:spacing w:val="-3"/>
        </w:rPr>
        <w:t xml:space="preserve"> </w:t>
      </w:r>
      <w:r>
        <w:rPr>
          <w:color w:val="202429"/>
        </w:rPr>
        <w:t>easy</w:t>
      </w:r>
      <w:r>
        <w:rPr>
          <w:color w:val="202429"/>
          <w:spacing w:val="-6"/>
        </w:rPr>
        <w:t xml:space="preserve"> </w:t>
      </w:r>
      <w:r>
        <w:rPr>
          <w:color w:val="202429"/>
        </w:rPr>
        <w:t>to</w:t>
      </w:r>
      <w:r>
        <w:rPr>
          <w:color w:val="202429"/>
          <w:spacing w:val="4"/>
        </w:rPr>
        <w:t xml:space="preserve"> </w:t>
      </w:r>
      <w:r>
        <w:rPr>
          <w:color w:val="202429"/>
        </w:rPr>
        <w:t>add,</w:t>
      </w:r>
      <w:r>
        <w:rPr>
          <w:color w:val="202429"/>
          <w:spacing w:val="-4"/>
        </w:rPr>
        <w:t xml:space="preserve"> </w:t>
      </w:r>
      <w:r>
        <w:rPr>
          <w:color w:val="202429"/>
        </w:rPr>
        <w:t>modify</w:t>
      </w:r>
      <w:r>
        <w:rPr>
          <w:color w:val="202429"/>
          <w:spacing w:val="-10"/>
        </w:rPr>
        <w:t xml:space="preserve"> </w:t>
      </w:r>
      <w:r>
        <w:rPr>
          <w:color w:val="202429"/>
        </w:rPr>
        <w:t>and</w:t>
      </w:r>
      <w:r>
        <w:rPr>
          <w:color w:val="202429"/>
          <w:spacing w:val="-1"/>
        </w:rPr>
        <w:t xml:space="preserve"> </w:t>
      </w:r>
      <w:r>
        <w:rPr>
          <w:color w:val="202429"/>
        </w:rPr>
        <w:t>delete</w:t>
      </w:r>
      <w:r>
        <w:rPr>
          <w:color w:val="202429"/>
          <w:spacing w:val="-2"/>
        </w:rPr>
        <w:t xml:space="preserve"> </w:t>
      </w:r>
      <w:r>
        <w:rPr>
          <w:color w:val="202429"/>
        </w:rPr>
        <w:t>records</w:t>
      </w:r>
      <w:r>
        <w:rPr>
          <w:color w:val="202429"/>
          <w:spacing w:val="-57"/>
        </w:rPr>
        <w:t xml:space="preserve"> </w:t>
      </w:r>
      <w:r>
        <w:rPr>
          <w:color w:val="202429"/>
        </w:rPr>
        <w:t>instead of</w:t>
      </w:r>
      <w:r>
        <w:rPr>
          <w:color w:val="202429"/>
          <w:spacing w:val="-7"/>
        </w:rPr>
        <w:t xml:space="preserve"> </w:t>
      </w:r>
      <w:r>
        <w:rPr>
          <w:color w:val="202429"/>
        </w:rPr>
        <w:t>changing</w:t>
      </w:r>
      <w:r>
        <w:rPr>
          <w:color w:val="202429"/>
          <w:spacing w:val="1"/>
        </w:rPr>
        <w:t xml:space="preserve"> </w:t>
      </w:r>
      <w:r>
        <w:rPr>
          <w:color w:val="202429"/>
        </w:rPr>
        <w:t>or</w:t>
      </w:r>
      <w:r>
        <w:rPr>
          <w:color w:val="202429"/>
          <w:spacing w:val="2"/>
        </w:rPr>
        <w:t xml:space="preserve"> </w:t>
      </w:r>
      <w:r>
        <w:rPr>
          <w:color w:val="202429"/>
        </w:rPr>
        <w:t>destroying</w:t>
      </w:r>
      <w:r>
        <w:rPr>
          <w:color w:val="202429"/>
          <w:spacing w:val="1"/>
        </w:rPr>
        <w:t xml:space="preserve"> </w:t>
      </w:r>
      <w:r>
        <w:rPr>
          <w:color w:val="202429"/>
        </w:rPr>
        <w:t>the whole</w:t>
      </w:r>
      <w:r>
        <w:rPr>
          <w:color w:val="202429"/>
          <w:spacing w:val="4"/>
        </w:rPr>
        <w:t xml:space="preserve"> </w:t>
      </w:r>
      <w:r>
        <w:rPr>
          <w:color w:val="202429"/>
        </w:rPr>
        <w:t>file.</w:t>
      </w:r>
      <w:r>
        <w:rPr>
          <w:color w:val="202429"/>
          <w:spacing w:val="8"/>
        </w:rPr>
        <w:t xml:space="preserve"> </w:t>
      </w:r>
      <w:r>
        <w:rPr>
          <w:color w:val="202429"/>
        </w:rPr>
        <w:t>Also</w:t>
      </w:r>
      <w:r>
        <w:rPr>
          <w:color w:val="202429"/>
          <w:spacing w:val="4"/>
        </w:rPr>
        <w:t xml:space="preserve"> </w:t>
      </w:r>
      <w:r>
        <w:rPr>
          <w:color w:val="202429"/>
        </w:rPr>
        <w:t>the interface of</w:t>
      </w:r>
      <w:r>
        <w:rPr>
          <w:color w:val="202429"/>
          <w:spacing w:val="-7"/>
        </w:rPr>
        <w:t xml:space="preserve"> </w:t>
      </w:r>
      <w:r>
        <w:rPr>
          <w:color w:val="202429"/>
        </w:rPr>
        <w:t>the system</w:t>
      </w:r>
      <w:r>
        <w:rPr>
          <w:color w:val="202429"/>
          <w:spacing w:val="-4"/>
        </w:rPr>
        <w:t xml:space="preserve"> </w:t>
      </w:r>
      <w:r>
        <w:rPr>
          <w:color w:val="202429"/>
        </w:rPr>
        <w:t>is</w:t>
      </w:r>
      <w:r>
        <w:rPr>
          <w:color w:val="202429"/>
          <w:spacing w:val="3"/>
        </w:rPr>
        <w:t xml:space="preserve"> </w:t>
      </w:r>
      <w:r>
        <w:rPr>
          <w:color w:val="202429"/>
        </w:rPr>
        <w:t>much</w:t>
      </w:r>
      <w:r>
        <w:rPr>
          <w:color w:val="202429"/>
          <w:spacing w:val="1"/>
        </w:rPr>
        <w:t xml:space="preserve"> </w:t>
      </w:r>
      <w:r>
        <w:rPr>
          <w:color w:val="202429"/>
        </w:rPr>
        <w:t>user friendly. By this software the searching will be easily by simply typing the letters that</w:t>
      </w:r>
      <w:r>
        <w:rPr>
          <w:color w:val="202429"/>
          <w:spacing w:val="1"/>
        </w:rPr>
        <w:t xml:space="preserve"> </w:t>
      </w:r>
      <w:r>
        <w:rPr>
          <w:color w:val="202429"/>
        </w:rPr>
        <w:t>much them. In the computerized system you can easily keep your data save, for example by</w:t>
      </w:r>
      <w:r>
        <w:rPr>
          <w:color w:val="202429"/>
          <w:spacing w:val="1"/>
        </w:rPr>
        <w:t xml:space="preserve"> </w:t>
      </w:r>
      <w:r>
        <w:rPr>
          <w:color w:val="202429"/>
        </w:rPr>
        <w:t>creating another copy of whole system and save it as a backup. When any failure happens to</w:t>
      </w:r>
      <w:r>
        <w:rPr>
          <w:color w:val="202429"/>
          <w:spacing w:val="1"/>
        </w:rPr>
        <w:t xml:space="preserve"> </w:t>
      </w:r>
      <w:r>
        <w:rPr>
          <w:color w:val="202429"/>
        </w:rPr>
        <w:t>your</w:t>
      </w:r>
      <w:r>
        <w:rPr>
          <w:color w:val="202429"/>
          <w:spacing w:val="2"/>
        </w:rPr>
        <w:t xml:space="preserve"> </w:t>
      </w:r>
      <w:r>
        <w:rPr>
          <w:color w:val="202429"/>
        </w:rPr>
        <w:t>system</w:t>
      </w:r>
      <w:r>
        <w:rPr>
          <w:color w:val="202429"/>
          <w:spacing w:val="-5"/>
        </w:rPr>
        <w:t xml:space="preserve"> </w:t>
      </w:r>
      <w:r>
        <w:rPr>
          <w:color w:val="202429"/>
        </w:rPr>
        <w:t>then</w:t>
      </w:r>
      <w:r>
        <w:rPr>
          <w:color w:val="202429"/>
          <w:spacing w:val="2"/>
        </w:rPr>
        <w:t xml:space="preserve"> </w:t>
      </w:r>
      <w:r>
        <w:rPr>
          <w:color w:val="202429"/>
        </w:rPr>
        <w:t>you</w:t>
      </w:r>
      <w:r>
        <w:rPr>
          <w:color w:val="202429"/>
          <w:spacing w:val="1"/>
        </w:rPr>
        <w:t xml:space="preserve"> </w:t>
      </w:r>
      <w:r>
        <w:rPr>
          <w:color w:val="202429"/>
        </w:rPr>
        <w:t>will</w:t>
      </w:r>
      <w:r>
        <w:rPr>
          <w:color w:val="202429"/>
          <w:spacing w:val="2"/>
        </w:rPr>
        <w:t xml:space="preserve"> </w:t>
      </w:r>
      <w:r>
        <w:rPr>
          <w:color w:val="202429"/>
        </w:rPr>
        <w:t>have</w:t>
      </w:r>
      <w:r>
        <w:rPr>
          <w:color w:val="202429"/>
          <w:spacing w:val="1"/>
        </w:rPr>
        <w:t xml:space="preserve"> </w:t>
      </w:r>
      <w:r>
        <w:rPr>
          <w:color w:val="202429"/>
        </w:rPr>
        <w:t>another</w:t>
      </w:r>
      <w:r>
        <w:rPr>
          <w:color w:val="202429"/>
          <w:spacing w:val="3"/>
        </w:rPr>
        <w:t xml:space="preserve"> </w:t>
      </w:r>
      <w:r>
        <w:rPr>
          <w:color w:val="202429"/>
        </w:rPr>
        <w:t>copy</w:t>
      </w:r>
      <w:r>
        <w:rPr>
          <w:color w:val="202429"/>
          <w:spacing w:val="-9"/>
        </w:rPr>
        <w:t xml:space="preserve"> </w:t>
      </w:r>
      <w:r>
        <w:rPr>
          <w:color w:val="202429"/>
        </w:rPr>
        <w:t>of</w:t>
      </w:r>
      <w:r>
        <w:rPr>
          <w:color w:val="202429"/>
          <w:spacing w:val="-1"/>
        </w:rPr>
        <w:t xml:space="preserve"> </w:t>
      </w:r>
      <w:r>
        <w:rPr>
          <w:color w:val="202429"/>
        </w:rPr>
        <w:t>it.</w:t>
      </w:r>
    </w:p>
    <w:p w:rsidR="001546D3" w:rsidRDefault="001546D3" w:rsidP="003068DB">
      <w:pPr>
        <w:pStyle w:val="BodyText"/>
        <w:spacing w:before="6"/>
        <w:jc w:val="both"/>
      </w:pPr>
    </w:p>
    <w:p w:rsidR="001546D3" w:rsidRDefault="00633E51" w:rsidP="003068DB">
      <w:pPr>
        <w:pStyle w:val="ListParagraph"/>
        <w:numPr>
          <w:ilvl w:val="2"/>
          <w:numId w:val="13"/>
        </w:numPr>
        <w:tabs>
          <w:tab w:val="left" w:pos="1621"/>
        </w:tabs>
        <w:spacing w:line="276" w:lineRule="auto"/>
        <w:ind w:right="1355"/>
        <w:jc w:val="both"/>
        <w:rPr>
          <w:sz w:val="24"/>
        </w:rPr>
      </w:pPr>
      <w:r>
        <w:rPr>
          <w:b/>
          <w:color w:val="202429"/>
          <w:sz w:val="24"/>
        </w:rPr>
        <w:t>Register</w:t>
      </w:r>
      <w:r w:rsidR="00577A85">
        <w:rPr>
          <w:b/>
          <w:color w:val="202429"/>
          <w:sz w:val="24"/>
        </w:rPr>
        <w:t xml:space="preserve">: </w:t>
      </w:r>
      <w:r w:rsidR="00577A85">
        <w:rPr>
          <w:color w:val="202429"/>
          <w:sz w:val="24"/>
        </w:rPr>
        <w:t>will</w:t>
      </w:r>
      <w:r w:rsidR="00577A85">
        <w:rPr>
          <w:color w:val="202429"/>
          <w:spacing w:val="-1"/>
          <w:sz w:val="24"/>
        </w:rPr>
        <w:t xml:space="preserve"> </w:t>
      </w:r>
      <w:r w:rsidR="00577A85">
        <w:rPr>
          <w:color w:val="202429"/>
          <w:sz w:val="24"/>
        </w:rPr>
        <w:t>help</w:t>
      </w:r>
      <w:r w:rsidR="00577A85">
        <w:rPr>
          <w:color w:val="202429"/>
          <w:spacing w:val="-1"/>
          <w:sz w:val="24"/>
        </w:rPr>
        <w:t xml:space="preserve"> </w:t>
      </w:r>
      <w:r w:rsidR="00577A85">
        <w:rPr>
          <w:color w:val="202429"/>
          <w:sz w:val="24"/>
        </w:rPr>
        <w:t>patient</w:t>
      </w:r>
      <w:r w:rsidR="00577A85">
        <w:rPr>
          <w:color w:val="202429"/>
          <w:spacing w:val="-2"/>
          <w:sz w:val="24"/>
        </w:rPr>
        <w:t xml:space="preserve"> </w:t>
      </w:r>
      <w:r w:rsidR="00577A85">
        <w:rPr>
          <w:color w:val="202429"/>
          <w:sz w:val="24"/>
        </w:rPr>
        <w:t>to</w:t>
      </w:r>
      <w:r w:rsidR="00577A85">
        <w:rPr>
          <w:color w:val="202429"/>
          <w:spacing w:val="-1"/>
          <w:sz w:val="24"/>
        </w:rPr>
        <w:t xml:space="preserve"> </w:t>
      </w:r>
      <w:r w:rsidR="00577A85">
        <w:rPr>
          <w:color w:val="202429"/>
          <w:sz w:val="24"/>
        </w:rPr>
        <w:t>easy</w:t>
      </w:r>
      <w:r w:rsidR="00577A85">
        <w:rPr>
          <w:color w:val="202429"/>
          <w:spacing w:val="-11"/>
          <w:sz w:val="24"/>
        </w:rPr>
        <w:t xml:space="preserve"> </w:t>
      </w:r>
      <w:r w:rsidR="00577A85">
        <w:rPr>
          <w:color w:val="202429"/>
          <w:sz w:val="24"/>
        </w:rPr>
        <w:t>register</w:t>
      </w:r>
      <w:r w:rsidR="00577A85">
        <w:rPr>
          <w:color w:val="202429"/>
          <w:spacing w:val="-1"/>
          <w:sz w:val="24"/>
        </w:rPr>
        <w:t xml:space="preserve"> </w:t>
      </w:r>
      <w:r w:rsidR="00577A85">
        <w:rPr>
          <w:color w:val="202429"/>
          <w:sz w:val="24"/>
        </w:rPr>
        <w:t>in</w:t>
      </w:r>
      <w:r w:rsidR="00577A85">
        <w:rPr>
          <w:color w:val="202429"/>
          <w:spacing w:val="-6"/>
          <w:sz w:val="24"/>
        </w:rPr>
        <w:t xml:space="preserve"> </w:t>
      </w:r>
      <w:r w:rsidR="008748BE">
        <w:rPr>
          <w:color w:val="202429"/>
          <w:sz w:val="24"/>
        </w:rPr>
        <w:t>hospital</w:t>
      </w:r>
      <w:r w:rsidR="00577A85">
        <w:rPr>
          <w:color w:val="202429"/>
          <w:sz w:val="24"/>
        </w:rPr>
        <w:t>.</w:t>
      </w:r>
      <w:r w:rsidR="00577A85">
        <w:rPr>
          <w:color w:val="202429"/>
          <w:spacing w:val="-1"/>
          <w:sz w:val="24"/>
        </w:rPr>
        <w:t xml:space="preserve"> </w:t>
      </w:r>
      <w:r w:rsidR="00577A85">
        <w:rPr>
          <w:color w:val="202429"/>
          <w:sz w:val="24"/>
        </w:rPr>
        <w:t>Also</w:t>
      </w:r>
      <w:r w:rsidR="00577A85">
        <w:rPr>
          <w:color w:val="202429"/>
          <w:spacing w:val="3"/>
          <w:sz w:val="24"/>
        </w:rPr>
        <w:t xml:space="preserve"> </w:t>
      </w:r>
      <w:r w:rsidR="00577A85">
        <w:rPr>
          <w:color w:val="202429"/>
          <w:sz w:val="24"/>
        </w:rPr>
        <w:t>it</w:t>
      </w:r>
      <w:r w:rsidR="00577A85">
        <w:rPr>
          <w:color w:val="202429"/>
          <w:spacing w:val="3"/>
          <w:sz w:val="24"/>
        </w:rPr>
        <w:t xml:space="preserve"> </w:t>
      </w:r>
      <w:r w:rsidR="00577A85">
        <w:rPr>
          <w:color w:val="202429"/>
          <w:sz w:val="24"/>
        </w:rPr>
        <w:t>will</w:t>
      </w:r>
      <w:r w:rsidR="00577A85">
        <w:rPr>
          <w:color w:val="202429"/>
          <w:spacing w:val="-5"/>
          <w:sz w:val="24"/>
        </w:rPr>
        <w:t xml:space="preserve"> </w:t>
      </w:r>
      <w:r w:rsidR="00577A85">
        <w:rPr>
          <w:color w:val="202429"/>
          <w:sz w:val="24"/>
        </w:rPr>
        <w:t>know</w:t>
      </w:r>
      <w:r w:rsidR="00577A85">
        <w:rPr>
          <w:color w:val="202429"/>
          <w:spacing w:val="-3"/>
          <w:sz w:val="24"/>
        </w:rPr>
        <w:t xml:space="preserve"> </w:t>
      </w:r>
      <w:r w:rsidR="00577A85">
        <w:rPr>
          <w:color w:val="202429"/>
          <w:sz w:val="24"/>
        </w:rPr>
        <w:t>directly</w:t>
      </w:r>
      <w:r w:rsidR="00577A85">
        <w:rPr>
          <w:color w:val="202429"/>
          <w:spacing w:val="-11"/>
          <w:sz w:val="24"/>
        </w:rPr>
        <w:t xml:space="preserve"> </w:t>
      </w:r>
      <w:r w:rsidR="00577A85">
        <w:rPr>
          <w:color w:val="202429"/>
          <w:sz w:val="24"/>
        </w:rPr>
        <w:t>the</w:t>
      </w:r>
      <w:r w:rsidR="00577A85">
        <w:rPr>
          <w:color w:val="202429"/>
          <w:spacing w:val="-57"/>
          <w:sz w:val="24"/>
        </w:rPr>
        <w:t xml:space="preserve"> </w:t>
      </w:r>
      <w:r w:rsidR="00577A85">
        <w:rPr>
          <w:color w:val="202429"/>
          <w:sz w:val="24"/>
        </w:rPr>
        <w:t>new patient</w:t>
      </w:r>
      <w:r w:rsidR="00577A85">
        <w:rPr>
          <w:color w:val="202429"/>
          <w:spacing w:val="7"/>
          <w:sz w:val="24"/>
        </w:rPr>
        <w:t xml:space="preserve"> </w:t>
      </w:r>
      <w:r w:rsidR="00577A85">
        <w:rPr>
          <w:color w:val="202429"/>
          <w:sz w:val="24"/>
        </w:rPr>
        <w:t>and</w:t>
      </w:r>
      <w:r w:rsidR="00577A85">
        <w:rPr>
          <w:color w:val="202429"/>
          <w:spacing w:val="2"/>
          <w:sz w:val="24"/>
        </w:rPr>
        <w:t xml:space="preserve"> </w:t>
      </w:r>
      <w:r w:rsidR="00577A85">
        <w:rPr>
          <w:color w:val="202429"/>
          <w:sz w:val="24"/>
        </w:rPr>
        <w:t>old</w:t>
      </w:r>
      <w:r w:rsidR="00577A85">
        <w:rPr>
          <w:color w:val="202429"/>
          <w:spacing w:val="1"/>
          <w:sz w:val="24"/>
        </w:rPr>
        <w:t xml:space="preserve"> </w:t>
      </w:r>
      <w:r w:rsidR="00577A85">
        <w:rPr>
          <w:color w:val="202429"/>
          <w:sz w:val="24"/>
        </w:rPr>
        <w:t>patient</w:t>
      </w:r>
    </w:p>
    <w:p w:rsidR="001546D3" w:rsidRDefault="00633E51" w:rsidP="003068DB">
      <w:pPr>
        <w:pStyle w:val="ListParagraph"/>
        <w:numPr>
          <w:ilvl w:val="2"/>
          <w:numId w:val="13"/>
        </w:numPr>
        <w:tabs>
          <w:tab w:val="left" w:pos="1621"/>
        </w:tabs>
        <w:spacing w:line="275" w:lineRule="exact"/>
        <w:jc w:val="both"/>
        <w:rPr>
          <w:sz w:val="24"/>
        </w:rPr>
      </w:pPr>
      <w:r>
        <w:rPr>
          <w:b/>
          <w:color w:val="202429"/>
          <w:sz w:val="24"/>
        </w:rPr>
        <w:t>Bills</w:t>
      </w:r>
      <w:r w:rsidR="00577A85">
        <w:rPr>
          <w:b/>
          <w:color w:val="202429"/>
          <w:sz w:val="24"/>
        </w:rPr>
        <w:t>:</w:t>
      </w:r>
      <w:r w:rsidR="00577A85">
        <w:rPr>
          <w:b/>
          <w:color w:val="202429"/>
          <w:spacing w:val="-1"/>
          <w:sz w:val="24"/>
        </w:rPr>
        <w:t xml:space="preserve"> </w:t>
      </w:r>
      <w:r w:rsidR="00577A85">
        <w:rPr>
          <w:color w:val="202429"/>
          <w:sz w:val="24"/>
        </w:rPr>
        <w:t>The</w:t>
      </w:r>
      <w:r w:rsidR="00577A85">
        <w:rPr>
          <w:color w:val="202429"/>
          <w:spacing w:val="-3"/>
          <w:sz w:val="24"/>
        </w:rPr>
        <w:t xml:space="preserve"> </w:t>
      </w:r>
      <w:r w:rsidR="00577A85">
        <w:rPr>
          <w:color w:val="202429"/>
          <w:sz w:val="24"/>
        </w:rPr>
        <w:t>patients</w:t>
      </w:r>
      <w:r w:rsidR="00577A85">
        <w:rPr>
          <w:color w:val="202429"/>
          <w:spacing w:val="-5"/>
          <w:sz w:val="24"/>
        </w:rPr>
        <w:t xml:space="preserve"> </w:t>
      </w:r>
      <w:r w:rsidR="00577A85">
        <w:rPr>
          <w:color w:val="202429"/>
          <w:sz w:val="24"/>
        </w:rPr>
        <w:t>can</w:t>
      </w:r>
      <w:r w:rsidR="00577A85">
        <w:rPr>
          <w:color w:val="202429"/>
          <w:spacing w:val="-7"/>
          <w:sz w:val="24"/>
        </w:rPr>
        <w:t xml:space="preserve"> </w:t>
      </w:r>
      <w:r w:rsidR="00577A85">
        <w:rPr>
          <w:color w:val="202429"/>
          <w:sz w:val="24"/>
        </w:rPr>
        <w:t>payment</w:t>
      </w:r>
      <w:r w:rsidR="00577A85">
        <w:rPr>
          <w:color w:val="202429"/>
          <w:spacing w:val="-3"/>
          <w:sz w:val="24"/>
        </w:rPr>
        <w:t xml:space="preserve"> </w:t>
      </w:r>
      <w:r w:rsidR="00577A85">
        <w:rPr>
          <w:color w:val="202429"/>
          <w:sz w:val="24"/>
        </w:rPr>
        <w:t>the</w:t>
      </w:r>
      <w:r w:rsidR="00577A85">
        <w:rPr>
          <w:color w:val="202429"/>
          <w:spacing w:val="1"/>
          <w:sz w:val="24"/>
        </w:rPr>
        <w:t xml:space="preserve"> </w:t>
      </w:r>
      <w:r w:rsidR="00577A85">
        <w:rPr>
          <w:color w:val="202429"/>
          <w:sz w:val="24"/>
        </w:rPr>
        <w:t>money.</w:t>
      </w:r>
    </w:p>
    <w:p w:rsidR="001546D3" w:rsidRDefault="00577A85" w:rsidP="003068DB">
      <w:pPr>
        <w:pStyle w:val="ListParagraph"/>
        <w:numPr>
          <w:ilvl w:val="2"/>
          <w:numId w:val="13"/>
        </w:numPr>
        <w:tabs>
          <w:tab w:val="left" w:pos="1621"/>
        </w:tabs>
        <w:spacing w:before="42"/>
        <w:jc w:val="both"/>
        <w:rPr>
          <w:sz w:val="24"/>
        </w:rPr>
      </w:pPr>
      <w:r>
        <w:rPr>
          <w:b/>
          <w:color w:val="202429"/>
          <w:sz w:val="24"/>
        </w:rPr>
        <w:t>Staff:</w:t>
      </w:r>
      <w:r>
        <w:rPr>
          <w:b/>
          <w:color w:val="202429"/>
          <w:spacing w:val="-2"/>
          <w:sz w:val="24"/>
        </w:rPr>
        <w:t xml:space="preserve"> </w:t>
      </w:r>
      <w:r>
        <w:rPr>
          <w:color w:val="202429"/>
          <w:sz w:val="24"/>
        </w:rPr>
        <w:t>will</w:t>
      </w:r>
      <w:r>
        <w:rPr>
          <w:color w:val="202429"/>
          <w:spacing w:val="-12"/>
          <w:sz w:val="24"/>
        </w:rPr>
        <w:t xml:space="preserve"> </w:t>
      </w:r>
      <w:r>
        <w:rPr>
          <w:color w:val="202429"/>
          <w:sz w:val="24"/>
        </w:rPr>
        <w:t>enter</w:t>
      </w:r>
      <w:r>
        <w:rPr>
          <w:color w:val="202429"/>
          <w:spacing w:val="-3"/>
          <w:sz w:val="24"/>
        </w:rPr>
        <w:t xml:space="preserve"> </w:t>
      </w:r>
      <w:r>
        <w:rPr>
          <w:color w:val="202429"/>
          <w:sz w:val="24"/>
        </w:rPr>
        <w:t>patient</w:t>
      </w:r>
      <w:r>
        <w:rPr>
          <w:color w:val="202429"/>
          <w:spacing w:val="1"/>
          <w:sz w:val="24"/>
        </w:rPr>
        <w:t xml:space="preserve"> </w:t>
      </w:r>
      <w:r>
        <w:rPr>
          <w:color w:val="202429"/>
          <w:sz w:val="24"/>
        </w:rPr>
        <w:t>information.</w:t>
      </w:r>
    </w:p>
    <w:p w:rsidR="001546D3" w:rsidRDefault="00577A85" w:rsidP="003068DB">
      <w:pPr>
        <w:pStyle w:val="ListParagraph"/>
        <w:numPr>
          <w:ilvl w:val="2"/>
          <w:numId w:val="13"/>
        </w:numPr>
        <w:tabs>
          <w:tab w:val="left" w:pos="1621"/>
        </w:tabs>
        <w:spacing w:before="41"/>
        <w:jc w:val="both"/>
        <w:rPr>
          <w:sz w:val="24"/>
        </w:rPr>
      </w:pPr>
      <w:r>
        <w:rPr>
          <w:b/>
          <w:color w:val="202429"/>
          <w:sz w:val="24"/>
        </w:rPr>
        <w:t xml:space="preserve">Patient: </w:t>
      </w:r>
      <w:r>
        <w:rPr>
          <w:color w:val="202429"/>
          <w:sz w:val="24"/>
        </w:rPr>
        <w:t>will</w:t>
      </w:r>
      <w:r>
        <w:rPr>
          <w:color w:val="202429"/>
          <w:spacing w:val="-6"/>
          <w:sz w:val="24"/>
        </w:rPr>
        <w:t xml:space="preserve"> </w:t>
      </w:r>
      <w:r>
        <w:rPr>
          <w:color w:val="202429"/>
          <w:sz w:val="24"/>
        </w:rPr>
        <w:t>be</w:t>
      </w:r>
      <w:r>
        <w:rPr>
          <w:color w:val="202429"/>
          <w:spacing w:val="-2"/>
          <w:sz w:val="24"/>
        </w:rPr>
        <w:t xml:space="preserve"> </w:t>
      </w:r>
      <w:r>
        <w:rPr>
          <w:color w:val="202429"/>
          <w:sz w:val="24"/>
        </w:rPr>
        <w:t>rejecter for</w:t>
      </w:r>
      <w:r>
        <w:rPr>
          <w:color w:val="202429"/>
          <w:spacing w:val="-5"/>
          <w:sz w:val="24"/>
        </w:rPr>
        <w:t xml:space="preserve"> </w:t>
      </w:r>
      <w:r>
        <w:rPr>
          <w:color w:val="202429"/>
          <w:sz w:val="24"/>
        </w:rPr>
        <w:t>the</w:t>
      </w:r>
      <w:r>
        <w:rPr>
          <w:color w:val="202429"/>
          <w:spacing w:val="-3"/>
          <w:sz w:val="24"/>
        </w:rPr>
        <w:t xml:space="preserve"> </w:t>
      </w:r>
      <w:r>
        <w:rPr>
          <w:color w:val="202429"/>
          <w:sz w:val="24"/>
        </w:rPr>
        <w:t>system.</w:t>
      </w:r>
    </w:p>
    <w:p w:rsidR="001546D3" w:rsidRDefault="00577A85" w:rsidP="003068DB">
      <w:pPr>
        <w:pStyle w:val="ListParagraph"/>
        <w:numPr>
          <w:ilvl w:val="2"/>
          <w:numId w:val="13"/>
        </w:numPr>
        <w:tabs>
          <w:tab w:val="left" w:pos="1621"/>
        </w:tabs>
        <w:spacing w:before="45"/>
        <w:jc w:val="both"/>
        <w:rPr>
          <w:sz w:val="24"/>
        </w:rPr>
      </w:pPr>
      <w:r>
        <w:rPr>
          <w:b/>
          <w:color w:val="202429"/>
          <w:sz w:val="24"/>
        </w:rPr>
        <w:t>Medicine:</w:t>
      </w:r>
      <w:r>
        <w:rPr>
          <w:b/>
          <w:color w:val="202429"/>
          <w:spacing w:val="-7"/>
          <w:sz w:val="24"/>
        </w:rPr>
        <w:t xml:space="preserve"> </w:t>
      </w:r>
      <w:r>
        <w:rPr>
          <w:color w:val="202429"/>
          <w:sz w:val="24"/>
        </w:rPr>
        <w:t>that</w:t>
      </w:r>
      <w:r>
        <w:rPr>
          <w:color w:val="202429"/>
          <w:spacing w:val="5"/>
          <w:sz w:val="24"/>
        </w:rPr>
        <w:t xml:space="preserve"> </w:t>
      </w:r>
      <w:r>
        <w:rPr>
          <w:color w:val="202429"/>
          <w:sz w:val="24"/>
        </w:rPr>
        <w:t>will</w:t>
      </w:r>
      <w:r>
        <w:rPr>
          <w:color w:val="202429"/>
          <w:spacing w:val="-4"/>
          <w:sz w:val="24"/>
        </w:rPr>
        <w:t xml:space="preserve"> </w:t>
      </w:r>
      <w:r>
        <w:rPr>
          <w:color w:val="202429"/>
          <w:sz w:val="24"/>
        </w:rPr>
        <w:t>be</w:t>
      </w:r>
      <w:r>
        <w:rPr>
          <w:color w:val="202429"/>
          <w:spacing w:val="-1"/>
          <w:sz w:val="24"/>
        </w:rPr>
        <w:t xml:space="preserve"> </w:t>
      </w:r>
      <w:r>
        <w:rPr>
          <w:color w:val="202429"/>
          <w:sz w:val="24"/>
        </w:rPr>
        <w:t>given for</w:t>
      </w:r>
      <w:r>
        <w:rPr>
          <w:color w:val="202429"/>
          <w:spacing w:val="-2"/>
          <w:sz w:val="24"/>
        </w:rPr>
        <w:t xml:space="preserve"> </w:t>
      </w:r>
      <w:r>
        <w:rPr>
          <w:color w:val="202429"/>
          <w:sz w:val="24"/>
        </w:rPr>
        <w:t>the</w:t>
      </w:r>
      <w:r>
        <w:rPr>
          <w:color w:val="202429"/>
          <w:spacing w:val="-1"/>
          <w:sz w:val="24"/>
        </w:rPr>
        <w:t xml:space="preserve"> </w:t>
      </w:r>
      <w:r>
        <w:rPr>
          <w:color w:val="202429"/>
          <w:sz w:val="24"/>
        </w:rPr>
        <w:t>patient.</w:t>
      </w:r>
    </w:p>
    <w:p w:rsidR="001546D3" w:rsidRDefault="00577A85" w:rsidP="003068DB">
      <w:pPr>
        <w:pStyle w:val="ListParagraph"/>
        <w:numPr>
          <w:ilvl w:val="2"/>
          <w:numId w:val="13"/>
        </w:numPr>
        <w:tabs>
          <w:tab w:val="left" w:pos="1621"/>
        </w:tabs>
        <w:spacing w:before="41"/>
        <w:jc w:val="both"/>
        <w:rPr>
          <w:sz w:val="24"/>
        </w:rPr>
      </w:pPr>
      <w:r>
        <w:rPr>
          <w:b/>
          <w:color w:val="202429"/>
          <w:sz w:val="24"/>
        </w:rPr>
        <w:t>Supplier:</w:t>
      </w:r>
      <w:r>
        <w:rPr>
          <w:b/>
          <w:color w:val="202429"/>
          <w:spacing w:val="-2"/>
          <w:sz w:val="24"/>
        </w:rPr>
        <w:t xml:space="preserve"> </w:t>
      </w:r>
      <w:r>
        <w:rPr>
          <w:color w:val="202429"/>
          <w:sz w:val="24"/>
        </w:rPr>
        <w:t>will</w:t>
      </w:r>
      <w:r>
        <w:rPr>
          <w:color w:val="202429"/>
          <w:spacing w:val="-7"/>
          <w:sz w:val="24"/>
        </w:rPr>
        <w:t xml:space="preserve"> </w:t>
      </w:r>
      <w:r>
        <w:rPr>
          <w:color w:val="202429"/>
          <w:sz w:val="24"/>
        </w:rPr>
        <w:t>provide</w:t>
      </w:r>
      <w:r>
        <w:rPr>
          <w:color w:val="202429"/>
          <w:spacing w:val="-5"/>
          <w:sz w:val="24"/>
        </w:rPr>
        <w:t xml:space="preserve"> </w:t>
      </w:r>
      <w:r>
        <w:rPr>
          <w:color w:val="202429"/>
          <w:sz w:val="24"/>
        </w:rPr>
        <w:t>the medicines.</w:t>
      </w:r>
    </w:p>
    <w:p w:rsidR="001546D3" w:rsidRDefault="001546D3" w:rsidP="003068DB">
      <w:pPr>
        <w:jc w:val="both"/>
        <w:rPr>
          <w:sz w:val="24"/>
        </w:rPr>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3068DB" w:rsidP="00731D93">
      <w:pPr>
        <w:pStyle w:val="Heading4"/>
        <w:jc w:val="both"/>
      </w:pPr>
      <w:r>
        <w:rPr>
          <w:color w:val="2D74B5"/>
        </w:rPr>
        <w:lastRenderedPageBreak/>
        <w:t>1.4</w:t>
      </w:r>
      <w:del w:id="191" w:author="Manoj" w:date="2023-12-15T22:28:00Z">
        <w:r w:rsidR="00577A85" w:rsidDel="003E359A">
          <w:rPr>
            <w:color w:val="2D74B5"/>
          </w:rPr>
          <w:delText>.</w:delText>
        </w:r>
        <w:r w:rsidR="00577A85" w:rsidRPr="003068DB" w:rsidDel="003E359A">
          <w:rPr>
            <w:color w:val="943634" w:themeColor="accent2" w:themeShade="BF"/>
          </w:rPr>
          <w:delText>Operating</w:delText>
        </w:r>
      </w:del>
      <w:ins w:id="192" w:author="Manoj" w:date="2023-12-15T22:28:00Z">
        <w:r w:rsidR="003E359A">
          <w:rPr>
            <w:color w:val="2D74B5"/>
          </w:rPr>
          <w:t>.</w:t>
        </w:r>
        <w:r w:rsidR="003E359A" w:rsidRPr="003068DB">
          <w:rPr>
            <w:color w:val="943634" w:themeColor="accent2" w:themeShade="BF"/>
          </w:rPr>
          <w:t xml:space="preserve"> Operating</w:t>
        </w:r>
      </w:ins>
      <w:r w:rsidR="00577A85" w:rsidRPr="003068DB">
        <w:rPr>
          <w:color w:val="943634" w:themeColor="accent2" w:themeShade="BF"/>
          <w:spacing w:val="-5"/>
        </w:rPr>
        <w:t xml:space="preserve"> </w:t>
      </w:r>
      <w:r w:rsidR="00577A85" w:rsidRPr="003068DB">
        <w:rPr>
          <w:color w:val="943634" w:themeColor="accent2" w:themeShade="BF"/>
        </w:rPr>
        <w:t>Environment</w:t>
      </w:r>
      <w:r w:rsidR="00577A85" w:rsidRPr="003068DB">
        <w:rPr>
          <w:color w:val="943634" w:themeColor="accent2" w:themeShade="BF"/>
          <w:spacing w:val="-2"/>
        </w:rPr>
        <w:t xml:space="preserve"> </w:t>
      </w:r>
      <w:r w:rsidR="00577A85" w:rsidRPr="003068DB">
        <w:rPr>
          <w:color w:val="943634" w:themeColor="accent2" w:themeShade="BF"/>
        </w:rPr>
        <w:t>-</w:t>
      </w:r>
      <w:r w:rsidR="00577A85" w:rsidRPr="003068DB">
        <w:rPr>
          <w:color w:val="943634" w:themeColor="accent2" w:themeShade="BF"/>
          <w:spacing w:val="-6"/>
        </w:rPr>
        <w:t xml:space="preserve"> </w:t>
      </w:r>
      <w:r w:rsidR="00577A85" w:rsidRPr="003068DB">
        <w:rPr>
          <w:color w:val="943634" w:themeColor="accent2" w:themeShade="BF"/>
        </w:rPr>
        <w:t>Hardware</w:t>
      </w:r>
      <w:r w:rsidR="00577A85" w:rsidRPr="003068DB">
        <w:rPr>
          <w:color w:val="943634" w:themeColor="accent2" w:themeShade="BF"/>
          <w:spacing w:val="1"/>
        </w:rPr>
        <w:t xml:space="preserve"> </w:t>
      </w:r>
      <w:r w:rsidR="00577A85" w:rsidRPr="003068DB">
        <w:rPr>
          <w:color w:val="943634" w:themeColor="accent2" w:themeShade="BF"/>
        </w:rPr>
        <w:t>and</w:t>
      </w:r>
      <w:r w:rsidR="00577A85" w:rsidRPr="003068DB">
        <w:rPr>
          <w:color w:val="943634" w:themeColor="accent2" w:themeShade="BF"/>
          <w:spacing w:val="-6"/>
        </w:rPr>
        <w:t xml:space="preserve"> </w:t>
      </w:r>
      <w:r w:rsidR="00577A85" w:rsidRPr="003068DB">
        <w:rPr>
          <w:color w:val="943634" w:themeColor="accent2" w:themeShade="BF"/>
        </w:rPr>
        <w:t>Software</w:t>
      </w:r>
    </w:p>
    <w:p w:rsidR="001546D3" w:rsidRDefault="001546D3" w:rsidP="003068DB">
      <w:pPr>
        <w:pStyle w:val="BodyText"/>
        <w:jc w:val="both"/>
        <w:rPr>
          <w:b/>
          <w:sz w:val="30"/>
        </w:rPr>
      </w:pPr>
    </w:p>
    <w:p w:rsidR="001546D3" w:rsidRDefault="001546D3" w:rsidP="003068DB">
      <w:pPr>
        <w:pStyle w:val="BodyText"/>
        <w:spacing w:before="7"/>
        <w:jc w:val="both"/>
        <w:rPr>
          <w:b/>
          <w:sz w:val="29"/>
        </w:rPr>
      </w:pPr>
    </w:p>
    <w:p w:rsidR="001546D3" w:rsidRDefault="00577A85" w:rsidP="00731D93">
      <w:pPr>
        <w:pStyle w:val="BodyText"/>
        <w:spacing w:line="259" w:lineRule="auto"/>
        <w:ind w:right="-42" w:firstLine="720"/>
        <w:jc w:val="both"/>
      </w:pPr>
      <w:r>
        <w:rPr>
          <w:spacing w:val="-1"/>
        </w:rPr>
        <w:t>The</w:t>
      </w:r>
      <w:r>
        <w:rPr>
          <w:spacing w:val="-9"/>
        </w:rPr>
        <w:t xml:space="preserve"> </w:t>
      </w:r>
      <w:r>
        <w:rPr>
          <w:spacing w:val="-1"/>
        </w:rPr>
        <w:t>operating</w:t>
      </w:r>
      <w:r>
        <w:rPr>
          <w:spacing w:val="-3"/>
        </w:rPr>
        <w:t xml:space="preserve"> </w:t>
      </w:r>
      <w:r>
        <w:rPr>
          <w:spacing w:val="-1"/>
        </w:rPr>
        <w:t>environment</w:t>
      </w:r>
      <w:r>
        <w:rPr>
          <w:spacing w:val="2"/>
        </w:rPr>
        <w:t xml:space="preserve"> </w:t>
      </w:r>
      <w:r>
        <w:rPr>
          <w:spacing w:val="-1"/>
        </w:rPr>
        <w:t>for</w:t>
      </w:r>
      <w:r>
        <w:rPr>
          <w:spacing w:val="-5"/>
        </w:rPr>
        <w:t xml:space="preserve"> </w:t>
      </w:r>
      <w:r>
        <w:rPr>
          <w:spacing w:val="-1"/>
        </w:rPr>
        <w:t>a</w:t>
      </w:r>
      <w:r>
        <w:rPr>
          <w:spacing w:val="-9"/>
        </w:rPr>
        <w:t xml:space="preserve"> </w:t>
      </w:r>
      <w:del w:id="193" w:author="Manoj" w:date="2023-12-15T21:48:00Z">
        <w:r w:rsidDel="00A93ECB">
          <w:rPr>
            <w:spacing w:val="-1"/>
          </w:rPr>
          <w:delText>clinic</w:delText>
        </w:r>
        <w:r w:rsidDel="00A93ECB">
          <w:rPr>
            <w:spacing w:val="-4"/>
          </w:rPr>
          <w:delText xml:space="preserve"> </w:delText>
        </w:r>
        <w:r w:rsidDel="00A93ECB">
          <w:rPr>
            <w:spacing w:val="-1"/>
          </w:rPr>
          <w:delText>management</w:delText>
        </w:r>
        <w:r w:rsidDel="00A93ECB">
          <w:rPr>
            <w:spacing w:val="-2"/>
          </w:rPr>
          <w:delText xml:space="preserve"> </w:delText>
        </w:r>
        <w:r w:rsidDel="00A93ECB">
          <w:rPr>
            <w:spacing w:val="-1"/>
          </w:rPr>
          <w:delText>system</w:delText>
        </w:r>
      </w:del>
      <w:ins w:id="194" w:author="Manoj" w:date="2023-12-15T21:48:00Z">
        <w:r w:rsidR="00A93ECB">
          <w:rPr>
            <w:spacing w:val="-1"/>
          </w:rPr>
          <w:t>Hospital Management System</w:t>
        </w:r>
      </w:ins>
      <w:r>
        <w:rPr>
          <w:spacing w:val="-17"/>
        </w:rPr>
        <w:t xml:space="preserve"> </w:t>
      </w:r>
      <w:r>
        <w:t>can</w:t>
      </w:r>
      <w:r>
        <w:rPr>
          <w:spacing w:val="-8"/>
        </w:rPr>
        <w:t xml:space="preserve"> </w:t>
      </w:r>
      <w:r>
        <w:t>vary</w:t>
      </w:r>
      <w:r>
        <w:rPr>
          <w:spacing w:val="-12"/>
        </w:rPr>
        <w:t xml:space="preserve"> </w:t>
      </w:r>
      <w:r>
        <w:t>depending</w:t>
      </w:r>
      <w:r>
        <w:rPr>
          <w:spacing w:val="-7"/>
        </w:rPr>
        <w:t xml:space="preserve"> </w:t>
      </w:r>
      <w:r>
        <w:t>on</w:t>
      </w:r>
      <w:r>
        <w:rPr>
          <w:spacing w:val="-12"/>
        </w:rPr>
        <w:t xml:space="preserve"> </w:t>
      </w:r>
      <w:r>
        <w:t>the</w:t>
      </w:r>
      <w:r>
        <w:rPr>
          <w:spacing w:val="-9"/>
        </w:rPr>
        <w:t xml:space="preserve"> </w:t>
      </w:r>
      <w:r>
        <w:t>specific</w:t>
      </w:r>
      <w:r>
        <w:rPr>
          <w:spacing w:val="-57"/>
        </w:rPr>
        <w:t xml:space="preserve"> </w:t>
      </w:r>
      <w:ins w:id="195" w:author="Manoj" w:date="2023-12-15T21:49:00Z">
        <w:r w:rsidR="00A93ECB">
          <w:rPr>
            <w:spacing w:val="-57"/>
          </w:rPr>
          <w:t xml:space="preserve">      </w:t>
        </w:r>
      </w:ins>
      <w:r>
        <w:t>software and</w:t>
      </w:r>
      <w:r>
        <w:rPr>
          <w:spacing w:val="2"/>
        </w:rPr>
        <w:t xml:space="preserve"> </w:t>
      </w:r>
      <w:r>
        <w:t>hardware</w:t>
      </w:r>
      <w:r>
        <w:rPr>
          <w:spacing w:val="1"/>
        </w:rPr>
        <w:t xml:space="preserve"> </w:t>
      </w:r>
      <w:r>
        <w:t>requirements</w:t>
      </w:r>
      <w:r>
        <w:rPr>
          <w:spacing w:val="-1"/>
        </w:rPr>
        <w:t xml:space="preserve"> </w:t>
      </w:r>
      <w:r>
        <w:t>of</w:t>
      </w:r>
      <w:r>
        <w:rPr>
          <w:spacing w:val="-6"/>
        </w:rPr>
        <w:t xml:space="preserve"> </w:t>
      </w:r>
      <w:r>
        <w:t>the</w:t>
      </w:r>
      <w:r>
        <w:rPr>
          <w:spacing w:val="1"/>
        </w:rPr>
        <w:t xml:space="preserve"> </w:t>
      </w:r>
      <w:r>
        <w:t>system.</w:t>
      </w:r>
    </w:p>
    <w:p w:rsidR="001546D3" w:rsidRPr="003068DB" w:rsidRDefault="00577A85" w:rsidP="003068DB">
      <w:pPr>
        <w:pStyle w:val="Heading5"/>
        <w:spacing w:before="168"/>
        <w:jc w:val="both"/>
        <w:rPr>
          <w:color w:val="943634" w:themeColor="accent2" w:themeShade="BF"/>
          <w:sz w:val="28"/>
          <w:szCs w:val="28"/>
        </w:rPr>
      </w:pPr>
      <w:r w:rsidRPr="003068DB">
        <w:rPr>
          <w:color w:val="943634" w:themeColor="accent2" w:themeShade="BF"/>
          <w:sz w:val="28"/>
          <w:szCs w:val="28"/>
          <w:u w:val="thick" w:color="2D74B5"/>
        </w:rPr>
        <w:t>Hardware:</w:t>
      </w:r>
    </w:p>
    <w:p w:rsidR="001546D3" w:rsidRDefault="00577A85" w:rsidP="00731D93">
      <w:pPr>
        <w:pStyle w:val="ListParagraph"/>
        <w:numPr>
          <w:ilvl w:val="0"/>
          <w:numId w:val="12"/>
        </w:numPr>
        <w:tabs>
          <w:tab w:val="left" w:pos="1621"/>
        </w:tabs>
        <w:spacing w:before="176" w:line="259" w:lineRule="auto"/>
        <w:ind w:right="-42"/>
        <w:jc w:val="both"/>
        <w:rPr>
          <w:sz w:val="24"/>
        </w:rPr>
      </w:pPr>
      <w:r>
        <w:rPr>
          <w:b/>
          <w:sz w:val="24"/>
        </w:rPr>
        <w:t xml:space="preserve">Processor: </w:t>
      </w:r>
      <w:r>
        <w:rPr>
          <w:sz w:val="24"/>
        </w:rPr>
        <w:t>The desktop computer should have a modern processor that meets the</w:t>
      </w:r>
      <w:r>
        <w:rPr>
          <w:spacing w:val="1"/>
          <w:sz w:val="24"/>
        </w:rPr>
        <w:t xml:space="preserve"> </w:t>
      </w:r>
      <w:r>
        <w:rPr>
          <w:sz w:val="24"/>
        </w:rPr>
        <w:t>minimum</w:t>
      </w:r>
      <w:r>
        <w:rPr>
          <w:spacing w:val="-8"/>
          <w:sz w:val="24"/>
        </w:rPr>
        <w:t xml:space="preserve"> </w:t>
      </w:r>
      <w:r>
        <w:rPr>
          <w:sz w:val="24"/>
        </w:rPr>
        <w:t>system</w:t>
      </w:r>
      <w:r>
        <w:rPr>
          <w:spacing w:val="-8"/>
          <w:sz w:val="24"/>
        </w:rPr>
        <w:t xml:space="preserve"> </w:t>
      </w:r>
      <w:r>
        <w:rPr>
          <w:sz w:val="24"/>
        </w:rPr>
        <w:t>requirements of</w:t>
      </w:r>
      <w:r>
        <w:rPr>
          <w:spacing w:val="-7"/>
          <w:sz w:val="24"/>
        </w:rPr>
        <w:t xml:space="preserve"> </w:t>
      </w:r>
      <w:r>
        <w:rPr>
          <w:sz w:val="24"/>
        </w:rPr>
        <w:t>the</w:t>
      </w:r>
      <w:r>
        <w:rPr>
          <w:spacing w:val="1"/>
          <w:sz w:val="24"/>
        </w:rPr>
        <w:t xml:space="preserve"> </w:t>
      </w:r>
      <w:del w:id="196"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6"/>
            <w:sz w:val="24"/>
          </w:rPr>
          <w:delText xml:space="preserve"> </w:delText>
        </w:r>
        <w:r w:rsidDel="00A93ECB">
          <w:rPr>
            <w:sz w:val="24"/>
          </w:rPr>
          <w:delText>system</w:delText>
        </w:r>
      </w:del>
      <w:ins w:id="197" w:author="Manoj" w:date="2023-12-15T21:48:00Z">
        <w:r w:rsidR="00A93ECB">
          <w:rPr>
            <w:sz w:val="24"/>
          </w:rPr>
          <w:t>Hospital Management System</w:t>
        </w:r>
      </w:ins>
      <w:r>
        <w:rPr>
          <w:sz w:val="24"/>
        </w:rPr>
        <w:t>.</w:t>
      </w:r>
    </w:p>
    <w:p w:rsidR="001546D3" w:rsidRDefault="00577A85" w:rsidP="003068DB">
      <w:pPr>
        <w:pStyle w:val="BodyText"/>
        <w:spacing w:line="275" w:lineRule="exact"/>
        <w:ind w:left="1621"/>
        <w:jc w:val="both"/>
      </w:pPr>
      <w:r>
        <w:t>i3</w:t>
      </w:r>
      <w:r>
        <w:rPr>
          <w:spacing w:val="-5"/>
        </w:rPr>
        <w:t xml:space="preserve"> </w:t>
      </w:r>
      <w:r>
        <w:t>Processor</w:t>
      </w:r>
      <w:r>
        <w:rPr>
          <w:spacing w:val="-7"/>
        </w:rPr>
        <w:t xml:space="preserve"> </w:t>
      </w:r>
      <w:r>
        <w:t>minimum.</w:t>
      </w:r>
    </w:p>
    <w:p w:rsidR="001546D3" w:rsidRDefault="001546D3" w:rsidP="003068DB">
      <w:pPr>
        <w:pStyle w:val="BodyText"/>
        <w:spacing w:before="8"/>
        <w:jc w:val="both"/>
        <w:rPr>
          <w:sz w:val="27"/>
        </w:rPr>
      </w:pPr>
    </w:p>
    <w:p w:rsidR="001546D3" w:rsidRDefault="00577A85" w:rsidP="003068DB">
      <w:pPr>
        <w:pStyle w:val="ListParagraph"/>
        <w:numPr>
          <w:ilvl w:val="0"/>
          <w:numId w:val="12"/>
        </w:numPr>
        <w:tabs>
          <w:tab w:val="left" w:pos="1621"/>
        </w:tabs>
        <w:spacing w:before="1" w:line="259" w:lineRule="auto"/>
        <w:ind w:right="903"/>
        <w:jc w:val="both"/>
        <w:rPr>
          <w:sz w:val="24"/>
        </w:rPr>
      </w:pPr>
      <w:r>
        <w:rPr>
          <w:b/>
          <w:sz w:val="24"/>
        </w:rPr>
        <w:t>RAM:</w:t>
      </w:r>
      <w:r>
        <w:rPr>
          <w:b/>
          <w:spacing w:val="1"/>
          <w:sz w:val="24"/>
        </w:rPr>
        <w:t xml:space="preserve"> </w:t>
      </w:r>
      <w:r>
        <w:rPr>
          <w:sz w:val="24"/>
        </w:rPr>
        <w:t>The</w:t>
      </w:r>
      <w:r>
        <w:rPr>
          <w:spacing w:val="1"/>
          <w:sz w:val="24"/>
        </w:rPr>
        <w:t xml:space="preserve"> </w:t>
      </w:r>
      <w:r>
        <w:rPr>
          <w:sz w:val="24"/>
        </w:rPr>
        <w:t>desktop</w:t>
      </w:r>
      <w:r>
        <w:rPr>
          <w:spacing w:val="1"/>
          <w:sz w:val="24"/>
        </w:rPr>
        <w:t xml:space="preserve"> </w:t>
      </w:r>
      <w:r>
        <w:rPr>
          <w:sz w:val="24"/>
        </w:rPr>
        <w:t>computer</w:t>
      </w:r>
      <w:r>
        <w:rPr>
          <w:spacing w:val="1"/>
          <w:sz w:val="24"/>
        </w:rPr>
        <w:t xml:space="preserve"> </w:t>
      </w:r>
      <w:r>
        <w:rPr>
          <w:sz w:val="24"/>
        </w:rPr>
        <w:t>should</w:t>
      </w:r>
      <w:r>
        <w:rPr>
          <w:spacing w:val="1"/>
          <w:sz w:val="24"/>
        </w:rPr>
        <w:t xml:space="preserve"> </w:t>
      </w:r>
      <w:r>
        <w:rPr>
          <w:sz w:val="24"/>
        </w:rPr>
        <w:t>have</w:t>
      </w:r>
      <w:r>
        <w:rPr>
          <w:spacing w:val="1"/>
          <w:sz w:val="24"/>
        </w:rPr>
        <w:t xml:space="preserve"> </w:t>
      </w:r>
      <w:r>
        <w:rPr>
          <w:sz w:val="24"/>
        </w:rPr>
        <w:t>sufficient</w:t>
      </w:r>
      <w:r>
        <w:rPr>
          <w:spacing w:val="1"/>
          <w:sz w:val="24"/>
        </w:rPr>
        <w:t xml:space="preserve"> </w:t>
      </w:r>
      <w:r>
        <w:rPr>
          <w:sz w:val="24"/>
        </w:rPr>
        <w:t>RAM</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
          <w:sz w:val="24"/>
        </w:rPr>
        <w:t xml:space="preserve"> </w:t>
      </w:r>
      <w:del w:id="198" w:author="Manoj" w:date="2023-12-15T21:48:00Z">
        <w:r w:rsidDel="00A93ECB">
          <w:rPr>
            <w:sz w:val="24"/>
          </w:rPr>
          <w:delText>clinic</w:delText>
        </w:r>
        <w:r w:rsidDel="00A93ECB">
          <w:rPr>
            <w:spacing w:val="1"/>
            <w:sz w:val="24"/>
          </w:rPr>
          <w:delText xml:space="preserve"> </w:delText>
        </w:r>
        <w:r w:rsidDel="00A93ECB">
          <w:rPr>
            <w:sz w:val="24"/>
          </w:rPr>
          <w:delText>management system</w:delText>
        </w:r>
      </w:del>
      <w:ins w:id="199" w:author="Manoj" w:date="2023-12-15T21:48:00Z">
        <w:r w:rsidR="00A93ECB">
          <w:rPr>
            <w:sz w:val="24"/>
          </w:rPr>
          <w:t>Hospital Management System</w:t>
        </w:r>
      </w:ins>
      <w:r>
        <w:rPr>
          <w:sz w:val="24"/>
        </w:rPr>
        <w:t>. The minimum RAM requirement can depend on the specific</w:t>
      </w:r>
      <w:r>
        <w:rPr>
          <w:spacing w:val="1"/>
          <w:sz w:val="24"/>
        </w:rPr>
        <w:t xml:space="preserve"> </w:t>
      </w:r>
      <w:r>
        <w:rPr>
          <w:sz w:val="24"/>
        </w:rPr>
        <w:t>requirements</w:t>
      </w:r>
      <w:r>
        <w:rPr>
          <w:spacing w:val="-6"/>
          <w:sz w:val="24"/>
        </w:rPr>
        <w:t xml:space="preserve"> </w:t>
      </w:r>
      <w:r>
        <w:rPr>
          <w:sz w:val="24"/>
        </w:rPr>
        <w:t>of</w:t>
      </w:r>
      <w:r>
        <w:rPr>
          <w:spacing w:val="-6"/>
          <w:sz w:val="24"/>
        </w:rPr>
        <w:t xml:space="preserve"> </w:t>
      </w:r>
      <w:r>
        <w:rPr>
          <w:sz w:val="24"/>
        </w:rPr>
        <w:t>the system,</w:t>
      </w:r>
      <w:r>
        <w:rPr>
          <w:spacing w:val="3"/>
          <w:sz w:val="24"/>
        </w:rPr>
        <w:t xml:space="preserve"> </w:t>
      </w:r>
      <w:r>
        <w:rPr>
          <w:sz w:val="24"/>
        </w:rPr>
        <w:t>but</w:t>
      </w:r>
      <w:r>
        <w:rPr>
          <w:spacing w:val="2"/>
          <w:sz w:val="24"/>
        </w:rPr>
        <w:t xml:space="preserve"> </w:t>
      </w:r>
      <w:r>
        <w:rPr>
          <w:sz w:val="24"/>
        </w:rPr>
        <w:t>typically</w:t>
      </w:r>
      <w:r>
        <w:rPr>
          <w:spacing w:val="-4"/>
          <w:sz w:val="24"/>
        </w:rPr>
        <w:t xml:space="preserve"> </w:t>
      </w:r>
      <w:r>
        <w:rPr>
          <w:sz w:val="24"/>
        </w:rPr>
        <w:t>ranges</w:t>
      </w:r>
      <w:r>
        <w:rPr>
          <w:spacing w:val="4"/>
          <w:sz w:val="24"/>
        </w:rPr>
        <w:t xml:space="preserve"> </w:t>
      </w:r>
      <w:r>
        <w:rPr>
          <w:sz w:val="24"/>
        </w:rPr>
        <w:t>from</w:t>
      </w:r>
      <w:r>
        <w:rPr>
          <w:spacing w:val="-8"/>
          <w:sz w:val="24"/>
        </w:rPr>
        <w:t xml:space="preserve"> </w:t>
      </w:r>
      <w:r>
        <w:rPr>
          <w:sz w:val="24"/>
        </w:rPr>
        <w:t>2GB to</w:t>
      </w:r>
      <w:r>
        <w:rPr>
          <w:spacing w:val="6"/>
          <w:sz w:val="24"/>
        </w:rPr>
        <w:t xml:space="preserve"> </w:t>
      </w:r>
      <w:r>
        <w:rPr>
          <w:sz w:val="24"/>
        </w:rPr>
        <w:t>8GB.</w:t>
      </w:r>
    </w:p>
    <w:p w:rsidR="001546D3" w:rsidRDefault="001546D3" w:rsidP="003068DB">
      <w:pPr>
        <w:pStyle w:val="BodyText"/>
        <w:spacing w:before="10"/>
        <w:jc w:val="both"/>
        <w:rPr>
          <w:sz w:val="27"/>
        </w:rPr>
      </w:pPr>
    </w:p>
    <w:p w:rsidR="001546D3" w:rsidRDefault="00577A85" w:rsidP="003068DB">
      <w:pPr>
        <w:pStyle w:val="ListParagraph"/>
        <w:numPr>
          <w:ilvl w:val="0"/>
          <w:numId w:val="12"/>
        </w:numPr>
        <w:tabs>
          <w:tab w:val="left" w:pos="1621"/>
        </w:tabs>
        <w:spacing w:line="259" w:lineRule="auto"/>
        <w:ind w:right="899"/>
        <w:jc w:val="both"/>
        <w:rPr>
          <w:sz w:val="24"/>
        </w:rPr>
      </w:pPr>
      <w:r>
        <w:rPr>
          <w:b/>
          <w:sz w:val="24"/>
        </w:rPr>
        <w:t xml:space="preserve">Hard Disk: </w:t>
      </w:r>
      <w:r>
        <w:rPr>
          <w:sz w:val="24"/>
        </w:rPr>
        <w:t>The desktop computer should have enough hard disk space to install and</w:t>
      </w:r>
      <w:r>
        <w:rPr>
          <w:spacing w:val="1"/>
          <w:sz w:val="24"/>
        </w:rPr>
        <w:t xml:space="preserve"> </w:t>
      </w:r>
      <w:r>
        <w:rPr>
          <w:sz w:val="24"/>
        </w:rPr>
        <w:t>run</w:t>
      </w:r>
      <w:r>
        <w:rPr>
          <w:spacing w:val="-14"/>
          <w:sz w:val="24"/>
        </w:rPr>
        <w:t xml:space="preserve"> </w:t>
      </w:r>
      <w:r>
        <w:rPr>
          <w:sz w:val="24"/>
        </w:rPr>
        <w:t>the</w:t>
      </w:r>
      <w:r>
        <w:rPr>
          <w:spacing w:val="-10"/>
          <w:sz w:val="24"/>
        </w:rPr>
        <w:t xml:space="preserve"> </w:t>
      </w:r>
      <w:del w:id="200"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01" w:author="Manoj" w:date="2023-12-15T21:48:00Z">
        <w:r w:rsidR="00A93ECB">
          <w:rPr>
            <w:sz w:val="24"/>
          </w:rPr>
          <w:t>Hospital Management System</w:t>
        </w:r>
      </w:ins>
      <w:r>
        <w:rPr>
          <w:sz w:val="24"/>
        </w:rPr>
        <w:t>.</w:t>
      </w:r>
      <w:r>
        <w:rPr>
          <w:spacing w:val="-7"/>
          <w:sz w:val="24"/>
        </w:rPr>
        <w:t xml:space="preserve"> </w:t>
      </w:r>
      <w:r>
        <w:rPr>
          <w:sz w:val="24"/>
        </w:rPr>
        <w:t>The</w:t>
      </w:r>
      <w:r>
        <w:rPr>
          <w:spacing w:val="-6"/>
          <w:sz w:val="24"/>
        </w:rPr>
        <w:t xml:space="preserve"> </w:t>
      </w:r>
      <w:r>
        <w:rPr>
          <w:sz w:val="24"/>
        </w:rPr>
        <w:t>minimum</w:t>
      </w:r>
      <w:r>
        <w:rPr>
          <w:spacing w:val="-12"/>
          <w:sz w:val="24"/>
        </w:rPr>
        <w:t xml:space="preserve"> </w:t>
      </w:r>
      <w:r>
        <w:rPr>
          <w:sz w:val="24"/>
        </w:rPr>
        <w:t>hard</w:t>
      </w:r>
      <w:r>
        <w:rPr>
          <w:spacing w:val="-9"/>
          <w:sz w:val="24"/>
        </w:rPr>
        <w:t xml:space="preserve"> </w:t>
      </w:r>
      <w:r>
        <w:rPr>
          <w:sz w:val="24"/>
        </w:rPr>
        <w:t>disk</w:t>
      </w:r>
      <w:r>
        <w:rPr>
          <w:spacing w:val="-9"/>
          <w:sz w:val="24"/>
        </w:rPr>
        <w:t xml:space="preserve"> </w:t>
      </w:r>
      <w:r>
        <w:rPr>
          <w:sz w:val="24"/>
        </w:rPr>
        <w:t>requirement</w:t>
      </w:r>
      <w:r>
        <w:rPr>
          <w:spacing w:val="-5"/>
          <w:sz w:val="24"/>
        </w:rPr>
        <w:t xml:space="preserve"> </w:t>
      </w:r>
      <w:r>
        <w:rPr>
          <w:sz w:val="24"/>
        </w:rPr>
        <w:t>can</w:t>
      </w:r>
      <w:r>
        <w:rPr>
          <w:spacing w:val="-13"/>
          <w:sz w:val="24"/>
        </w:rPr>
        <w:t xml:space="preserve"> </w:t>
      </w:r>
      <w:r>
        <w:rPr>
          <w:sz w:val="24"/>
        </w:rPr>
        <w:t>depend</w:t>
      </w:r>
      <w:r>
        <w:rPr>
          <w:spacing w:val="-9"/>
          <w:sz w:val="24"/>
        </w:rPr>
        <w:t xml:space="preserve"> </w:t>
      </w:r>
      <w:r>
        <w:rPr>
          <w:sz w:val="24"/>
        </w:rPr>
        <w:t>on</w:t>
      </w:r>
      <w:r>
        <w:rPr>
          <w:spacing w:val="-58"/>
          <w:sz w:val="24"/>
        </w:rPr>
        <w:t xml:space="preserve"> </w:t>
      </w:r>
      <w:r>
        <w:rPr>
          <w:sz w:val="24"/>
        </w:rPr>
        <w:t>the</w:t>
      </w:r>
      <w:r>
        <w:rPr>
          <w:spacing w:val="-1"/>
          <w:sz w:val="24"/>
        </w:rPr>
        <w:t xml:space="preserve"> </w:t>
      </w:r>
      <w:r>
        <w:rPr>
          <w:sz w:val="24"/>
        </w:rPr>
        <w:t>specific</w:t>
      </w:r>
      <w:r>
        <w:rPr>
          <w:spacing w:val="-1"/>
          <w:sz w:val="24"/>
        </w:rPr>
        <w:t xml:space="preserve"> </w:t>
      </w:r>
      <w:r>
        <w:rPr>
          <w:sz w:val="24"/>
        </w:rPr>
        <w:t>requirements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system,</w:t>
      </w:r>
      <w:r>
        <w:rPr>
          <w:spacing w:val="2"/>
          <w:sz w:val="24"/>
        </w:rPr>
        <w:t xml:space="preserve"> </w:t>
      </w:r>
      <w:r>
        <w:rPr>
          <w:sz w:val="24"/>
        </w:rPr>
        <w:t>but</w:t>
      </w:r>
      <w:r>
        <w:rPr>
          <w:spacing w:val="1"/>
          <w:sz w:val="24"/>
        </w:rPr>
        <w:t xml:space="preserve"> </w:t>
      </w:r>
      <w:r>
        <w:rPr>
          <w:sz w:val="24"/>
        </w:rPr>
        <w:t>typically</w:t>
      </w:r>
      <w:r>
        <w:rPr>
          <w:spacing w:val="-10"/>
          <w:sz w:val="24"/>
        </w:rPr>
        <w:t xml:space="preserve"> </w:t>
      </w:r>
      <w:r>
        <w:rPr>
          <w:sz w:val="24"/>
        </w:rPr>
        <w:t>ranges</w:t>
      </w:r>
      <w:r>
        <w:rPr>
          <w:spacing w:val="3"/>
          <w:sz w:val="24"/>
        </w:rPr>
        <w:t xml:space="preserve"> </w:t>
      </w:r>
      <w:r>
        <w:rPr>
          <w:sz w:val="24"/>
        </w:rPr>
        <w:t>from</w:t>
      </w:r>
      <w:r>
        <w:rPr>
          <w:spacing w:val="-8"/>
          <w:sz w:val="24"/>
        </w:rPr>
        <w:t xml:space="preserve"> </w:t>
      </w:r>
      <w:r>
        <w:rPr>
          <w:sz w:val="24"/>
        </w:rPr>
        <w:t>500MB</w:t>
      </w:r>
      <w:r>
        <w:rPr>
          <w:spacing w:val="-2"/>
          <w:sz w:val="24"/>
        </w:rPr>
        <w:t xml:space="preserve"> </w:t>
      </w:r>
      <w:r>
        <w:rPr>
          <w:sz w:val="24"/>
        </w:rPr>
        <w:t>to</w:t>
      </w:r>
      <w:r>
        <w:rPr>
          <w:spacing w:val="5"/>
          <w:sz w:val="24"/>
        </w:rPr>
        <w:t xml:space="preserve"> </w:t>
      </w:r>
      <w:r>
        <w:rPr>
          <w:sz w:val="24"/>
        </w:rPr>
        <w:t>2GB.</w:t>
      </w:r>
    </w:p>
    <w:p w:rsidR="001546D3" w:rsidRDefault="001546D3" w:rsidP="003068DB">
      <w:pPr>
        <w:pStyle w:val="BodyText"/>
        <w:spacing w:before="3"/>
        <w:jc w:val="both"/>
        <w:rPr>
          <w:sz w:val="28"/>
        </w:rPr>
      </w:pPr>
    </w:p>
    <w:p w:rsidR="001546D3" w:rsidRDefault="00577A85" w:rsidP="003068DB">
      <w:pPr>
        <w:pStyle w:val="ListParagraph"/>
        <w:numPr>
          <w:ilvl w:val="0"/>
          <w:numId w:val="12"/>
        </w:numPr>
        <w:tabs>
          <w:tab w:val="left" w:pos="1621"/>
        </w:tabs>
        <w:spacing w:before="1" w:line="259" w:lineRule="auto"/>
        <w:ind w:right="910"/>
        <w:jc w:val="both"/>
        <w:rPr>
          <w:sz w:val="24"/>
        </w:rPr>
      </w:pPr>
      <w:r>
        <w:rPr>
          <w:b/>
          <w:sz w:val="24"/>
        </w:rPr>
        <w:t xml:space="preserve">Display: </w:t>
      </w:r>
      <w:r>
        <w:rPr>
          <w:sz w:val="24"/>
        </w:rPr>
        <w:t>The desktop computer should have a display with sufficient resolution and</w:t>
      </w:r>
      <w:r>
        <w:rPr>
          <w:spacing w:val="1"/>
          <w:sz w:val="24"/>
        </w:rPr>
        <w:t xml:space="preserve"> </w:t>
      </w:r>
      <w:r>
        <w:rPr>
          <w:sz w:val="24"/>
        </w:rPr>
        <w:t>size</w:t>
      </w:r>
      <w:r>
        <w:rPr>
          <w:spacing w:val="-1"/>
          <w:sz w:val="24"/>
        </w:rPr>
        <w:t xml:space="preserve"> </w:t>
      </w:r>
      <w:r>
        <w:rPr>
          <w:sz w:val="24"/>
        </w:rPr>
        <w:t>to</w:t>
      </w:r>
      <w:r>
        <w:rPr>
          <w:spacing w:val="6"/>
          <w:sz w:val="24"/>
        </w:rPr>
        <w:t xml:space="preserve"> </w:t>
      </w:r>
      <w:r>
        <w:rPr>
          <w:sz w:val="24"/>
        </w:rPr>
        <w:t xml:space="preserve">view the </w:t>
      </w:r>
      <w:del w:id="202"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03" w:author="Manoj" w:date="2023-12-15T21:48:00Z">
        <w:r w:rsidR="00A93ECB">
          <w:rPr>
            <w:sz w:val="24"/>
          </w:rPr>
          <w:t>Hospital Management System</w:t>
        </w:r>
      </w:ins>
      <w:r>
        <w:rPr>
          <w:spacing w:val="-4"/>
          <w:sz w:val="24"/>
        </w:rPr>
        <w:t xml:space="preserve"> </w:t>
      </w:r>
      <w:r>
        <w:rPr>
          <w:sz w:val="24"/>
        </w:rPr>
        <w:t>interface clearly.</w:t>
      </w: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1546D3" w:rsidRPr="003068DB" w:rsidRDefault="00577A85" w:rsidP="003068DB">
      <w:pPr>
        <w:pStyle w:val="Heading5"/>
        <w:spacing w:before="167"/>
        <w:jc w:val="both"/>
        <w:rPr>
          <w:color w:val="943634" w:themeColor="accent2" w:themeShade="BF"/>
          <w:sz w:val="28"/>
          <w:szCs w:val="28"/>
        </w:rPr>
      </w:pPr>
      <w:r w:rsidRPr="003068DB">
        <w:rPr>
          <w:color w:val="943634" w:themeColor="accent2" w:themeShade="BF"/>
          <w:sz w:val="28"/>
          <w:szCs w:val="28"/>
          <w:u w:val="thick" w:color="2D74B5"/>
        </w:rPr>
        <w:lastRenderedPageBreak/>
        <w:t>Software:</w:t>
      </w:r>
    </w:p>
    <w:p w:rsidR="001546D3" w:rsidRDefault="00577A85" w:rsidP="003068DB">
      <w:pPr>
        <w:pStyle w:val="ListParagraph"/>
        <w:numPr>
          <w:ilvl w:val="0"/>
          <w:numId w:val="11"/>
        </w:numPr>
        <w:tabs>
          <w:tab w:val="left" w:pos="1621"/>
        </w:tabs>
        <w:spacing w:before="176" w:line="259" w:lineRule="auto"/>
        <w:ind w:right="898"/>
        <w:jc w:val="both"/>
        <w:rPr>
          <w:sz w:val="24"/>
        </w:rPr>
      </w:pPr>
      <w:r>
        <w:rPr>
          <w:b/>
          <w:sz w:val="24"/>
        </w:rPr>
        <w:t xml:space="preserve">Operating System: </w:t>
      </w:r>
      <w:r>
        <w:rPr>
          <w:sz w:val="24"/>
        </w:rPr>
        <w:t xml:space="preserve">The </w:t>
      </w:r>
      <w:del w:id="204" w:author="Manoj" w:date="2023-12-15T21:48:00Z">
        <w:r w:rsidDel="00A93ECB">
          <w:rPr>
            <w:sz w:val="24"/>
          </w:rPr>
          <w:delText>clinic management system</w:delText>
        </w:r>
      </w:del>
      <w:ins w:id="205" w:author="Manoj" w:date="2023-12-15T21:48:00Z">
        <w:r w:rsidR="00A93ECB">
          <w:rPr>
            <w:sz w:val="24"/>
          </w:rPr>
          <w:t>Hospital Management System</w:t>
        </w:r>
      </w:ins>
      <w:r>
        <w:rPr>
          <w:sz w:val="24"/>
        </w:rPr>
        <w:t xml:space="preserve"> can be designed to work with</w:t>
      </w:r>
      <w:r>
        <w:rPr>
          <w:spacing w:val="1"/>
          <w:sz w:val="24"/>
        </w:rPr>
        <w:t xml:space="preserve"> </w:t>
      </w:r>
      <w:r>
        <w:rPr>
          <w:sz w:val="24"/>
        </w:rPr>
        <w:t>various operating systems, such as Windows, MacOS, or Linux. The system should be</w:t>
      </w:r>
      <w:r>
        <w:rPr>
          <w:spacing w:val="-57"/>
          <w:sz w:val="24"/>
        </w:rPr>
        <w:t xml:space="preserve"> </w:t>
      </w:r>
      <w:r>
        <w:rPr>
          <w:sz w:val="24"/>
        </w:rPr>
        <w:t>compatible</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specific</w:t>
      </w:r>
      <w:r>
        <w:rPr>
          <w:spacing w:val="-1"/>
          <w:sz w:val="24"/>
        </w:rPr>
        <w:t xml:space="preserve"> </w:t>
      </w:r>
      <w:r>
        <w:rPr>
          <w:sz w:val="24"/>
        </w:rPr>
        <w:t>version</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operating system</w:t>
      </w:r>
      <w:r>
        <w:rPr>
          <w:spacing w:val="-9"/>
          <w:sz w:val="24"/>
        </w:rPr>
        <w:t xml:space="preserve"> </w:t>
      </w:r>
      <w:r>
        <w:rPr>
          <w:sz w:val="24"/>
        </w:rPr>
        <w:t>that</w:t>
      </w:r>
      <w:r>
        <w:rPr>
          <w:spacing w:val="-5"/>
          <w:sz w:val="24"/>
        </w:rPr>
        <w:t xml:space="preserve"> </w:t>
      </w:r>
      <w:r>
        <w:rPr>
          <w:sz w:val="24"/>
        </w:rPr>
        <w:t>the</w:t>
      </w:r>
      <w:r>
        <w:rPr>
          <w:spacing w:val="-1"/>
          <w:sz w:val="24"/>
        </w:rPr>
        <w:t xml:space="preserve"> </w:t>
      </w:r>
      <w:r>
        <w:rPr>
          <w:sz w:val="24"/>
        </w:rPr>
        <w:t>desktop</w:t>
      </w:r>
      <w:r>
        <w:rPr>
          <w:spacing w:val="-5"/>
          <w:sz w:val="24"/>
        </w:rPr>
        <w:t xml:space="preserve"> </w:t>
      </w:r>
      <w:r>
        <w:rPr>
          <w:sz w:val="24"/>
        </w:rPr>
        <w:t>computer</w:t>
      </w:r>
      <w:r>
        <w:rPr>
          <w:spacing w:val="-58"/>
          <w:sz w:val="24"/>
        </w:rPr>
        <w:t xml:space="preserve"> </w:t>
      </w:r>
      <w:r>
        <w:rPr>
          <w:sz w:val="24"/>
        </w:rPr>
        <w:t>is</w:t>
      </w:r>
      <w:r>
        <w:rPr>
          <w:spacing w:val="-1"/>
          <w:sz w:val="24"/>
        </w:rPr>
        <w:t xml:space="preserve"> </w:t>
      </w:r>
      <w:r>
        <w:rPr>
          <w:sz w:val="24"/>
        </w:rPr>
        <w:t>running.</w:t>
      </w:r>
    </w:p>
    <w:p w:rsidR="001546D3" w:rsidRDefault="001546D3" w:rsidP="003068DB">
      <w:pPr>
        <w:pStyle w:val="BodyText"/>
        <w:spacing w:before="8"/>
        <w:jc w:val="both"/>
        <w:rPr>
          <w:sz w:val="25"/>
        </w:rPr>
      </w:pPr>
    </w:p>
    <w:p w:rsidR="001546D3" w:rsidRDefault="00577A85" w:rsidP="003068DB">
      <w:pPr>
        <w:pStyle w:val="ListParagraph"/>
        <w:numPr>
          <w:ilvl w:val="0"/>
          <w:numId w:val="11"/>
        </w:numPr>
        <w:tabs>
          <w:tab w:val="left" w:pos="1621"/>
        </w:tabs>
        <w:spacing w:before="1" w:line="259" w:lineRule="auto"/>
        <w:ind w:right="906"/>
        <w:jc w:val="both"/>
        <w:rPr>
          <w:sz w:val="24"/>
        </w:rPr>
      </w:pPr>
      <w:r>
        <w:rPr>
          <w:b/>
          <w:sz w:val="24"/>
        </w:rPr>
        <w:t xml:space="preserve">Database Management System: </w:t>
      </w:r>
      <w:r>
        <w:rPr>
          <w:sz w:val="24"/>
        </w:rPr>
        <w:t xml:space="preserve">The </w:t>
      </w:r>
      <w:del w:id="206" w:author="Manoj" w:date="2023-12-15T21:48:00Z">
        <w:r w:rsidDel="00A93ECB">
          <w:rPr>
            <w:sz w:val="24"/>
          </w:rPr>
          <w:delText>clinic management system</w:delText>
        </w:r>
      </w:del>
      <w:ins w:id="207" w:author="Manoj" w:date="2023-12-15T21:48:00Z">
        <w:r w:rsidR="00A93ECB">
          <w:rPr>
            <w:sz w:val="24"/>
          </w:rPr>
          <w:t>Hospital Management System</w:t>
        </w:r>
      </w:ins>
      <w:r>
        <w:rPr>
          <w:sz w:val="24"/>
        </w:rPr>
        <w:t xml:space="preserve"> typically requires a</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and</w:t>
      </w:r>
      <w:r>
        <w:rPr>
          <w:spacing w:val="1"/>
          <w:sz w:val="24"/>
        </w:rPr>
        <w:t xml:space="preserve"> </w:t>
      </w:r>
      <w:r>
        <w:rPr>
          <w:sz w:val="24"/>
        </w:rPr>
        <w:t>managing</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management</w:t>
      </w:r>
      <w:r>
        <w:rPr>
          <w:spacing w:val="6"/>
          <w:sz w:val="24"/>
        </w:rPr>
        <w:t xml:space="preserve"> </w:t>
      </w:r>
      <w:r>
        <w:rPr>
          <w:sz w:val="24"/>
        </w:rPr>
        <w:t>system</w:t>
      </w:r>
      <w:r>
        <w:rPr>
          <w:spacing w:val="-8"/>
          <w:sz w:val="24"/>
        </w:rPr>
        <w:t xml:space="preserve"> </w:t>
      </w:r>
      <w:r>
        <w:rPr>
          <w:sz w:val="24"/>
        </w:rPr>
        <w:t>used</w:t>
      </w:r>
      <w:r>
        <w:rPr>
          <w:spacing w:val="5"/>
          <w:sz w:val="24"/>
        </w:rPr>
        <w:t xml:space="preserve"> </w:t>
      </w:r>
      <w:r>
        <w:rPr>
          <w:sz w:val="24"/>
        </w:rPr>
        <w:t>is</w:t>
      </w:r>
      <w:r>
        <w:rPr>
          <w:spacing w:val="-1"/>
          <w:sz w:val="24"/>
        </w:rPr>
        <w:t xml:space="preserve"> </w:t>
      </w:r>
      <w:r>
        <w:rPr>
          <w:sz w:val="24"/>
        </w:rPr>
        <w:t>MySQL.</w:t>
      </w:r>
      <w:r>
        <w:rPr>
          <w:spacing w:val="3"/>
          <w:sz w:val="24"/>
        </w:rPr>
        <w:t xml:space="preserve"> </w:t>
      </w:r>
      <w:r>
        <w:rPr>
          <w:sz w:val="24"/>
        </w:rPr>
        <w:t>Using</w:t>
      </w:r>
      <w:r>
        <w:rPr>
          <w:spacing w:val="1"/>
          <w:sz w:val="24"/>
        </w:rPr>
        <w:t xml:space="preserve"> </w:t>
      </w:r>
      <w:r>
        <w:rPr>
          <w:sz w:val="24"/>
        </w:rPr>
        <w:t>MySQL</w:t>
      </w:r>
      <w:r>
        <w:rPr>
          <w:spacing w:val="-2"/>
          <w:sz w:val="24"/>
        </w:rPr>
        <w:t xml:space="preserve"> </w:t>
      </w:r>
      <w:r>
        <w:rPr>
          <w:sz w:val="24"/>
        </w:rPr>
        <w:t>workbench.</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line="259" w:lineRule="auto"/>
        <w:ind w:right="903"/>
        <w:jc w:val="both"/>
        <w:rPr>
          <w:sz w:val="24"/>
        </w:rPr>
      </w:pPr>
      <w:r>
        <w:rPr>
          <w:b/>
          <w:sz w:val="24"/>
        </w:rPr>
        <w:t xml:space="preserve">Programming Language and Framework: </w:t>
      </w:r>
      <w:r>
        <w:rPr>
          <w:sz w:val="24"/>
        </w:rPr>
        <w:t xml:space="preserve">The </w:t>
      </w:r>
      <w:del w:id="208" w:author="Manoj" w:date="2023-12-15T21:48:00Z">
        <w:r w:rsidDel="00A93ECB">
          <w:rPr>
            <w:sz w:val="24"/>
          </w:rPr>
          <w:delText>clinic management system</w:delText>
        </w:r>
      </w:del>
      <w:ins w:id="209" w:author="Manoj" w:date="2023-12-15T21:48:00Z">
        <w:r w:rsidR="00A93ECB">
          <w:rPr>
            <w:sz w:val="24"/>
          </w:rPr>
          <w:t>Hospital Management System</w:t>
        </w:r>
      </w:ins>
      <w:r>
        <w:rPr>
          <w:sz w:val="24"/>
        </w:rPr>
        <w:t xml:space="preserve"> can be</w:t>
      </w:r>
      <w:r>
        <w:rPr>
          <w:spacing w:val="1"/>
          <w:sz w:val="24"/>
        </w:rPr>
        <w:t xml:space="preserve"> </w:t>
      </w:r>
      <w:r>
        <w:rPr>
          <w:sz w:val="24"/>
        </w:rPr>
        <w:t>developed</w:t>
      </w:r>
      <w:r>
        <w:rPr>
          <w:spacing w:val="1"/>
          <w:sz w:val="24"/>
        </w:rPr>
        <w:t xml:space="preserve"> </w:t>
      </w:r>
      <w:r>
        <w:rPr>
          <w:sz w:val="24"/>
        </w:rPr>
        <w:t>using</w:t>
      </w:r>
      <w:r>
        <w:rPr>
          <w:spacing w:val="2"/>
          <w:sz w:val="24"/>
        </w:rPr>
        <w:t xml:space="preserve"> </w:t>
      </w:r>
      <w:r>
        <w:rPr>
          <w:sz w:val="24"/>
        </w:rPr>
        <w:t>a programming</w:t>
      </w:r>
      <w:r>
        <w:rPr>
          <w:spacing w:val="6"/>
          <w:sz w:val="24"/>
        </w:rPr>
        <w:t xml:space="preserve"> </w:t>
      </w:r>
      <w:r>
        <w:rPr>
          <w:sz w:val="24"/>
        </w:rPr>
        <w:t>language Java.</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before="1" w:line="259" w:lineRule="auto"/>
        <w:ind w:right="902"/>
        <w:jc w:val="both"/>
        <w:rPr>
          <w:sz w:val="24"/>
        </w:rPr>
      </w:pPr>
      <w:r>
        <w:rPr>
          <w:b/>
          <w:sz w:val="24"/>
        </w:rPr>
        <w:t>Other</w:t>
      </w:r>
      <w:r>
        <w:rPr>
          <w:b/>
          <w:spacing w:val="1"/>
          <w:sz w:val="24"/>
        </w:rPr>
        <w:t xml:space="preserve"> </w:t>
      </w:r>
      <w:r>
        <w:rPr>
          <w:b/>
          <w:sz w:val="24"/>
        </w:rPr>
        <w:t>Software:</w:t>
      </w:r>
      <w:r>
        <w:rPr>
          <w:b/>
          <w:spacing w:val="1"/>
          <w:sz w:val="24"/>
        </w:rPr>
        <w:t xml:space="preserve"> </w:t>
      </w:r>
      <w:r>
        <w:rPr>
          <w:sz w:val="24"/>
        </w:rPr>
        <w:t>The</w:t>
      </w:r>
      <w:r>
        <w:rPr>
          <w:spacing w:val="1"/>
          <w:sz w:val="24"/>
        </w:rPr>
        <w:t xml:space="preserve"> </w:t>
      </w:r>
      <w:del w:id="210" w:author="Manoj" w:date="2023-12-15T21:48:00Z">
        <w:r w:rsidDel="00A93ECB">
          <w:rPr>
            <w:sz w:val="24"/>
          </w:rPr>
          <w:delText>clinic</w:delText>
        </w:r>
        <w:r w:rsidDel="00A93ECB">
          <w:rPr>
            <w:spacing w:val="1"/>
            <w:sz w:val="24"/>
          </w:rPr>
          <w:delText xml:space="preserve"> </w:delText>
        </w:r>
        <w:r w:rsidDel="00A93ECB">
          <w:rPr>
            <w:sz w:val="24"/>
          </w:rPr>
          <w:delText>management</w:delText>
        </w:r>
        <w:r w:rsidDel="00A93ECB">
          <w:rPr>
            <w:spacing w:val="1"/>
            <w:sz w:val="24"/>
          </w:rPr>
          <w:delText xml:space="preserve"> </w:delText>
        </w:r>
        <w:r w:rsidDel="00A93ECB">
          <w:rPr>
            <w:sz w:val="24"/>
          </w:rPr>
          <w:delText>system</w:delText>
        </w:r>
      </w:del>
      <w:ins w:id="211" w:author="Manoj" w:date="2023-12-15T21:48:00Z">
        <w:r w:rsidR="00A93ECB">
          <w:rPr>
            <w:sz w:val="24"/>
          </w:rPr>
          <w:t>Hospital Management System</w:t>
        </w:r>
      </w:ins>
      <w:r>
        <w:rPr>
          <w:spacing w:val="1"/>
          <w:sz w:val="24"/>
        </w:rPr>
        <w:t xml:space="preserve"> </w:t>
      </w:r>
      <w:r>
        <w:rPr>
          <w:sz w:val="24"/>
        </w:rPr>
        <w:t>requires</w:t>
      </w:r>
      <w:r>
        <w:rPr>
          <w:spacing w:val="1"/>
          <w:sz w:val="24"/>
        </w:rPr>
        <w:t xml:space="preserve"> </w:t>
      </w:r>
      <w:r>
        <w:rPr>
          <w:sz w:val="24"/>
        </w:rPr>
        <w:t>additional</w:t>
      </w:r>
      <w:r>
        <w:rPr>
          <w:spacing w:val="1"/>
          <w:sz w:val="24"/>
        </w:rPr>
        <w:t xml:space="preserve"> </w:t>
      </w:r>
      <w:r>
        <w:rPr>
          <w:sz w:val="24"/>
        </w:rPr>
        <w:t>software</w:t>
      </w:r>
      <w:r>
        <w:rPr>
          <w:spacing w:val="1"/>
          <w:sz w:val="24"/>
        </w:rPr>
        <w:t xml:space="preserve"> </w:t>
      </w:r>
      <w:r>
        <w:rPr>
          <w:sz w:val="24"/>
        </w:rPr>
        <w:t>components</w:t>
      </w:r>
      <w:r>
        <w:rPr>
          <w:spacing w:val="-1"/>
          <w:sz w:val="24"/>
        </w:rPr>
        <w:t xml:space="preserve"> </w:t>
      </w:r>
      <w:r>
        <w:rPr>
          <w:sz w:val="24"/>
        </w:rPr>
        <w:t>Apache</w:t>
      </w:r>
      <w:r>
        <w:rPr>
          <w:spacing w:val="-1"/>
          <w:sz w:val="24"/>
        </w:rPr>
        <w:t xml:space="preserve"> </w:t>
      </w:r>
      <w:r>
        <w:rPr>
          <w:sz w:val="24"/>
        </w:rPr>
        <w:t>NetBeans</w:t>
      </w:r>
      <w:r>
        <w:rPr>
          <w:spacing w:val="-1"/>
          <w:sz w:val="24"/>
        </w:rPr>
        <w:t xml:space="preserve"> </w:t>
      </w:r>
      <w:r>
        <w:rPr>
          <w:sz w:val="24"/>
        </w:rPr>
        <w:t>IDE</w:t>
      </w:r>
      <w:r>
        <w:rPr>
          <w:spacing w:val="2"/>
          <w:sz w:val="24"/>
        </w:rPr>
        <w:t xml:space="preserve"> </w:t>
      </w:r>
      <w:r>
        <w:rPr>
          <w:sz w:val="24"/>
        </w:rPr>
        <w:t>and</w:t>
      </w:r>
      <w:r>
        <w:rPr>
          <w:spacing w:val="1"/>
          <w:sz w:val="24"/>
        </w:rPr>
        <w:t xml:space="preserve"> </w:t>
      </w:r>
      <w:r>
        <w:rPr>
          <w:sz w:val="24"/>
        </w:rPr>
        <w:t>Windows</w:t>
      </w:r>
      <w:r>
        <w:rPr>
          <w:spacing w:val="-1"/>
          <w:sz w:val="24"/>
        </w:rPr>
        <w:t xml:space="preserve"> </w:t>
      </w:r>
      <w:r>
        <w:rPr>
          <w:sz w:val="24"/>
        </w:rPr>
        <w:t>11</w:t>
      </w:r>
      <w:r>
        <w:rPr>
          <w:spacing w:val="1"/>
          <w:sz w:val="24"/>
        </w:rPr>
        <w:t xml:space="preserve"> </w:t>
      </w:r>
      <w:r>
        <w:rPr>
          <w:sz w:val="24"/>
        </w:rPr>
        <w:t>Operating</w:t>
      </w:r>
      <w:r>
        <w:rPr>
          <w:spacing w:val="1"/>
          <w:sz w:val="24"/>
        </w:rPr>
        <w:t xml:space="preserve"> </w:t>
      </w:r>
      <w:r>
        <w:rPr>
          <w:sz w:val="24"/>
        </w:rPr>
        <w:t>System.</w:t>
      </w:r>
    </w:p>
    <w:p w:rsidR="001546D3" w:rsidRDefault="001546D3" w:rsidP="003068DB">
      <w:pPr>
        <w:pStyle w:val="BodyText"/>
        <w:jc w:val="both"/>
        <w:rPr>
          <w:sz w:val="26"/>
        </w:rPr>
      </w:pPr>
    </w:p>
    <w:p w:rsidR="001546D3" w:rsidRDefault="00577A85" w:rsidP="003068DB">
      <w:pPr>
        <w:pStyle w:val="BodyText"/>
        <w:spacing w:before="160" w:line="259" w:lineRule="auto"/>
        <w:ind w:left="900" w:right="902"/>
        <w:jc w:val="both"/>
      </w:pPr>
      <w:r>
        <w:t xml:space="preserve">Overall, the hardware and software requirements for a desktop-based </w:t>
      </w:r>
      <w:del w:id="212" w:author="Manoj" w:date="2023-12-15T21:48:00Z">
        <w:r w:rsidDel="00A93ECB">
          <w:delText>clinic management</w:delText>
        </w:r>
        <w:r w:rsidDel="00A93ECB">
          <w:rPr>
            <w:spacing w:val="1"/>
          </w:rPr>
          <w:delText xml:space="preserve"> </w:delText>
        </w:r>
        <w:r w:rsidDel="00A93ECB">
          <w:delText>system</w:delText>
        </w:r>
      </w:del>
      <w:ins w:id="213" w:author="Manoj" w:date="2023-12-15T21:48:00Z">
        <w:r w:rsidR="00A93ECB">
          <w:t>Hospital Management System</w:t>
        </w:r>
      </w:ins>
      <w:r>
        <w:t xml:space="preserve"> can vary depending on the specific needs and requirements of the application. The</w:t>
      </w:r>
      <w:r>
        <w:rPr>
          <w:spacing w:val="1"/>
        </w:rPr>
        <w:t xml:space="preserve"> </w:t>
      </w:r>
      <w:r>
        <w:t>system should be designed and developed to be compatible with the existing hardware and</w:t>
      </w:r>
      <w:r>
        <w:rPr>
          <w:spacing w:val="1"/>
        </w:rPr>
        <w:t xml:space="preserve"> </w:t>
      </w:r>
      <w:r>
        <w:t>software infrastructure of the school, while also meeting the functional and performance</w:t>
      </w:r>
      <w:r>
        <w:rPr>
          <w:spacing w:val="1"/>
        </w:rPr>
        <w:t xml:space="preserve"> </w:t>
      </w:r>
      <w:r>
        <w:t>requirements</w:t>
      </w:r>
      <w:r>
        <w:rPr>
          <w:spacing w:val="-5"/>
        </w:rPr>
        <w:t xml:space="preserve"> </w:t>
      </w:r>
      <w:r>
        <w:t>of</w:t>
      </w:r>
      <w:r>
        <w:rPr>
          <w:spacing w:val="-6"/>
        </w:rPr>
        <w:t xml:space="preserve"> </w:t>
      </w:r>
      <w:r>
        <w:t>the</w:t>
      </w:r>
      <w:r>
        <w:rPr>
          <w:spacing w:val="1"/>
        </w:rPr>
        <w:t xml:space="preserve"> </w:t>
      </w:r>
      <w:r>
        <w:t>system</w:t>
      </w:r>
    </w:p>
    <w:p w:rsidR="001546D3" w:rsidRDefault="001546D3"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731D93" w:rsidRDefault="003068DB" w:rsidP="003068DB">
      <w:pPr>
        <w:jc w:val="both"/>
        <w:textAlignment w:val="baseline"/>
        <w:outlineLvl w:val="0"/>
        <w:rPr>
          <w:b/>
          <w:bCs/>
          <w:color w:val="000000"/>
          <w:sz w:val="28"/>
          <w:szCs w:val="28"/>
          <w:shd w:val="clear" w:color="auto" w:fill="FFFFFF"/>
        </w:rPr>
      </w:pPr>
      <w:r>
        <w:rPr>
          <w:b/>
          <w:bCs/>
          <w:color w:val="000000"/>
          <w:sz w:val="28"/>
          <w:szCs w:val="28"/>
          <w:shd w:val="clear" w:color="auto" w:fill="FFFFFF"/>
        </w:rPr>
        <w:t xml:space="preserve">                  </w:t>
      </w: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3068DB" w:rsidRDefault="003068DB" w:rsidP="003068DB">
      <w:pPr>
        <w:jc w:val="both"/>
        <w:textAlignment w:val="baseline"/>
        <w:outlineLvl w:val="0"/>
        <w:rPr>
          <w:b/>
          <w:bCs/>
          <w:color w:val="C00000"/>
          <w:sz w:val="28"/>
          <w:szCs w:val="28"/>
          <w:shd w:val="clear" w:color="auto" w:fill="FFFFFF"/>
        </w:rPr>
      </w:pPr>
      <w:r w:rsidRPr="00DC418D">
        <w:rPr>
          <w:b/>
          <w:bCs/>
          <w:color w:val="000000"/>
          <w:sz w:val="28"/>
          <w:szCs w:val="28"/>
          <w:shd w:val="clear" w:color="auto" w:fill="FFFFFF"/>
        </w:rPr>
        <w:lastRenderedPageBreak/>
        <w:t>1.5</w:t>
      </w:r>
      <w:r>
        <w:rPr>
          <w:b/>
          <w:bCs/>
          <w:color w:val="000000"/>
          <w:sz w:val="28"/>
          <w:szCs w:val="28"/>
          <w:shd w:val="clear" w:color="auto" w:fill="FFFFFF"/>
        </w:rPr>
        <w:t>.</w:t>
      </w:r>
      <w:r w:rsidRPr="00DC418D">
        <w:rPr>
          <w:b/>
          <w:bCs/>
          <w:color w:val="000000"/>
          <w:sz w:val="28"/>
          <w:szCs w:val="28"/>
          <w:shd w:val="clear" w:color="auto" w:fill="FFFFFF"/>
        </w:rPr>
        <w:t xml:space="preserve"> </w:t>
      </w:r>
      <w:r w:rsidRPr="00DC418D">
        <w:rPr>
          <w:b/>
          <w:bCs/>
          <w:color w:val="C00000"/>
          <w:sz w:val="28"/>
          <w:szCs w:val="28"/>
          <w:shd w:val="clear" w:color="auto" w:fill="FFFFFF"/>
        </w:rPr>
        <w:t>Brief Description of Technology Used.</w:t>
      </w: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Pr="00DC418D" w:rsidRDefault="00923E40" w:rsidP="003068DB">
      <w:pPr>
        <w:jc w:val="both"/>
        <w:textAlignment w:val="baseline"/>
        <w:outlineLvl w:val="0"/>
        <w:rPr>
          <w:b/>
          <w:bCs/>
          <w:color w:val="000000"/>
          <w:sz w:val="28"/>
          <w:szCs w:val="28"/>
          <w:shd w:val="clear" w:color="auto" w:fill="FFFFFF"/>
        </w:rPr>
      </w:pPr>
    </w:p>
    <w:p w:rsidR="00731D93" w:rsidRDefault="00731D93" w:rsidP="00731D93">
      <w:pPr>
        <w:jc w:val="both"/>
        <w:textAlignment w:val="baseline"/>
        <w:outlineLvl w:val="0"/>
        <w:rPr>
          <w:color w:val="000000"/>
          <w:sz w:val="24"/>
          <w:szCs w:val="24"/>
          <w:shd w:val="clear" w:color="auto" w:fill="FFFFFF"/>
        </w:rPr>
      </w:pPr>
    </w:p>
    <w:p w:rsidR="003068DB" w:rsidRPr="00DC418D" w:rsidRDefault="003068DB" w:rsidP="00731D93">
      <w:pPr>
        <w:ind w:firstLine="720"/>
        <w:jc w:val="both"/>
        <w:textAlignment w:val="baseline"/>
        <w:outlineLvl w:val="0"/>
        <w:rPr>
          <w:b/>
          <w:bCs/>
          <w:color w:val="000000"/>
          <w:sz w:val="28"/>
          <w:szCs w:val="28"/>
          <w:shd w:val="clear" w:color="auto" w:fill="FFFFFF"/>
        </w:rPr>
      </w:pPr>
      <w:r w:rsidRPr="00DC418D">
        <w:rPr>
          <w:b/>
          <w:bCs/>
          <w:color w:val="000000"/>
          <w:sz w:val="28"/>
          <w:szCs w:val="28"/>
          <w:shd w:val="clear" w:color="auto" w:fill="FFFFFF"/>
        </w:rPr>
        <w:t>1.5.1 Operating System</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14" w:author="Manoj" w:date="2023-12-15T21:50:00Z">
            <w:rPr>
              <w:b/>
              <w:bCs/>
              <w:color w:val="202122"/>
              <w:sz w:val="24"/>
              <w:szCs w:val="24"/>
              <w:shd w:val="clear" w:color="auto" w:fill="FFFFFF"/>
            </w:rPr>
          </w:rPrChange>
        </w:rPr>
      </w:pPr>
      <w:r w:rsidRPr="00440D09">
        <w:rPr>
          <w:color w:val="202122"/>
          <w:sz w:val="24"/>
          <w:szCs w:val="24"/>
          <w:shd w:val="clear" w:color="auto" w:fill="FFFFFF"/>
          <w:rPrChange w:id="215" w:author="Manoj" w:date="2023-12-15T21:50:00Z">
            <w:rPr>
              <w:b/>
              <w:bCs/>
              <w:color w:val="202122"/>
              <w:sz w:val="24"/>
              <w:szCs w:val="24"/>
              <w:shd w:val="clear" w:color="auto" w:fill="FFFFFF"/>
            </w:rPr>
          </w:rPrChange>
        </w:rPr>
        <w:t>Project is developed in Windows 10 operation system platform. This is very simple                           operation system to operate computer system. Its graphical user interface is very powerful.</w:t>
      </w:r>
      <w:r w:rsidR="00777979">
        <w:rPr>
          <w:color w:val="202122"/>
          <w:sz w:val="24"/>
          <w:szCs w:val="24"/>
          <w:shd w:val="clear" w:color="auto" w:fill="FFFFFF"/>
        </w:rPr>
        <w:t xml:space="preserve"> This operating system is easily available to any person in market. GUI of this system is very powerful and this is also multitasking operating system, we can run multiple task at a time, so we chose this system.</w:t>
      </w:r>
    </w:p>
    <w:p w:rsidR="003068DB" w:rsidRDefault="003068DB" w:rsidP="003068DB">
      <w:pPr>
        <w:jc w:val="both"/>
        <w:textAlignment w:val="baseline"/>
        <w:outlineLvl w:val="0"/>
        <w:rPr>
          <w:color w:val="202122"/>
          <w:sz w:val="24"/>
          <w:szCs w:val="24"/>
          <w:shd w:val="clear" w:color="auto" w:fill="FFFFFF"/>
        </w:rPr>
      </w:pPr>
      <w:r w:rsidRPr="00440D09">
        <w:rPr>
          <w:color w:val="202122"/>
          <w:sz w:val="24"/>
          <w:szCs w:val="24"/>
          <w:shd w:val="clear" w:color="auto" w:fill="FFFFFF"/>
          <w:rPrChange w:id="216" w:author="Manoj" w:date="2023-12-15T21:50:00Z">
            <w:rPr>
              <w:b/>
              <w:bCs/>
              <w:color w:val="202122"/>
              <w:sz w:val="24"/>
              <w:szCs w:val="24"/>
              <w:shd w:val="clear" w:color="auto" w:fill="FFFFFF"/>
            </w:rPr>
          </w:rPrChange>
        </w:rPr>
        <w:tab/>
      </w: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Pr="00440D09" w:rsidRDefault="00777979" w:rsidP="003068DB">
      <w:pPr>
        <w:jc w:val="both"/>
        <w:textAlignment w:val="baseline"/>
        <w:outlineLvl w:val="0"/>
        <w:rPr>
          <w:color w:val="202122"/>
          <w:sz w:val="28"/>
          <w:szCs w:val="28"/>
          <w:shd w:val="clear" w:color="auto" w:fill="FFFFFF"/>
          <w:rPrChange w:id="217" w:author="Manoj" w:date="2023-12-15T21:50:00Z">
            <w:rPr>
              <w:b/>
              <w:bCs/>
              <w:color w:val="202122"/>
              <w:sz w:val="28"/>
              <w:szCs w:val="28"/>
              <w:shd w:val="clear" w:color="auto" w:fill="FFFFFF"/>
            </w:rPr>
          </w:rPrChange>
        </w:rPr>
      </w:pPr>
    </w:p>
    <w:p w:rsidR="003068DB" w:rsidRPr="00DC418D" w:rsidRDefault="003068DB" w:rsidP="00731D93">
      <w:pPr>
        <w:ind w:firstLine="720"/>
        <w:jc w:val="both"/>
        <w:textAlignment w:val="baseline"/>
        <w:outlineLvl w:val="0"/>
        <w:rPr>
          <w:b/>
          <w:bCs/>
          <w:color w:val="202122"/>
          <w:sz w:val="28"/>
          <w:szCs w:val="28"/>
          <w:shd w:val="clear" w:color="auto" w:fill="FFFFFF"/>
        </w:rPr>
      </w:pPr>
      <w:r w:rsidRPr="00DC418D">
        <w:rPr>
          <w:b/>
          <w:bCs/>
          <w:color w:val="202122"/>
          <w:sz w:val="28"/>
          <w:szCs w:val="28"/>
          <w:shd w:val="clear" w:color="auto" w:fill="FFFFFF"/>
        </w:rPr>
        <w:t>1.5.2 Technology</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18" w:author="Manoj" w:date="2023-12-15T21:50:00Z">
            <w:rPr>
              <w:b/>
              <w:bCs/>
              <w:color w:val="202122"/>
              <w:sz w:val="24"/>
              <w:szCs w:val="24"/>
              <w:shd w:val="clear" w:color="auto" w:fill="FFFFFF"/>
            </w:rPr>
          </w:rPrChange>
        </w:rPr>
      </w:pPr>
      <w:r w:rsidRPr="00440D09">
        <w:rPr>
          <w:color w:val="202122"/>
          <w:sz w:val="24"/>
          <w:szCs w:val="24"/>
          <w:shd w:val="clear" w:color="auto" w:fill="FFFFFF"/>
          <w:rPrChange w:id="219" w:author="Manoj" w:date="2023-12-15T21:50:00Z">
            <w:rPr>
              <w:b/>
              <w:bCs/>
              <w:color w:val="202122"/>
              <w:sz w:val="24"/>
              <w:szCs w:val="24"/>
              <w:shd w:val="clear" w:color="auto" w:fill="FFFFFF"/>
            </w:rPr>
          </w:rPrChange>
        </w:rPr>
        <w:t>I used MySQL RDMBS database tool to store data. It is open source database. We don’t        need to pay any cost of amount to use it so that.</w:t>
      </w:r>
      <w:r w:rsidR="00777979">
        <w:rPr>
          <w:color w:val="202122"/>
          <w:sz w:val="24"/>
          <w:szCs w:val="24"/>
          <w:shd w:val="clear" w:color="auto" w:fill="FFFFFF"/>
        </w:rPr>
        <w:t xml:space="preserve"> MySQL Database is very powerful and fast RDBS database system to store and retrieve data from database tables. It also support all the functionality of SQl. It is freely available into market, no need to pay any amount to use MySQL Database system, so we choose this product.</w:t>
      </w:r>
    </w:p>
    <w:p w:rsidR="003068DB" w:rsidRPr="00DC418D" w:rsidRDefault="003068DB" w:rsidP="003068DB">
      <w:pPr>
        <w:jc w:val="both"/>
        <w:textAlignment w:val="baseline"/>
        <w:outlineLvl w:val="0"/>
        <w:rPr>
          <w:b/>
          <w:bCs/>
          <w:color w:val="202122"/>
          <w:sz w:val="24"/>
          <w:szCs w:val="24"/>
          <w:shd w:val="clear" w:color="auto" w:fill="FFFFFF"/>
        </w:rPr>
      </w:pPr>
    </w:p>
    <w:p w:rsidR="003068DB" w:rsidRDefault="003068DB" w:rsidP="003068DB">
      <w:pPr>
        <w:spacing w:line="259" w:lineRule="auto"/>
        <w:jc w:val="both"/>
        <w:sectPr w:rsidR="003068DB"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Heading2"/>
        <w:numPr>
          <w:ilvl w:val="0"/>
          <w:numId w:val="10"/>
        </w:numPr>
        <w:tabs>
          <w:tab w:val="left" w:pos="1265"/>
        </w:tabs>
        <w:ind w:hanging="365"/>
        <w:jc w:val="both"/>
        <w:rPr>
          <w:color w:val="FF0000"/>
          <w:sz w:val="32"/>
          <w:szCs w:val="32"/>
        </w:rPr>
      </w:pPr>
      <w:bookmarkStart w:id="220" w:name="2._Proposed_System"/>
      <w:bookmarkEnd w:id="220"/>
      <w:r w:rsidRPr="003068DB">
        <w:rPr>
          <w:color w:val="FF0000"/>
          <w:sz w:val="32"/>
          <w:szCs w:val="32"/>
        </w:rPr>
        <w:lastRenderedPageBreak/>
        <w:t>Proposed</w:t>
      </w:r>
      <w:r w:rsidRPr="003068DB">
        <w:rPr>
          <w:color w:val="FF0000"/>
          <w:spacing w:val="-7"/>
          <w:sz w:val="32"/>
          <w:szCs w:val="32"/>
        </w:rPr>
        <w:t xml:space="preserve"> </w:t>
      </w:r>
      <w:r w:rsidRPr="003068DB">
        <w:rPr>
          <w:color w:val="FF0000"/>
          <w:sz w:val="32"/>
          <w:szCs w:val="32"/>
        </w:rPr>
        <w:t>System</w:t>
      </w:r>
    </w:p>
    <w:p w:rsidR="00E918CB" w:rsidRPr="003068DB" w:rsidRDefault="00E918CB" w:rsidP="00E918CB">
      <w:pPr>
        <w:pStyle w:val="Heading2"/>
        <w:tabs>
          <w:tab w:val="left" w:pos="1265"/>
        </w:tabs>
        <w:ind w:left="899"/>
        <w:jc w:val="both"/>
        <w:rPr>
          <w:color w:val="FF0000"/>
          <w:sz w:val="32"/>
          <w:szCs w:val="32"/>
        </w:rPr>
      </w:pPr>
    </w:p>
    <w:p w:rsidR="001546D3" w:rsidRPr="003068DB" w:rsidRDefault="00577A85" w:rsidP="00E918CB">
      <w:pPr>
        <w:pStyle w:val="Heading6"/>
        <w:numPr>
          <w:ilvl w:val="1"/>
          <w:numId w:val="10"/>
        </w:numPr>
        <w:tabs>
          <w:tab w:val="left" w:pos="1199"/>
        </w:tabs>
        <w:spacing w:before="69"/>
        <w:jc w:val="both"/>
        <w:rPr>
          <w:color w:val="C00000"/>
          <w:sz w:val="28"/>
          <w:szCs w:val="28"/>
        </w:rPr>
      </w:pPr>
      <w:bookmarkStart w:id="221" w:name="2.1Feasibility_Study"/>
      <w:bookmarkEnd w:id="221"/>
      <w:r w:rsidRPr="003068DB">
        <w:rPr>
          <w:color w:val="C00000"/>
          <w:sz w:val="28"/>
          <w:szCs w:val="28"/>
        </w:rPr>
        <w:t>Feasibility</w:t>
      </w:r>
      <w:r w:rsidRPr="003068DB">
        <w:rPr>
          <w:color w:val="C00000"/>
          <w:spacing w:val="-7"/>
          <w:sz w:val="28"/>
          <w:szCs w:val="28"/>
        </w:rPr>
        <w:t xml:space="preserve"> </w:t>
      </w:r>
      <w:r w:rsidRPr="003068DB">
        <w:rPr>
          <w:color w:val="C00000"/>
          <w:sz w:val="28"/>
          <w:szCs w:val="28"/>
        </w:rPr>
        <w:t>Study</w:t>
      </w:r>
    </w:p>
    <w:p w:rsidR="001546D3" w:rsidRDefault="00577A85" w:rsidP="00E918CB">
      <w:pPr>
        <w:pStyle w:val="BodyText"/>
        <w:tabs>
          <w:tab w:val="left" w:pos="7938"/>
        </w:tabs>
        <w:spacing w:before="194" w:line="278" w:lineRule="auto"/>
        <w:ind w:firstLine="1276"/>
        <w:jc w:val="both"/>
      </w:pPr>
      <w:r>
        <w:t>The feasibility study is major factor, which contributes to the analysis and</w:t>
      </w:r>
      <w:r>
        <w:rPr>
          <w:spacing w:val="1"/>
        </w:rPr>
        <w:t xml:space="preserve"> </w:t>
      </w:r>
      <w:r>
        <w:t>development of the system. The decision of the system analyst whether to design a</w:t>
      </w:r>
      <w:r>
        <w:rPr>
          <w:spacing w:val="1"/>
        </w:rPr>
        <w:t xml:space="preserve"> </w:t>
      </w:r>
      <w:r>
        <w:t>particular</w:t>
      </w:r>
      <w:r>
        <w:rPr>
          <w:spacing w:val="2"/>
        </w:rPr>
        <w:t xml:space="preserve"> </w:t>
      </w:r>
      <w:r>
        <w:t>system</w:t>
      </w:r>
      <w:r>
        <w:rPr>
          <w:spacing w:val="-7"/>
        </w:rPr>
        <w:t xml:space="preserve"> </w:t>
      </w:r>
      <w:r>
        <w:t>or</w:t>
      </w:r>
      <w:r>
        <w:rPr>
          <w:spacing w:val="2"/>
        </w:rPr>
        <w:t xml:space="preserve"> </w:t>
      </w:r>
      <w:r>
        <w:t>not</w:t>
      </w:r>
      <w:r>
        <w:rPr>
          <w:spacing w:val="2"/>
        </w:rPr>
        <w:t xml:space="preserve"> </w:t>
      </w:r>
      <w:r>
        <w:t>depends</w:t>
      </w:r>
      <w:r>
        <w:rPr>
          <w:spacing w:val="-1"/>
        </w:rPr>
        <w:t xml:space="preserve"> </w:t>
      </w:r>
      <w:r>
        <w:t>on</w:t>
      </w:r>
      <w:r>
        <w:rPr>
          <w:spacing w:val="2"/>
        </w:rPr>
        <w:t xml:space="preserve"> </w:t>
      </w:r>
      <w:r>
        <w:t>its</w:t>
      </w:r>
      <w:r>
        <w:rPr>
          <w:spacing w:val="-1"/>
        </w:rPr>
        <w:t xml:space="preserve"> </w:t>
      </w:r>
      <w:r>
        <w:t>feasibility</w:t>
      </w:r>
      <w:r>
        <w:rPr>
          <w:spacing w:val="-3"/>
        </w:rPr>
        <w:t xml:space="preserve"> </w:t>
      </w:r>
      <w:r>
        <w:t>study.</w:t>
      </w:r>
    </w:p>
    <w:p w:rsidR="001546D3" w:rsidRDefault="001546D3" w:rsidP="003068DB">
      <w:pPr>
        <w:pStyle w:val="BodyText"/>
        <w:jc w:val="both"/>
        <w:rPr>
          <w:sz w:val="26"/>
        </w:rPr>
      </w:pPr>
    </w:p>
    <w:p w:rsidR="001546D3" w:rsidRDefault="001546D3" w:rsidP="003068DB">
      <w:pPr>
        <w:pStyle w:val="BodyText"/>
        <w:spacing w:before="6"/>
        <w:jc w:val="both"/>
        <w:rPr>
          <w:sz w:val="29"/>
        </w:rPr>
      </w:pPr>
    </w:p>
    <w:p w:rsidR="001546D3" w:rsidRDefault="00577A85" w:rsidP="00E918CB">
      <w:pPr>
        <w:pStyle w:val="Heading6"/>
        <w:numPr>
          <w:ilvl w:val="2"/>
          <w:numId w:val="10"/>
        </w:numPr>
        <w:tabs>
          <w:tab w:val="left" w:pos="2763"/>
          <w:tab w:val="left" w:pos="2764"/>
        </w:tabs>
        <w:jc w:val="both"/>
      </w:pPr>
      <w:bookmarkStart w:id="222" w:name="2.1.1_Operational_Feasibility"/>
      <w:bookmarkEnd w:id="222"/>
      <w:r>
        <w:rPr>
          <w:color w:val="2D74B5"/>
        </w:rPr>
        <w:t>Operational</w:t>
      </w:r>
      <w:r>
        <w:rPr>
          <w:color w:val="2D74B5"/>
          <w:spacing w:val="-13"/>
        </w:rPr>
        <w:t xml:space="preserve"> </w:t>
      </w:r>
      <w:r>
        <w:rPr>
          <w:color w:val="2D74B5"/>
        </w:rPr>
        <w:t>Feasibility</w:t>
      </w:r>
    </w:p>
    <w:p w:rsidR="001546D3" w:rsidRDefault="00577A85" w:rsidP="00E918CB">
      <w:pPr>
        <w:pStyle w:val="BodyText"/>
        <w:spacing w:before="17" w:line="259" w:lineRule="auto"/>
        <w:ind w:right="-42" w:firstLine="1276"/>
        <w:jc w:val="both"/>
      </w:pPr>
      <w:r>
        <w:t>Evaluate the operational feasibility of the system by considering how it</w:t>
      </w:r>
      <w:r>
        <w:rPr>
          <w:spacing w:val="-57"/>
        </w:rPr>
        <w:t xml:space="preserve"> </w:t>
      </w:r>
      <w:r>
        <w:t>will integrate with existing business processes, any potential changes in</w:t>
      </w:r>
      <w:r>
        <w:rPr>
          <w:spacing w:val="1"/>
        </w:rPr>
        <w:t xml:space="preserve"> </w:t>
      </w:r>
      <w:r>
        <w:t>workflows,</w:t>
      </w:r>
      <w:r>
        <w:rPr>
          <w:spacing w:val="3"/>
        </w:rPr>
        <w:t xml:space="preserve"> </w:t>
      </w:r>
      <w:r>
        <w:t>and</w:t>
      </w:r>
      <w:r w:rsidR="00E918CB">
        <w:t xml:space="preserve"> </w:t>
      </w:r>
      <w:del w:id="223" w:author="Manoj" w:date="2023-12-15T22:28:00Z">
        <w:r w:rsidDel="00731264">
          <w:delText>any</w:delText>
        </w:r>
      </w:del>
      <w:ins w:id="224" w:author="Manoj" w:date="2023-12-15T22:28:00Z">
        <w:r w:rsidR="00731264">
          <w:t>Any</w:t>
        </w:r>
      </w:ins>
      <w:r>
        <w:rPr>
          <w:spacing w:val="-6"/>
        </w:rPr>
        <w:t xml:space="preserve"> </w:t>
      </w:r>
      <w:r>
        <w:t>potential</w:t>
      </w:r>
      <w:r>
        <w:rPr>
          <w:spacing w:val="-10"/>
        </w:rPr>
        <w:t xml:space="preserve"> </w:t>
      </w:r>
      <w:r>
        <w:t>training</w:t>
      </w:r>
      <w:r>
        <w:rPr>
          <w:spacing w:val="-1"/>
        </w:rPr>
        <w:t xml:space="preserve"> </w:t>
      </w:r>
      <w:r>
        <w:t>needs</w:t>
      </w:r>
      <w:r>
        <w:rPr>
          <w:spacing w:val="1"/>
        </w:rPr>
        <w:t xml:space="preserve"> </w:t>
      </w:r>
      <w:r>
        <w:t>for employees</w:t>
      </w:r>
      <w:r>
        <w:rPr>
          <w:spacing w:val="-3"/>
        </w:rPr>
        <w:t xml:space="preserve"> </w:t>
      </w:r>
      <w:r>
        <w:t>or</w:t>
      </w:r>
      <w:r>
        <w:rPr>
          <w:spacing w:val="-1"/>
        </w:rPr>
        <w:t xml:space="preserve"> </w:t>
      </w:r>
      <w:r>
        <w:t>users.</w:t>
      </w:r>
    </w:p>
    <w:p w:rsidR="001546D3" w:rsidRDefault="001546D3" w:rsidP="003068DB">
      <w:pPr>
        <w:pStyle w:val="BodyText"/>
        <w:jc w:val="both"/>
        <w:rPr>
          <w:sz w:val="31"/>
        </w:rPr>
      </w:pPr>
    </w:p>
    <w:p w:rsidR="001546D3" w:rsidRDefault="00577A85" w:rsidP="003068DB">
      <w:pPr>
        <w:pStyle w:val="Heading6"/>
        <w:numPr>
          <w:ilvl w:val="2"/>
          <w:numId w:val="10"/>
        </w:numPr>
        <w:tabs>
          <w:tab w:val="left" w:pos="2768"/>
          <w:tab w:val="left" w:pos="2769"/>
        </w:tabs>
        <w:spacing w:before="1"/>
        <w:ind w:left="2768" w:hanging="716"/>
        <w:jc w:val="both"/>
      </w:pPr>
      <w:bookmarkStart w:id="225" w:name="2.1.2_Technical_Feasibility"/>
      <w:bookmarkEnd w:id="225"/>
      <w:r>
        <w:rPr>
          <w:color w:val="2D74B5"/>
        </w:rPr>
        <w:t>Technical</w:t>
      </w:r>
      <w:r>
        <w:rPr>
          <w:color w:val="2D74B5"/>
          <w:spacing w:val="-13"/>
        </w:rPr>
        <w:t xml:space="preserve"> </w:t>
      </w:r>
      <w:r>
        <w:rPr>
          <w:color w:val="2D74B5"/>
        </w:rPr>
        <w:t>Feasibility</w:t>
      </w:r>
    </w:p>
    <w:p w:rsidR="001546D3" w:rsidRDefault="00577A85" w:rsidP="00E918CB">
      <w:pPr>
        <w:pStyle w:val="BodyText"/>
        <w:spacing w:before="16" w:line="259" w:lineRule="auto"/>
        <w:ind w:firstLine="1276"/>
        <w:jc w:val="both"/>
      </w:pPr>
      <w:r>
        <w:t>Assess</w:t>
      </w:r>
      <w:r>
        <w:rPr>
          <w:spacing w:val="-2"/>
        </w:rPr>
        <w:t xml:space="preserve"> </w:t>
      </w:r>
      <w:r>
        <w:t>the</w:t>
      </w:r>
      <w:r>
        <w:rPr>
          <w:spacing w:val="-2"/>
        </w:rPr>
        <w:t xml:space="preserve"> </w:t>
      </w:r>
      <w:r>
        <w:t>technical</w:t>
      </w:r>
      <w:r>
        <w:rPr>
          <w:spacing w:val="-4"/>
        </w:rPr>
        <w:t xml:space="preserve"> </w:t>
      </w:r>
      <w:r>
        <w:t>feasibility</w:t>
      </w:r>
      <w:r>
        <w:rPr>
          <w:spacing w:val="-5"/>
        </w:rPr>
        <w:t xml:space="preserve"> </w:t>
      </w:r>
      <w:r>
        <w:t>of</w:t>
      </w:r>
      <w:r>
        <w:rPr>
          <w:spacing w:val="-8"/>
        </w:rPr>
        <w:t xml:space="preserve"> </w:t>
      </w:r>
      <w:r>
        <w:t>the</w:t>
      </w:r>
      <w:r>
        <w:rPr>
          <w:spacing w:val="-1"/>
        </w:rPr>
        <w:t xml:space="preserve"> </w:t>
      </w:r>
      <w:r>
        <w:t>system</w:t>
      </w:r>
      <w:r>
        <w:rPr>
          <w:spacing w:val="-5"/>
        </w:rPr>
        <w:t xml:space="preserve"> </w:t>
      </w:r>
      <w:r>
        <w:t>by</w:t>
      </w:r>
      <w:r>
        <w:rPr>
          <w:spacing w:val="-10"/>
        </w:rPr>
        <w:t xml:space="preserve"> </w:t>
      </w:r>
      <w:r>
        <w:t>evaluating the</w:t>
      </w:r>
      <w:r>
        <w:rPr>
          <w:spacing w:val="-1"/>
        </w:rPr>
        <w:t xml:space="preserve"> </w:t>
      </w:r>
      <w:r>
        <w:t>hardware,</w:t>
      </w:r>
      <w:r>
        <w:rPr>
          <w:spacing w:val="-57"/>
        </w:rPr>
        <w:t xml:space="preserve"> </w:t>
      </w:r>
      <w:r>
        <w:t>software, and network requirements, as well as any potential technological</w:t>
      </w:r>
      <w:r>
        <w:rPr>
          <w:spacing w:val="1"/>
        </w:rPr>
        <w:t xml:space="preserve"> </w:t>
      </w:r>
      <w:r>
        <w:t>limitations</w:t>
      </w:r>
      <w:r>
        <w:rPr>
          <w:spacing w:val="-1"/>
        </w:rPr>
        <w:t xml:space="preserve"> </w:t>
      </w:r>
      <w:r>
        <w:t>or</w:t>
      </w:r>
      <w:r>
        <w:rPr>
          <w:spacing w:val="-1"/>
        </w:rPr>
        <w:t xml:space="preserve"> </w:t>
      </w:r>
      <w:r>
        <w:t>constraints.</w:t>
      </w:r>
    </w:p>
    <w:p w:rsidR="001546D3" w:rsidRDefault="001546D3" w:rsidP="003068DB">
      <w:pPr>
        <w:pStyle w:val="BodyText"/>
        <w:spacing w:before="2"/>
        <w:jc w:val="both"/>
        <w:rPr>
          <w:sz w:val="29"/>
        </w:rPr>
      </w:pPr>
    </w:p>
    <w:p w:rsidR="001546D3" w:rsidRDefault="00577A85" w:rsidP="003068DB">
      <w:pPr>
        <w:pStyle w:val="Heading6"/>
        <w:numPr>
          <w:ilvl w:val="2"/>
          <w:numId w:val="10"/>
        </w:numPr>
        <w:tabs>
          <w:tab w:val="left" w:pos="2764"/>
        </w:tabs>
        <w:ind w:hanging="711"/>
        <w:jc w:val="both"/>
      </w:pPr>
      <w:bookmarkStart w:id="226" w:name="2.1.3_Economical_Feasibility"/>
      <w:bookmarkEnd w:id="226"/>
      <w:r>
        <w:rPr>
          <w:color w:val="2D74B5"/>
        </w:rPr>
        <w:t>Economical</w:t>
      </w:r>
      <w:r>
        <w:rPr>
          <w:color w:val="2D74B5"/>
          <w:spacing w:val="-12"/>
        </w:rPr>
        <w:t xml:space="preserve"> </w:t>
      </w:r>
      <w:r>
        <w:rPr>
          <w:color w:val="2D74B5"/>
        </w:rPr>
        <w:t>Feasibility</w:t>
      </w:r>
    </w:p>
    <w:p w:rsidR="001546D3" w:rsidRDefault="00577A85" w:rsidP="00E918CB">
      <w:pPr>
        <w:pStyle w:val="BodyText"/>
        <w:spacing w:before="17" w:line="259" w:lineRule="auto"/>
        <w:ind w:firstLine="710"/>
        <w:jc w:val="both"/>
      </w:pPr>
      <w:r>
        <w:t>Evaluate the economic feasibility of the system by analyzing the costs of</w:t>
      </w:r>
      <w:r>
        <w:rPr>
          <w:spacing w:val="1"/>
        </w:rPr>
        <w:t xml:space="preserve"> </w:t>
      </w:r>
      <w:r>
        <w:t>development, implementation, and maintenance. Consider the revenue potential,</w:t>
      </w:r>
      <w:r>
        <w:rPr>
          <w:spacing w:val="1"/>
        </w:rPr>
        <w:t xml:space="preserve"> </w:t>
      </w:r>
      <w:r>
        <w:t>potential</w:t>
      </w:r>
      <w:r>
        <w:rPr>
          <w:spacing w:val="-10"/>
        </w:rPr>
        <w:t xml:space="preserve"> </w:t>
      </w:r>
      <w:r>
        <w:t>return</w:t>
      </w:r>
      <w:r>
        <w:rPr>
          <w:spacing w:val="-5"/>
        </w:rPr>
        <w:t xml:space="preserve"> </w:t>
      </w:r>
      <w:r>
        <w:t>on investment,</w:t>
      </w:r>
      <w:r>
        <w:rPr>
          <w:spacing w:val="1"/>
        </w:rPr>
        <w:t xml:space="preserve"> </w:t>
      </w:r>
      <w:r>
        <w:t>and</w:t>
      </w:r>
      <w:r>
        <w:rPr>
          <w:spacing w:val="-1"/>
        </w:rPr>
        <w:t xml:space="preserve"> </w:t>
      </w:r>
      <w:r>
        <w:t>any</w:t>
      </w:r>
      <w:r>
        <w:rPr>
          <w:spacing w:val="-5"/>
        </w:rPr>
        <w:t xml:space="preserve"> </w:t>
      </w:r>
      <w:r>
        <w:t>potential</w:t>
      </w:r>
      <w:r>
        <w:rPr>
          <w:spacing w:val="-9"/>
        </w:rPr>
        <w:t xml:space="preserve"> </w:t>
      </w:r>
      <w:r>
        <w:t>risks</w:t>
      </w:r>
      <w:r>
        <w:rPr>
          <w:spacing w:val="-2"/>
        </w:rPr>
        <w:t xml:space="preserve"> </w:t>
      </w:r>
      <w:r>
        <w:t>associated</w:t>
      </w:r>
      <w:r>
        <w:rPr>
          <w:spacing w:val="-1"/>
        </w:rPr>
        <w:t xml:space="preserve"> </w:t>
      </w:r>
      <w:r>
        <w:t>with</w:t>
      </w:r>
      <w:r>
        <w:rPr>
          <w:spacing w:val="-5"/>
        </w:rPr>
        <w:t xml:space="preserve"> </w:t>
      </w:r>
      <w:r>
        <w:t>the</w:t>
      </w:r>
      <w:r>
        <w:rPr>
          <w:spacing w:val="-2"/>
        </w:rPr>
        <w:t xml:space="preserve"> </w:t>
      </w:r>
      <w:r>
        <w:t>system.</w:t>
      </w:r>
    </w:p>
    <w:p w:rsidR="001546D3" w:rsidRDefault="001546D3" w:rsidP="003068DB">
      <w:pPr>
        <w:pStyle w:val="BodyText"/>
        <w:spacing w:before="1"/>
        <w:jc w:val="both"/>
        <w:rPr>
          <w:sz w:val="29"/>
        </w:rPr>
      </w:pPr>
    </w:p>
    <w:p w:rsidR="001546D3" w:rsidRDefault="00577A85" w:rsidP="003068DB">
      <w:pPr>
        <w:pStyle w:val="Heading6"/>
        <w:numPr>
          <w:ilvl w:val="2"/>
          <w:numId w:val="10"/>
        </w:numPr>
        <w:tabs>
          <w:tab w:val="left" w:pos="2764"/>
        </w:tabs>
        <w:ind w:hanging="711"/>
        <w:jc w:val="both"/>
      </w:pPr>
      <w:bookmarkStart w:id="227" w:name="2.1.4_Behavioral_Feasibility"/>
      <w:bookmarkEnd w:id="227"/>
      <w:r>
        <w:rPr>
          <w:color w:val="2D74B5"/>
        </w:rPr>
        <w:t>Behavioral</w:t>
      </w:r>
      <w:r>
        <w:rPr>
          <w:color w:val="2D74B5"/>
          <w:spacing w:val="-14"/>
        </w:rPr>
        <w:t xml:space="preserve"> </w:t>
      </w:r>
      <w:r>
        <w:rPr>
          <w:color w:val="2D74B5"/>
        </w:rPr>
        <w:t>Feasibility</w:t>
      </w:r>
    </w:p>
    <w:p w:rsidR="001546D3" w:rsidRDefault="00577A85" w:rsidP="00E918CB">
      <w:pPr>
        <w:pStyle w:val="BodyText"/>
        <w:spacing w:before="113"/>
        <w:jc w:val="both"/>
      </w:pPr>
      <w:r>
        <w:t>This</w:t>
      </w:r>
      <w:r>
        <w:rPr>
          <w:spacing w:val="-3"/>
        </w:rPr>
        <w:t xml:space="preserve"> </w:t>
      </w:r>
      <w:r>
        <w:t>includes</w:t>
      </w:r>
      <w:r>
        <w:rPr>
          <w:spacing w:val="-6"/>
        </w:rPr>
        <w:t xml:space="preserve"> </w:t>
      </w:r>
      <w:r>
        <w:t>the following</w:t>
      </w:r>
      <w:r>
        <w:rPr>
          <w:spacing w:val="-5"/>
        </w:rPr>
        <w:t xml:space="preserve"> </w:t>
      </w:r>
      <w:r>
        <w:t>questions:</w:t>
      </w:r>
    </w:p>
    <w:p w:rsidR="001546D3" w:rsidRDefault="00577A85" w:rsidP="003068DB">
      <w:pPr>
        <w:pStyle w:val="ListParagraph"/>
        <w:numPr>
          <w:ilvl w:val="3"/>
          <w:numId w:val="10"/>
        </w:numPr>
        <w:tabs>
          <w:tab w:val="left" w:pos="3134"/>
        </w:tabs>
        <w:spacing w:before="219"/>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2"/>
          <w:sz w:val="24"/>
        </w:rPr>
        <w:t xml:space="preserve"> </w:t>
      </w:r>
      <w:r>
        <w:rPr>
          <w:sz w:val="24"/>
        </w:rPr>
        <w:t>support</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1546D3" w:rsidRDefault="00577A85" w:rsidP="003068DB">
      <w:pPr>
        <w:pStyle w:val="ListParagraph"/>
        <w:numPr>
          <w:ilvl w:val="3"/>
          <w:numId w:val="10"/>
        </w:numPr>
        <w:tabs>
          <w:tab w:val="left" w:pos="3134"/>
        </w:tabs>
        <w:spacing w:before="30"/>
        <w:ind w:hanging="361"/>
        <w:jc w:val="both"/>
        <w:rPr>
          <w:sz w:val="24"/>
        </w:rPr>
      </w:pPr>
      <w:r>
        <w:rPr>
          <w:sz w:val="24"/>
        </w:rPr>
        <w:t>Will</w:t>
      </w:r>
      <w:r>
        <w:rPr>
          <w:spacing w:val="-9"/>
          <w:sz w:val="24"/>
        </w:rPr>
        <w:t xml:space="preserve"> </w:t>
      </w:r>
      <w:r>
        <w:rPr>
          <w:sz w:val="24"/>
        </w:rPr>
        <w:t>the proposed system</w:t>
      </w:r>
      <w:r>
        <w:rPr>
          <w:spacing w:val="-8"/>
          <w:sz w:val="24"/>
        </w:rPr>
        <w:t xml:space="preserve"> </w:t>
      </w:r>
      <w:r>
        <w:rPr>
          <w:sz w:val="24"/>
        </w:rPr>
        <w:t>cause</w:t>
      </w:r>
      <w:r>
        <w:rPr>
          <w:spacing w:val="4"/>
          <w:sz w:val="24"/>
        </w:rPr>
        <w:t xml:space="preserve"> </w:t>
      </w:r>
      <w:r>
        <w:rPr>
          <w:sz w:val="24"/>
        </w:rPr>
        <w:t>harm?</w:t>
      </w:r>
    </w:p>
    <w:p w:rsidR="001546D3" w:rsidRDefault="00577A85" w:rsidP="00E918CB">
      <w:pPr>
        <w:pStyle w:val="BodyText"/>
        <w:spacing w:before="204" w:line="280" w:lineRule="auto"/>
        <w:jc w:val="both"/>
      </w:pPr>
      <w:r>
        <w:rPr>
          <w:spacing w:val="-1"/>
        </w:rPr>
        <w:t>The</w:t>
      </w:r>
      <w:r>
        <w:rPr>
          <w:spacing w:val="-13"/>
        </w:rPr>
        <w:t xml:space="preserve"> </w:t>
      </w:r>
      <w:r>
        <w:rPr>
          <w:spacing w:val="-1"/>
        </w:rPr>
        <w:t>project</w:t>
      </w:r>
      <w:r>
        <w:rPr>
          <w:spacing w:val="-7"/>
        </w:rPr>
        <w:t xml:space="preserve"> </w:t>
      </w:r>
      <w:r>
        <w:rPr>
          <w:spacing w:val="-1"/>
        </w:rPr>
        <w:t>would</w:t>
      </w:r>
      <w:r>
        <w:rPr>
          <w:spacing w:val="-7"/>
        </w:rPr>
        <w:t xml:space="preserve"> </w:t>
      </w:r>
      <w:r>
        <w:rPr>
          <w:spacing w:val="-1"/>
        </w:rPr>
        <w:t>be</w:t>
      </w:r>
      <w:r>
        <w:rPr>
          <w:spacing w:val="-13"/>
        </w:rPr>
        <w:t xml:space="preserve"> </w:t>
      </w:r>
      <w:r>
        <w:rPr>
          <w:spacing w:val="-1"/>
        </w:rPr>
        <w:t>beneficial</w:t>
      </w:r>
      <w:r>
        <w:rPr>
          <w:spacing w:val="-11"/>
        </w:rPr>
        <w:t xml:space="preserve"> </w:t>
      </w:r>
      <w:r>
        <w:rPr>
          <w:spacing w:val="-1"/>
        </w:rPr>
        <w:t>because</w:t>
      </w:r>
      <w:r>
        <w:rPr>
          <w:spacing w:val="-9"/>
        </w:rPr>
        <w:t xml:space="preserve"> </w:t>
      </w:r>
      <w:r>
        <w:rPr>
          <w:spacing w:val="-1"/>
        </w:rPr>
        <w:t>it</w:t>
      </w:r>
      <w:r>
        <w:rPr>
          <w:spacing w:val="-6"/>
        </w:rPr>
        <w:t xml:space="preserve"> </w:t>
      </w:r>
      <w:r>
        <w:rPr>
          <w:spacing w:val="-1"/>
        </w:rPr>
        <w:t>satisfies</w:t>
      </w:r>
      <w:r>
        <w:rPr>
          <w:spacing w:val="-15"/>
        </w:rPr>
        <w:t xml:space="preserve"> </w:t>
      </w:r>
      <w:r>
        <w:rPr>
          <w:spacing w:val="-1"/>
        </w:rPr>
        <w:t>the</w:t>
      </w:r>
      <w:r>
        <w:rPr>
          <w:spacing w:val="-12"/>
        </w:rPr>
        <w:t xml:space="preserve"> </w:t>
      </w:r>
      <w:r>
        <w:rPr>
          <w:spacing w:val="-1"/>
        </w:rPr>
        <w:t>objectives</w:t>
      </w:r>
      <w:r>
        <w:rPr>
          <w:spacing w:val="-15"/>
        </w:rPr>
        <w:t xml:space="preserve"> </w:t>
      </w:r>
      <w:r>
        <w:t>when</w:t>
      </w:r>
      <w:r>
        <w:rPr>
          <w:spacing w:val="-58"/>
        </w:rPr>
        <w:t xml:space="preserve"> </w:t>
      </w:r>
      <w:r>
        <w:t>developed</w:t>
      </w:r>
      <w:r>
        <w:rPr>
          <w:spacing w:val="1"/>
        </w:rPr>
        <w:t xml:space="preserve"> </w:t>
      </w:r>
      <w:r>
        <w:t>and</w:t>
      </w:r>
      <w:r>
        <w:rPr>
          <w:spacing w:val="1"/>
        </w:rPr>
        <w:t xml:space="preserve"> </w:t>
      </w:r>
      <w:r>
        <w:t>installed.</w:t>
      </w:r>
      <w:r>
        <w:rPr>
          <w:spacing w:val="1"/>
        </w:rPr>
        <w:t xml:space="preserve"> </w:t>
      </w:r>
      <w:r>
        <w:t>All</w:t>
      </w:r>
      <w:r>
        <w:rPr>
          <w:spacing w:val="1"/>
        </w:rPr>
        <w:t xml:space="preserve"> </w:t>
      </w:r>
      <w:r w:rsidR="003068DB">
        <w:t>behavioral</w:t>
      </w:r>
      <w:r>
        <w:rPr>
          <w:spacing w:val="1"/>
        </w:rPr>
        <w:t xml:space="preserve"> </w:t>
      </w:r>
      <w:r>
        <w:t>aspects</w:t>
      </w:r>
      <w:r>
        <w:rPr>
          <w:spacing w:val="1"/>
        </w:rPr>
        <w:t xml:space="preserve"> </w:t>
      </w:r>
      <w:r>
        <w:t>are</w:t>
      </w:r>
      <w:r>
        <w:rPr>
          <w:spacing w:val="1"/>
        </w:rPr>
        <w:t xml:space="preserve"> </w:t>
      </w:r>
      <w:r>
        <w:t>considered</w:t>
      </w:r>
      <w:r>
        <w:rPr>
          <w:spacing w:val="1"/>
        </w:rPr>
        <w:t xml:space="preserve"> </w:t>
      </w:r>
      <w:r>
        <w:t>carefully</w:t>
      </w:r>
      <w:r>
        <w:rPr>
          <w:spacing w:val="-11"/>
        </w:rPr>
        <w:t xml:space="preserve"> </w:t>
      </w:r>
      <w:r>
        <w:t>and conclude</w:t>
      </w:r>
      <w:r>
        <w:rPr>
          <w:spacing w:val="-1"/>
        </w:rPr>
        <w:t xml:space="preserve"> </w:t>
      </w:r>
      <w:r>
        <w:t>that</w:t>
      </w:r>
      <w:r>
        <w:rPr>
          <w:spacing w:val="-1"/>
        </w:rPr>
        <w:t xml:space="preserve"> </w:t>
      </w:r>
      <w:r>
        <w:t>the</w:t>
      </w:r>
      <w:r>
        <w:rPr>
          <w:spacing w:val="-1"/>
        </w:rPr>
        <w:t xml:space="preserve"> </w:t>
      </w:r>
      <w:r>
        <w:t>project</w:t>
      </w:r>
      <w:r>
        <w:rPr>
          <w:spacing w:val="4"/>
        </w:rPr>
        <w:t xml:space="preserve"> </w:t>
      </w:r>
      <w:r>
        <w:t>is</w:t>
      </w:r>
      <w:r>
        <w:rPr>
          <w:spacing w:val="1"/>
        </w:rPr>
        <w:t xml:space="preserve"> </w:t>
      </w:r>
      <w:r w:rsidR="003068DB">
        <w:t>behaviorally</w:t>
      </w:r>
      <w:r>
        <w:rPr>
          <w:spacing w:val="-5"/>
        </w:rPr>
        <w:t xml:space="preserve"> </w:t>
      </w:r>
      <w:r>
        <w:t>feasible.</w:t>
      </w:r>
    </w:p>
    <w:p w:rsidR="001546D3" w:rsidRDefault="001546D3" w:rsidP="003068DB">
      <w:pPr>
        <w:spacing w:line="280" w:lineRule="auto"/>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ListParagraph"/>
        <w:numPr>
          <w:ilvl w:val="1"/>
          <w:numId w:val="9"/>
        </w:numPr>
        <w:tabs>
          <w:tab w:val="left" w:pos="1396"/>
        </w:tabs>
        <w:spacing w:before="185"/>
        <w:ind w:hanging="496"/>
        <w:jc w:val="both"/>
        <w:rPr>
          <w:b/>
          <w:sz w:val="28"/>
        </w:rPr>
      </w:pPr>
      <w:bookmarkStart w:id="228" w:name="2.2._Objective_of_Proposed_System"/>
      <w:bookmarkEnd w:id="228"/>
      <w:r w:rsidRPr="003068DB">
        <w:rPr>
          <w:b/>
          <w:color w:val="C00000"/>
          <w:sz w:val="28"/>
        </w:rPr>
        <w:lastRenderedPageBreak/>
        <w:t>Objective</w:t>
      </w:r>
      <w:r w:rsidRPr="003068DB">
        <w:rPr>
          <w:b/>
          <w:color w:val="C00000"/>
          <w:spacing w:val="-8"/>
          <w:sz w:val="28"/>
        </w:rPr>
        <w:t xml:space="preserve"> </w:t>
      </w:r>
      <w:r w:rsidRPr="003068DB">
        <w:rPr>
          <w:b/>
          <w:color w:val="C00000"/>
          <w:sz w:val="28"/>
        </w:rPr>
        <w:t>of</w:t>
      </w:r>
      <w:r w:rsidRPr="003068DB">
        <w:rPr>
          <w:b/>
          <w:color w:val="C00000"/>
          <w:spacing w:val="-5"/>
          <w:sz w:val="28"/>
        </w:rPr>
        <w:t xml:space="preserve"> </w:t>
      </w:r>
      <w:r w:rsidRPr="003068DB">
        <w:rPr>
          <w:b/>
          <w:color w:val="C00000"/>
          <w:sz w:val="28"/>
        </w:rPr>
        <w:t>Proposed</w:t>
      </w:r>
      <w:r w:rsidRPr="003068DB">
        <w:rPr>
          <w:b/>
          <w:color w:val="C00000"/>
          <w:spacing w:val="-9"/>
          <w:sz w:val="28"/>
        </w:rPr>
        <w:t xml:space="preserve"> </w:t>
      </w:r>
      <w:r w:rsidRPr="003068DB">
        <w:rPr>
          <w:b/>
          <w:color w:val="C00000"/>
          <w:sz w:val="28"/>
        </w:rPr>
        <w:t>System</w:t>
      </w:r>
    </w:p>
    <w:p w:rsidR="001546D3" w:rsidRDefault="001546D3" w:rsidP="003068DB">
      <w:pPr>
        <w:pStyle w:val="BodyText"/>
        <w:jc w:val="both"/>
        <w:rPr>
          <w:b/>
          <w:sz w:val="30"/>
        </w:rPr>
      </w:pPr>
    </w:p>
    <w:p w:rsidR="001546D3" w:rsidRDefault="001546D3" w:rsidP="003068DB">
      <w:pPr>
        <w:pStyle w:val="BodyText"/>
        <w:spacing w:before="8"/>
        <w:jc w:val="both"/>
        <w:rPr>
          <w:b/>
          <w:sz w:val="26"/>
        </w:rPr>
      </w:pPr>
    </w:p>
    <w:p w:rsidR="001546D3" w:rsidRDefault="00577A85" w:rsidP="003068DB">
      <w:pPr>
        <w:pStyle w:val="ListParagraph"/>
        <w:numPr>
          <w:ilvl w:val="2"/>
          <w:numId w:val="9"/>
        </w:numPr>
        <w:tabs>
          <w:tab w:val="left" w:pos="1530"/>
        </w:tabs>
        <w:spacing w:line="259" w:lineRule="auto"/>
        <w:ind w:right="1153"/>
        <w:jc w:val="both"/>
        <w:rPr>
          <w:sz w:val="24"/>
        </w:rPr>
      </w:pPr>
      <w:r>
        <w:rPr>
          <w:sz w:val="24"/>
        </w:rPr>
        <w:t xml:space="preserve">The project </w:t>
      </w:r>
      <w:r w:rsidR="008748BE">
        <w:rPr>
          <w:sz w:val="24"/>
        </w:rPr>
        <w:t>hospital</w:t>
      </w:r>
      <w:r>
        <w:rPr>
          <w:sz w:val="24"/>
        </w:rPr>
        <w:t xml:space="preserve"> management is software developed to simplify the communication</w:t>
      </w:r>
      <w:r>
        <w:rPr>
          <w:spacing w:val="-57"/>
          <w:sz w:val="24"/>
        </w:rPr>
        <w:t xml:space="preserve"> </w:t>
      </w:r>
      <w:r>
        <w:rPr>
          <w:sz w:val="24"/>
        </w:rPr>
        <w:t>process</w:t>
      </w:r>
      <w:r>
        <w:rPr>
          <w:spacing w:val="-1"/>
          <w:sz w:val="24"/>
        </w:rPr>
        <w:t xml:space="preserve"> </w:t>
      </w:r>
      <w:r>
        <w:rPr>
          <w:sz w:val="24"/>
        </w:rPr>
        <w:t>between</w:t>
      </w:r>
      <w:r>
        <w:rPr>
          <w:spacing w:val="-3"/>
          <w:sz w:val="24"/>
        </w:rPr>
        <w:t xml:space="preserve"> </w:t>
      </w:r>
      <w:r>
        <w:rPr>
          <w:sz w:val="24"/>
        </w:rPr>
        <w:t>the</w:t>
      </w:r>
      <w:r>
        <w:rPr>
          <w:spacing w:val="1"/>
          <w:sz w:val="24"/>
        </w:rPr>
        <w:t xml:space="preserve"> </w:t>
      </w:r>
      <w:r>
        <w:rPr>
          <w:sz w:val="24"/>
        </w:rPr>
        <w:t>doctor</w:t>
      </w:r>
      <w:r>
        <w:rPr>
          <w:spacing w:val="-1"/>
          <w:sz w:val="24"/>
        </w:rPr>
        <w:t xml:space="preserve"> </w:t>
      </w:r>
      <w:r>
        <w:rPr>
          <w:sz w:val="24"/>
        </w:rPr>
        <w:t>and</w:t>
      </w:r>
      <w:r>
        <w:rPr>
          <w:spacing w:val="2"/>
          <w:sz w:val="24"/>
        </w:rPr>
        <w:t xml:space="preserve"> </w:t>
      </w:r>
      <w:r>
        <w:rPr>
          <w:sz w:val="24"/>
        </w:rPr>
        <w:t>the receptionist.</w:t>
      </w:r>
    </w:p>
    <w:p w:rsidR="001546D3" w:rsidRDefault="00577A85" w:rsidP="003068DB">
      <w:pPr>
        <w:pStyle w:val="ListParagraph"/>
        <w:numPr>
          <w:ilvl w:val="2"/>
          <w:numId w:val="9"/>
        </w:numPr>
        <w:tabs>
          <w:tab w:val="left" w:pos="1530"/>
        </w:tabs>
        <w:spacing w:before="158" w:line="259" w:lineRule="auto"/>
        <w:ind w:right="2107"/>
        <w:jc w:val="both"/>
        <w:rPr>
          <w:sz w:val="24"/>
        </w:rPr>
      </w:pPr>
      <w:r>
        <w:rPr>
          <w:sz w:val="24"/>
        </w:rPr>
        <w:t>The</w:t>
      </w:r>
      <w:r>
        <w:rPr>
          <w:spacing w:val="-2"/>
          <w:sz w:val="24"/>
        </w:rPr>
        <w:t xml:space="preserve"> </w:t>
      </w:r>
      <w:r>
        <w:rPr>
          <w:sz w:val="24"/>
        </w:rPr>
        <w:t>software</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operated</w:t>
      </w:r>
      <w:r>
        <w:rPr>
          <w:spacing w:val="-1"/>
          <w:sz w:val="24"/>
        </w:rPr>
        <w:t xml:space="preserve"> </w:t>
      </w:r>
      <w:r>
        <w:rPr>
          <w:sz w:val="24"/>
        </w:rPr>
        <w:t>by</w:t>
      </w:r>
      <w:r>
        <w:rPr>
          <w:spacing w:val="-10"/>
          <w:sz w:val="24"/>
        </w:rPr>
        <w:t xml:space="preserve"> </w:t>
      </w:r>
      <w:r>
        <w:rPr>
          <w:sz w:val="24"/>
        </w:rPr>
        <w:t>two</w:t>
      </w:r>
      <w:r>
        <w:rPr>
          <w:spacing w:val="3"/>
          <w:sz w:val="24"/>
        </w:rPr>
        <w:t xml:space="preserve"> </w:t>
      </w:r>
      <w:r>
        <w:rPr>
          <w:sz w:val="24"/>
        </w:rPr>
        <w:t>users</w:t>
      </w:r>
      <w:r>
        <w:rPr>
          <w:spacing w:val="-7"/>
          <w:sz w:val="24"/>
        </w:rPr>
        <w:t xml:space="preserve"> </w:t>
      </w:r>
      <w:r>
        <w:rPr>
          <w:sz w:val="24"/>
        </w:rPr>
        <w:t>one</w:t>
      </w:r>
      <w:r>
        <w:rPr>
          <w:spacing w:val="-1"/>
          <w:sz w:val="24"/>
        </w:rPr>
        <w:t xml:space="preserve"> </w:t>
      </w:r>
      <w:r>
        <w:rPr>
          <w:sz w:val="24"/>
        </w:rPr>
        <w:t>is</w:t>
      </w:r>
      <w:r>
        <w:rPr>
          <w:spacing w:val="-3"/>
          <w:sz w:val="24"/>
        </w:rPr>
        <w:t xml:space="preserve"> </w:t>
      </w:r>
      <w:r>
        <w:rPr>
          <w:sz w:val="24"/>
        </w:rPr>
        <w:t>doctor</w:t>
      </w:r>
      <w:r>
        <w:rPr>
          <w:spacing w:val="-3"/>
          <w:sz w:val="24"/>
        </w:rPr>
        <w:t xml:space="preserve"> </w:t>
      </w:r>
      <w:r>
        <w:rPr>
          <w:sz w:val="24"/>
        </w:rPr>
        <w:t>and</w:t>
      </w:r>
      <w:r>
        <w:rPr>
          <w:spacing w:val="-1"/>
          <w:sz w:val="24"/>
        </w:rPr>
        <w:t xml:space="preserve"> </w:t>
      </w:r>
      <w:r>
        <w:rPr>
          <w:sz w:val="24"/>
        </w:rPr>
        <w:t>the</w:t>
      </w:r>
      <w:r>
        <w:rPr>
          <w:spacing w:val="-6"/>
          <w:sz w:val="24"/>
        </w:rPr>
        <w:t xml:space="preserve"> </w:t>
      </w:r>
      <w:r>
        <w:rPr>
          <w:sz w:val="24"/>
        </w:rPr>
        <w:t>other</w:t>
      </w:r>
      <w:r>
        <w:rPr>
          <w:spacing w:val="5"/>
          <w:sz w:val="24"/>
        </w:rPr>
        <w:t xml:space="preserve"> </w:t>
      </w:r>
      <w:r>
        <w:rPr>
          <w:sz w:val="24"/>
        </w:rPr>
        <w:t>is</w:t>
      </w:r>
      <w:r>
        <w:rPr>
          <w:spacing w:val="-57"/>
          <w:sz w:val="24"/>
        </w:rPr>
        <w:t xml:space="preserve"> </w:t>
      </w:r>
      <w:r>
        <w:rPr>
          <w:sz w:val="24"/>
        </w:rPr>
        <w:t>receptionist.</w:t>
      </w:r>
    </w:p>
    <w:p w:rsidR="001546D3" w:rsidRDefault="00577A85" w:rsidP="003068DB">
      <w:pPr>
        <w:pStyle w:val="ListParagraph"/>
        <w:numPr>
          <w:ilvl w:val="2"/>
          <w:numId w:val="9"/>
        </w:numPr>
        <w:tabs>
          <w:tab w:val="left" w:pos="1530"/>
        </w:tabs>
        <w:spacing w:before="162" w:line="259" w:lineRule="auto"/>
        <w:ind w:right="1119"/>
        <w:jc w:val="both"/>
        <w:rPr>
          <w:sz w:val="24"/>
        </w:rPr>
      </w:pPr>
      <w:r>
        <w:rPr>
          <w:sz w:val="24"/>
        </w:rPr>
        <w:t>Receptionist would be responsible for assigning token numbers to the patient visiting</w:t>
      </w:r>
      <w:r>
        <w:rPr>
          <w:spacing w:val="-57"/>
          <w:sz w:val="24"/>
        </w:rPr>
        <w:t xml:space="preserve"> </w:t>
      </w:r>
      <w:r>
        <w:rPr>
          <w:sz w:val="24"/>
        </w:rPr>
        <w:t xml:space="preserve">the </w:t>
      </w:r>
      <w:r w:rsidR="008748BE">
        <w:rPr>
          <w:sz w:val="24"/>
        </w:rPr>
        <w:t>hospital</w:t>
      </w:r>
      <w:r>
        <w:rPr>
          <w:sz w:val="24"/>
        </w:rPr>
        <w:t xml:space="preserve"> and save it in the database along with their details. These token numbers</w:t>
      </w:r>
      <w:r>
        <w:rPr>
          <w:spacing w:val="1"/>
          <w:sz w:val="24"/>
        </w:rPr>
        <w:t xml:space="preserve"> </w:t>
      </w:r>
      <w:r>
        <w:rPr>
          <w:sz w:val="24"/>
        </w:rPr>
        <w:t>along with respective patient details are sent to doctor. The doctor can thus view</w:t>
      </w:r>
      <w:r>
        <w:rPr>
          <w:spacing w:val="1"/>
          <w:sz w:val="24"/>
        </w:rPr>
        <w:t xml:space="preserve"> </w:t>
      </w:r>
      <w:r>
        <w:rPr>
          <w:sz w:val="24"/>
        </w:rPr>
        <w:t>patient details and after checking up the patient, the recommended medicines for the</w:t>
      </w:r>
      <w:r>
        <w:rPr>
          <w:spacing w:val="1"/>
          <w:sz w:val="24"/>
        </w:rPr>
        <w:t xml:space="preserve"> </w:t>
      </w:r>
      <w:r>
        <w:rPr>
          <w:sz w:val="24"/>
        </w:rPr>
        <w:t>particular</w:t>
      </w:r>
      <w:r>
        <w:rPr>
          <w:spacing w:val="-1"/>
          <w:sz w:val="24"/>
        </w:rPr>
        <w:t xml:space="preserve"> </w:t>
      </w:r>
      <w:r>
        <w:rPr>
          <w:sz w:val="24"/>
        </w:rPr>
        <w:t>patient</w:t>
      </w:r>
      <w:r>
        <w:rPr>
          <w:spacing w:val="4"/>
          <w:sz w:val="24"/>
        </w:rPr>
        <w:t xml:space="preserve"> </w:t>
      </w:r>
      <w:r>
        <w:rPr>
          <w:sz w:val="24"/>
        </w:rPr>
        <w:t>are</w:t>
      </w:r>
      <w:r>
        <w:rPr>
          <w:spacing w:val="-3"/>
          <w:sz w:val="24"/>
        </w:rPr>
        <w:t xml:space="preserve"> </w:t>
      </w:r>
      <w:r>
        <w:rPr>
          <w:sz w:val="24"/>
        </w:rPr>
        <w:t>fed</w:t>
      </w:r>
      <w:r>
        <w:rPr>
          <w:spacing w:val="3"/>
          <w:sz w:val="24"/>
        </w:rPr>
        <w:t xml:space="preserve"> </w:t>
      </w:r>
      <w:r>
        <w:rPr>
          <w:sz w:val="24"/>
        </w:rPr>
        <w:t>into</w:t>
      </w:r>
      <w:r>
        <w:rPr>
          <w:spacing w:val="-1"/>
          <w:sz w:val="24"/>
        </w:rPr>
        <w:t xml:space="preserve"> </w:t>
      </w:r>
      <w:r>
        <w:rPr>
          <w:sz w:val="24"/>
        </w:rPr>
        <w:t>the</w:t>
      </w:r>
      <w:r>
        <w:rPr>
          <w:spacing w:val="-3"/>
          <w:sz w:val="24"/>
        </w:rPr>
        <w:t xml:space="preserve"> </w:t>
      </w:r>
      <w:r>
        <w:rPr>
          <w:sz w:val="24"/>
        </w:rPr>
        <w:t>database</w:t>
      </w:r>
      <w:r>
        <w:rPr>
          <w:spacing w:val="3"/>
          <w:sz w:val="24"/>
        </w:rPr>
        <w:t xml:space="preserve"> </w:t>
      </w:r>
      <w:r>
        <w:rPr>
          <w:sz w:val="24"/>
        </w:rPr>
        <w:t>by</w:t>
      </w:r>
      <w:r>
        <w:rPr>
          <w:spacing w:val="-11"/>
          <w:sz w:val="24"/>
        </w:rPr>
        <w:t xml:space="preserve"> </w:t>
      </w:r>
      <w:r>
        <w:rPr>
          <w:sz w:val="24"/>
        </w:rPr>
        <w:t>the</w:t>
      </w:r>
      <w:r>
        <w:rPr>
          <w:spacing w:val="-2"/>
          <w:sz w:val="24"/>
        </w:rPr>
        <w:t xml:space="preserve"> </w:t>
      </w:r>
      <w:r>
        <w:rPr>
          <w:sz w:val="24"/>
        </w:rPr>
        <w:t>doctor</w:t>
      </w:r>
      <w:r>
        <w:rPr>
          <w:spacing w:val="-4"/>
          <w:sz w:val="24"/>
        </w:rPr>
        <w:t xml:space="preserve"> </w:t>
      </w:r>
      <w:r>
        <w:rPr>
          <w:sz w:val="24"/>
        </w:rPr>
        <w:t>and</w:t>
      </w:r>
      <w:r>
        <w:rPr>
          <w:spacing w:val="-2"/>
          <w:sz w:val="24"/>
        </w:rPr>
        <w:t xml:space="preserve"> </w:t>
      </w:r>
      <w:r>
        <w:rPr>
          <w:sz w:val="24"/>
        </w:rPr>
        <w:t>are</w:t>
      </w:r>
      <w:r>
        <w:rPr>
          <w:spacing w:val="-2"/>
          <w:sz w:val="24"/>
        </w:rPr>
        <w:t xml:space="preserve"> </w:t>
      </w:r>
      <w:r>
        <w:rPr>
          <w:sz w:val="24"/>
        </w:rPr>
        <w:t>sent</w:t>
      </w:r>
      <w:r>
        <w:rPr>
          <w:spacing w:val="-1"/>
          <w:sz w:val="24"/>
        </w:rPr>
        <w:t xml:space="preserve"> </w:t>
      </w:r>
      <w:r>
        <w:rPr>
          <w:sz w:val="24"/>
        </w:rPr>
        <w:t>to</w:t>
      </w:r>
      <w:r>
        <w:rPr>
          <w:spacing w:val="-2"/>
          <w:sz w:val="24"/>
        </w:rPr>
        <w:t xml:space="preserve"> </w:t>
      </w:r>
      <w:r>
        <w:rPr>
          <w:sz w:val="24"/>
        </w:rPr>
        <w:t>receptionist.</w:t>
      </w:r>
    </w:p>
    <w:p w:rsidR="001546D3" w:rsidRDefault="00577A85" w:rsidP="003068DB">
      <w:pPr>
        <w:pStyle w:val="ListParagraph"/>
        <w:numPr>
          <w:ilvl w:val="2"/>
          <w:numId w:val="9"/>
        </w:numPr>
        <w:tabs>
          <w:tab w:val="left" w:pos="1530"/>
        </w:tabs>
        <w:spacing w:before="157" w:line="259" w:lineRule="auto"/>
        <w:ind w:right="1157"/>
        <w:jc w:val="both"/>
        <w:rPr>
          <w:sz w:val="24"/>
        </w:rPr>
      </w:pPr>
      <w:r>
        <w:rPr>
          <w:sz w:val="24"/>
        </w:rPr>
        <w:t>The receptionist can then generate bill and feed into the database. The system also</w:t>
      </w:r>
      <w:r>
        <w:rPr>
          <w:spacing w:val="1"/>
          <w:sz w:val="24"/>
        </w:rPr>
        <w:t xml:space="preserve"> </w:t>
      </w:r>
      <w:r>
        <w:rPr>
          <w:sz w:val="24"/>
        </w:rPr>
        <w:t>maintains patient’s history so that doctor or receptionist can view them anytime. The</w:t>
      </w:r>
      <w:r>
        <w:rPr>
          <w:spacing w:val="-57"/>
          <w:sz w:val="24"/>
        </w:rPr>
        <w:t xml:space="preserve"> </w:t>
      </w:r>
      <w:r>
        <w:rPr>
          <w:sz w:val="24"/>
        </w:rPr>
        <w:t>system can thus reduce complexity in maintaining patient’s records. The project is</w:t>
      </w:r>
      <w:r>
        <w:rPr>
          <w:spacing w:val="1"/>
          <w:sz w:val="24"/>
        </w:rPr>
        <w:t xml:space="preserve"> </w:t>
      </w:r>
      <w:r>
        <w:rPr>
          <w:sz w:val="24"/>
        </w:rPr>
        <w:t xml:space="preserve">developed on </w:t>
      </w:r>
      <w:del w:id="229" w:author="Manoj" w:date="2023-12-15T22:29:00Z">
        <w:r w:rsidR="003068DB" w:rsidDel="00731264">
          <w:rPr>
            <w:sz w:val="24"/>
          </w:rPr>
          <w:delText>Net</w:delText>
        </w:r>
      </w:del>
      <w:del w:id="230" w:author="Manoj" w:date="2023-12-15T21:51:00Z">
        <w:r w:rsidR="003068DB" w:rsidDel="00E777B9">
          <w:rPr>
            <w:sz w:val="24"/>
          </w:rPr>
          <w:delText>b</w:delText>
        </w:r>
      </w:del>
      <w:del w:id="231" w:author="Manoj" w:date="2023-12-15T22:29:00Z">
        <w:r w:rsidR="003068DB" w:rsidDel="00731264">
          <w:rPr>
            <w:sz w:val="24"/>
          </w:rPr>
          <w:delText>eans</w:delText>
        </w:r>
      </w:del>
      <w:ins w:id="232" w:author="Manoj" w:date="2023-12-15T22:29:00Z">
        <w:r w:rsidR="00731264">
          <w:rPr>
            <w:sz w:val="24"/>
          </w:rPr>
          <w:t>Net Beans</w:t>
        </w:r>
      </w:ins>
      <w:r>
        <w:rPr>
          <w:sz w:val="24"/>
        </w:rPr>
        <w:t xml:space="preserve"> platform and is </w:t>
      </w:r>
      <w:r w:rsidR="003068DB">
        <w:rPr>
          <w:sz w:val="24"/>
        </w:rPr>
        <w:t>supported by a SQL</w:t>
      </w:r>
      <w:r>
        <w:rPr>
          <w:sz w:val="24"/>
        </w:rPr>
        <w:t xml:space="preserve"> database to store user</w:t>
      </w:r>
      <w:r>
        <w:rPr>
          <w:spacing w:val="1"/>
          <w:sz w:val="24"/>
        </w:rPr>
        <w:t xml:space="preserve"> </w:t>
      </w:r>
      <w:r>
        <w:rPr>
          <w:sz w:val="24"/>
        </w:rPr>
        <w:t>specific details</w:t>
      </w:r>
    </w:p>
    <w:p w:rsidR="001546D3" w:rsidRDefault="00577A85" w:rsidP="003068DB">
      <w:pPr>
        <w:pStyle w:val="BodyText"/>
        <w:spacing w:before="161"/>
        <w:ind w:left="900"/>
        <w:jc w:val="both"/>
      </w:pPr>
      <w:r>
        <w:t>The</w:t>
      </w:r>
      <w:r>
        <w:rPr>
          <w:spacing w:val="-2"/>
        </w:rPr>
        <w:t xml:space="preserve"> </w:t>
      </w:r>
      <w:r>
        <w:t>aim</w:t>
      </w:r>
      <w:r>
        <w:rPr>
          <w:spacing w:val="-5"/>
        </w:rPr>
        <w:t xml:space="preserve"> </w:t>
      </w:r>
      <w:r>
        <w:t>of</w:t>
      </w:r>
      <w:r>
        <w:rPr>
          <w:spacing w:val="-8"/>
        </w:rPr>
        <w:t xml:space="preserve"> </w:t>
      </w:r>
      <w:r>
        <w:t>the</w:t>
      </w:r>
      <w:r>
        <w:rPr>
          <w:spacing w:val="-2"/>
        </w:rPr>
        <w:t xml:space="preserve"> </w:t>
      </w:r>
      <w:r>
        <w:t>proposed system</w:t>
      </w:r>
      <w:r>
        <w:rPr>
          <w:spacing w:val="-6"/>
        </w:rPr>
        <w:t xml:space="preserve"> </w:t>
      </w:r>
      <w:r>
        <w:t>is</w:t>
      </w:r>
      <w:r>
        <w:rPr>
          <w:spacing w:val="-2"/>
        </w:rPr>
        <w:t xml:space="preserve"> </w:t>
      </w:r>
      <w:r>
        <w:t>to</w:t>
      </w:r>
      <w:r>
        <w:rPr>
          <w:spacing w:val="4"/>
        </w:rPr>
        <w:t xml:space="preserve"> </w:t>
      </w:r>
      <w:r>
        <w:t>develop a</w:t>
      </w:r>
      <w:r>
        <w:rPr>
          <w:spacing w:val="-1"/>
        </w:rPr>
        <w:t xml:space="preserve"> </w:t>
      </w:r>
      <w:r>
        <w:t>system</w:t>
      </w:r>
      <w:r>
        <w:rPr>
          <w:spacing w:val="-10"/>
        </w:rPr>
        <w:t xml:space="preserve"> </w:t>
      </w:r>
      <w:r>
        <w:t>of</w:t>
      </w:r>
      <w:r>
        <w:rPr>
          <w:spacing w:val="-3"/>
        </w:rPr>
        <w:t xml:space="preserve"> </w:t>
      </w:r>
      <w:r>
        <w:t>improved</w:t>
      </w:r>
      <w:r>
        <w:rPr>
          <w:spacing w:val="3"/>
        </w:rPr>
        <w:t xml:space="preserve"> </w:t>
      </w:r>
      <w:r>
        <w:t>facilities.</w:t>
      </w:r>
    </w:p>
    <w:p w:rsidR="001546D3" w:rsidRDefault="001546D3" w:rsidP="003068DB">
      <w:pPr>
        <w:pStyle w:val="BodyText"/>
        <w:spacing w:before="6"/>
        <w:jc w:val="both"/>
        <w:rPr>
          <w:sz w:val="31"/>
        </w:rPr>
      </w:pPr>
    </w:p>
    <w:p w:rsidR="001546D3" w:rsidRDefault="00577A85" w:rsidP="003068DB">
      <w:pPr>
        <w:pStyle w:val="ListParagraph"/>
        <w:numPr>
          <w:ilvl w:val="3"/>
          <w:numId w:val="9"/>
        </w:numPr>
        <w:tabs>
          <w:tab w:val="left" w:pos="1847"/>
        </w:tabs>
        <w:ind w:hanging="150"/>
        <w:jc w:val="both"/>
        <w:rPr>
          <w:sz w:val="24"/>
        </w:rPr>
      </w:pPr>
      <w:r>
        <w:rPr>
          <w:sz w:val="24"/>
        </w:rPr>
        <w:t>Security</w:t>
      </w:r>
      <w:r>
        <w:rPr>
          <w:spacing w:val="-6"/>
          <w:sz w:val="24"/>
        </w:rPr>
        <w:t xml:space="preserve"> </w:t>
      </w:r>
      <w:r>
        <w:rPr>
          <w:sz w:val="24"/>
        </w:rPr>
        <w:t>of</w:t>
      </w:r>
      <w:r>
        <w:rPr>
          <w:spacing w:val="-3"/>
          <w:sz w:val="24"/>
        </w:rPr>
        <w:t xml:space="preserve"> </w:t>
      </w:r>
      <w:r>
        <w:rPr>
          <w:sz w:val="24"/>
        </w:rPr>
        <w:t>data.</w:t>
      </w:r>
    </w:p>
    <w:p w:rsidR="001546D3" w:rsidRDefault="00577A85" w:rsidP="003068DB">
      <w:pPr>
        <w:pStyle w:val="ListParagraph"/>
        <w:numPr>
          <w:ilvl w:val="3"/>
          <w:numId w:val="9"/>
        </w:numPr>
        <w:tabs>
          <w:tab w:val="left" w:pos="1847"/>
        </w:tabs>
        <w:spacing w:before="152"/>
        <w:ind w:hanging="150"/>
        <w:jc w:val="both"/>
        <w:rPr>
          <w:sz w:val="24"/>
        </w:rPr>
      </w:pPr>
      <w:r>
        <w:rPr>
          <w:sz w:val="24"/>
        </w:rPr>
        <w:t>Ensure</w:t>
      </w:r>
      <w:r>
        <w:rPr>
          <w:spacing w:val="-3"/>
          <w:sz w:val="24"/>
        </w:rPr>
        <w:t xml:space="preserve"> </w:t>
      </w:r>
      <w:r>
        <w:rPr>
          <w:sz w:val="24"/>
        </w:rPr>
        <w:t>data</w:t>
      </w:r>
      <w:r>
        <w:rPr>
          <w:spacing w:val="-3"/>
          <w:sz w:val="24"/>
        </w:rPr>
        <w:t xml:space="preserve"> </w:t>
      </w:r>
      <w:r>
        <w:rPr>
          <w:sz w:val="24"/>
        </w:rPr>
        <w:t>accuracy.</w:t>
      </w:r>
    </w:p>
    <w:p w:rsidR="001546D3" w:rsidRDefault="00577A85" w:rsidP="003068DB">
      <w:pPr>
        <w:pStyle w:val="ListParagraph"/>
        <w:numPr>
          <w:ilvl w:val="3"/>
          <w:numId w:val="9"/>
        </w:numPr>
        <w:tabs>
          <w:tab w:val="left" w:pos="1847"/>
        </w:tabs>
        <w:spacing w:before="156"/>
        <w:ind w:hanging="150"/>
        <w:jc w:val="both"/>
        <w:rPr>
          <w:sz w:val="24"/>
        </w:rPr>
      </w:pPr>
      <w:r>
        <w:rPr>
          <w:sz w:val="24"/>
        </w:rPr>
        <w:t>Greater</w:t>
      </w:r>
      <w:r>
        <w:rPr>
          <w:spacing w:val="-7"/>
          <w:sz w:val="24"/>
        </w:rPr>
        <w:t xml:space="preserve"> </w:t>
      </w:r>
      <w:r>
        <w:rPr>
          <w:sz w:val="24"/>
        </w:rPr>
        <w:t>efficiency.</w:t>
      </w:r>
    </w:p>
    <w:p w:rsidR="001546D3" w:rsidRDefault="00577A85" w:rsidP="003068DB">
      <w:pPr>
        <w:pStyle w:val="ListParagraph"/>
        <w:numPr>
          <w:ilvl w:val="3"/>
          <w:numId w:val="9"/>
        </w:numPr>
        <w:tabs>
          <w:tab w:val="left" w:pos="1847"/>
        </w:tabs>
        <w:spacing w:before="156"/>
        <w:ind w:hanging="150"/>
        <w:jc w:val="both"/>
        <w:rPr>
          <w:sz w:val="24"/>
        </w:rPr>
      </w:pPr>
      <w:r>
        <w:rPr>
          <w:sz w:val="24"/>
        </w:rPr>
        <w:t>Better</w:t>
      </w:r>
      <w:r>
        <w:rPr>
          <w:spacing w:val="-3"/>
          <w:sz w:val="24"/>
        </w:rPr>
        <w:t xml:space="preserve"> </w:t>
      </w:r>
      <w:r>
        <w:rPr>
          <w:sz w:val="24"/>
        </w:rPr>
        <w:t>services.</w:t>
      </w:r>
    </w:p>
    <w:p w:rsidR="001546D3" w:rsidRDefault="00577A85" w:rsidP="003068DB">
      <w:pPr>
        <w:pStyle w:val="ListParagraph"/>
        <w:numPr>
          <w:ilvl w:val="3"/>
          <w:numId w:val="9"/>
        </w:numPr>
        <w:tabs>
          <w:tab w:val="left" w:pos="1847"/>
        </w:tabs>
        <w:spacing w:before="156"/>
        <w:ind w:hanging="150"/>
        <w:jc w:val="both"/>
        <w:rPr>
          <w:sz w:val="24"/>
        </w:rPr>
      </w:pPr>
      <w:r>
        <w:rPr>
          <w:sz w:val="24"/>
        </w:rPr>
        <w:t>User</w:t>
      </w:r>
      <w:r>
        <w:rPr>
          <w:spacing w:val="-1"/>
          <w:sz w:val="24"/>
        </w:rPr>
        <w:t xml:space="preserve"> </w:t>
      </w:r>
      <w:r>
        <w:rPr>
          <w:sz w:val="24"/>
        </w:rPr>
        <w:t>friendliness</w:t>
      </w:r>
      <w:r>
        <w:rPr>
          <w:spacing w:val="-7"/>
          <w:sz w:val="24"/>
        </w:rPr>
        <w:t xml:space="preserve"> </w:t>
      </w:r>
      <w:r>
        <w:rPr>
          <w:sz w:val="24"/>
        </w:rPr>
        <w:t>and</w:t>
      </w:r>
      <w:r>
        <w:rPr>
          <w:spacing w:val="-2"/>
          <w:sz w:val="24"/>
        </w:rPr>
        <w:t xml:space="preserve"> </w:t>
      </w:r>
      <w:r>
        <w:rPr>
          <w:sz w:val="24"/>
        </w:rPr>
        <w:t>interactive.</w:t>
      </w:r>
    </w:p>
    <w:p w:rsidR="001546D3" w:rsidRDefault="00577A85" w:rsidP="003068DB">
      <w:pPr>
        <w:pStyle w:val="ListParagraph"/>
        <w:numPr>
          <w:ilvl w:val="3"/>
          <w:numId w:val="9"/>
        </w:numPr>
        <w:tabs>
          <w:tab w:val="left" w:pos="1847"/>
        </w:tabs>
        <w:spacing w:before="156"/>
        <w:ind w:hanging="150"/>
        <w:jc w:val="both"/>
        <w:rPr>
          <w:sz w:val="24"/>
        </w:rPr>
      </w:pPr>
      <w:r>
        <w:rPr>
          <w:sz w:val="24"/>
        </w:rPr>
        <w:t>Minimum</w:t>
      </w:r>
      <w:r>
        <w:rPr>
          <w:spacing w:val="-11"/>
          <w:sz w:val="24"/>
        </w:rPr>
        <w:t xml:space="preserve"> </w:t>
      </w:r>
      <w:r>
        <w:rPr>
          <w:sz w:val="24"/>
        </w:rPr>
        <w:t>time</w:t>
      </w:r>
      <w:r>
        <w:rPr>
          <w:spacing w:val="-4"/>
          <w:sz w:val="24"/>
        </w:rPr>
        <w:t xml:space="preserve"> </w:t>
      </w:r>
      <w:r>
        <w:rPr>
          <w:sz w:val="24"/>
        </w:rPr>
        <w:t>required</w:t>
      </w:r>
      <w:r>
        <w:rPr>
          <w:spacing w:val="1"/>
          <w:sz w:val="24"/>
        </w:rPr>
        <w:t xml:space="preserve"> </w:t>
      </w:r>
      <w:r>
        <w:rPr>
          <w:sz w:val="24"/>
        </w:rPr>
        <w:t>for</w:t>
      </w:r>
      <w:r>
        <w:rPr>
          <w:spacing w:val="-2"/>
          <w:sz w:val="24"/>
        </w:rPr>
        <w:t xml:space="preserve"> </w:t>
      </w:r>
      <w:r>
        <w:rPr>
          <w:sz w:val="24"/>
        </w:rPr>
        <w:t>searching</w:t>
      </w: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Pr="00E918CB" w:rsidRDefault="00E918CB" w:rsidP="00E918CB">
      <w:pPr>
        <w:tabs>
          <w:tab w:val="left" w:pos="1847"/>
        </w:tabs>
        <w:spacing w:before="156"/>
        <w:jc w:val="both"/>
        <w:rPr>
          <w:sz w:val="24"/>
        </w:rPr>
      </w:pPr>
    </w:p>
    <w:p w:rsidR="001546D3" w:rsidRPr="00E918CB" w:rsidRDefault="00577A85" w:rsidP="00E918CB">
      <w:pPr>
        <w:pStyle w:val="ListParagraph"/>
        <w:numPr>
          <w:ilvl w:val="1"/>
          <w:numId w:val="8"/>
        </w:numPr>
        <w:tabs>
          <w:tab w:val="left" w:pos="1175"/>
        </w:tabs>
        <w:spacing w:before="161"/>
        <w:ind w:left="280"/>
        <w:jc w:val="both"/>
        <w:rPr>
          <w:b/>
          <w:sz w:val="28"/>
          <w:szCs w:val="28"/>
        </w:rPr>
      </w:pPr>
      <w:r w:rsidRPr="00E918CB">
        <w:rPr>
          <w:b/>
          <w:color w:val="2D74B5"/>
          <w:sz w:val="28"/>
          <w:szCs w:val="28"/>
        </w:rPr>
        <w:lastRenderedPageBreak/>
        <w:t>Users</w:t>
      </w:r>
      <w:r w:rsidRPr="00E918CB">
        <w:rPr>
          <w:b/>
          <w:color w:val="2D74B5"/>
          <w:spacing w:val="1"/>
          <w:sz w:val="28"/>
          <w:szCs w:val="28"/>
        </w:rPr>
        <w:t xml:space="preserve"> </w:t>
      </w:r>
      <w:r w:rsidRPr="00E918CB">
        <w:rPr>
          <w:b/>
          <w:color w:val="2D74B5"/>
          <w:sz w:val="28"/>
          <w:szCs w:val="28"/>
        </w:rPr>
        <w:t>of</w:t>
      </w:r>
      <w:r w:rsidRPr="00E918CB">
        <w:rPr>
          <w:b/>
          <w:color w:val="2D74B5"/>
          <w:spacing w:val="-4"/>
          <w:sz w:val="28"/>
          <w:szCs w:val="28"/>
        </w:rPr>
        <w:t xml:space="preserve"> </w:t>
      </w:r>
      <w:r w:rsidRPr="00E918CB">
        <w:rPr>
          <w:b/>
          <w:color w:val="2D74B5"/>
          <w:sz w:val="28"/>
          <w:szCs w:val="28"/>
        </w:rPr>
        <w:t>System</w:t>
      </w:r>
    </w:p>
    <w:p w:rsidR="001546D3" w:rsidRDefault="001546D3" w:rsidP="003068DB">
      <w:pPr>
        <w:pStyle w:val="BodyText"/>
        <w:spacing w:before="9"/>
        <w:jc w:val="both"/>
        <w:rPr>
          <w:b/>
          <w:sz w:val="26"/>
        </w:rPr>
      </w:pPr>
    </w:p>
    <w:p w:rsidR="001546D3" w:rsidRDefault="00577A85" w:rsidP="003068DB">
      <w:pPr>
        <w:pStyle w:val="ListParagraph"/>
        <w:numPr>
          <w:ilvl w:val="2"/>
          <w:numId w:val="8"/>
        </w:numPr>
        <w:tabs>
          <w:tab w:val="left" w:pos="1621"/>
        </w:tabs>
        <w:spacing w:before="1"/>
        <w:jc w:val="both"/>
      </w:pPr>
      <w:r>
        <w:t>DOCTORS</w:t>
      </w:r>
    </w:p>
    <w:p w:rsidR="001546D3" w:rsidRDefault="00777979" w:rsidP="003068DB">
      <w:pPr>
        <w:pStyle w:val="ListParagraph"/>
        <w:numPr>
          <w:ilvl w:val="2"/>
          <w:numId w:val="8"/>
        </w:numPr>
        <w:tabs>
          <w:tab w:val="left" w:pos="1621"/>
        </w:tabs>
        <w:spacing w:before="11"/>
        <w:jc w:val="both"/>
      </w:pPr>
      <w:r>
        <w:t>STAFFS</w:t>
      </w:r>
      <w:r w:rsidR="00F7404F">
        <w:t xml:space="preserve"> </w:t>
      </w:r>
    </w:p>
    <w:p w:rsidR="00F7404F" w:rsidRDefault="00F7404F" w:rsidP="003068DB">
      <w:pPr>
        <w:pStyle w:val="ListParagraph"/>
        <w:numPr>
          <w:ilvl w:val="2"/>
          <w:numId w:val="8"/>
        </w:numPr>
        <w:tabs>
          <w:tab w:val="left" w:pos="1621"/>
        </w:tabs>
        <w:spacing w:before="11"/>
        <w:jc w:val="both"/>
      </w:pPr>
      <w:r>
        <w:t>ADMIN</w:t>
      </w:r>
    </w:p>
    <w:p w:rsidR="00F7404F" w:rsidRDefault="00F7404F" w:rsidP="00F7404F">
      <w:pPr>
        <w:tabs>
          <w:tab w:val="left" w:pos="1621"/>
        </w:tabs>
        <w:spacing w:before="11"/>
        <w:jc w:val="both"/>
      </w:pPr>
      <w:r>
        <w:t>2.3.1. Doctors : Doctors have only permission for give the prescription to patient. Doctor can change password of himself for login, also doctors can be view patient history.</w:t>
      </w: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C1346B" w:rsidRDefault="00F7404F" w:rsidP="00F7404F">
      <w:pPr>
        <w:tabs>
          <w:tab w:val="left" w:pos="1621"/>
        </w:tabs>
        <w:spacing w:before="11"/>
        <w:jc w:val="both"/>
      </w:pPr>
      <w:r>
        <w:t xml:space="preserve">2.3.2 Staff: Staff can be login as staff or Receptionist. He has permission of Register a patient, </w:t>
      </w:r>
      <w:r w:rsidR="00C1346B">
        <w:t>View Patient Details and He can book appointment of Patient.</w:t>
      </w:r>
    </w:p>
    <w:p w:rsidR="00C1346B" w:rsidRDefault="00C1346B" w:rsidP="00F7404F">
      <w:pPr>
        <w:tabs>
          <w:tab w:val="left" w:pos="1621"/>
        </w:tabs>
        <w:spacing w:before="11"/>
        <w:jc w:val="both"/>
      </w:pPr>
    </w:p>
    <w:p w:rsidR="00F7404F" w:rsidRDefault="00C1346B" w:rsidP="00F7404F">
      <w:pPr>
        <w:tabs>
          <w:tab w:val="left" w:pos="1621"/>
        </w:tabs>
        <w:spacing w:before="11"/>
        <w:jc w:val="both"/>
      </w:pPr>
      <w:r>
        <w:t>2.3.3 Admin: Admin have all the permissions, can change any users password, or deletes user and add user.</w:t>
      </w:r>
      <w:r w:rsidR="00F7404F">
        <w:t xml:space="preserve">  </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E918CB">
      <w:pPr>
        <w:pStyle w:val="Heading2"/>
        <w:numPr>
          <w:ilvl w:val="0"/>
          <w:numId w:val="10"/>
        </w:numPr>
        <w:tabs>
          <w:tab w:val="left" w:pos="1266"/>
        </w:tabs>
        <w:ind w:left="366" w:hanging="366"/>
        <w:jc w:val="both"/>
        <w:rPr>
          <w:color w:val="FF0000"/>
          <w:sz w:val="32"/>
          <w:szCs w:val="32"/>
        </w:rPr>
      </w:pPr>
      <w:bookmarkStart w:id="233" w:name="3._Analysis_and_Design"/>
      <w:bookmarkEnd w:id="233"/>
      <w:r w:rsidRPr="00694802">
        <w:rPr>
          <w:color w:val="FF0000"/>
          <w:sz w:val="32"/>
          <w:szCs w:val="32"/>
        </w:rPr>
        <w:lastRenderedPageBreak/>
        <w:t>Analysis</w:t>
      </w:r>
      <w:r w:rsidRPr="00694802">
        <w:rPr>
          <w:color w:val="FF0000"/>
          <w:spacing w:val="-5"/>
          <w:sz w:val="32"/>
          <w:szCs w:val="32"/>
        </w:rPr>
        <w:t xml:space="preserve"> </w:t>
      </w:r>
      <w:r w:rsidRPr="00694802">
        <w:rPr>
          <w:color w:val="FF0000"/>
          <w:sz w:val="32"/>
          <w:szCs w:val="32"/>
        </w:rPr>
        <w:t>and</w:t>
      </w:r>
      <w:r w:rsidRPr="00694802">
        <w:rPr>
          <w:color w:val="FF0000"/>
          <w:spacing w:val="-8"/>
          <w:sz w:val="32"/>
          <w:szCs w:val="32"/>
        </w:rPr>
        <w:t xml:space="preserve"> </w:t>
      </w:r>
      <w:r w:rsidRPr="00694802">
        <w:rPr>
          <w:color w:val="FF0000"/>
          <w:sz w:val="32"/>
          <w:szCs w:val="32"/>
        </w:rPr>
        <w:t>Design</w:t>
      </w:r>
    </w:p>
    <w:p w:rsidR="00E918CB" w:rsidRPr="00694802" w:rsidRDefault="00E918CB" w:rsidP="00E918CB">
      <w:pPr>
        <w:pStyle w:val="Heading2"/>
        <w:tabs>
          <w:tab w:val="left" w:pos="1266"/>
        </w:tabs>
        <w:ind w:left="0"/>
        <w:jc w:val="both"/>
        <w:rPr>
          <w:color w:val="FF0000"/>
          <w:sz w:val="32"/>
          <w:szCs w:val="32"/>
        </w:rPr>
      </w:pPr>
    </w:p>
    <w:p w:rsidR="001546D3" w:rsidRPr="00694802" w:rsidRDefault="00577A85" w:rsidP="00E918CB">
      <w:pPr>
        <w:pStyle w:val="Heading4"/>
        <w:numPr>
          <w:ilvl w:val="1"/>
          <w:numId w:val="7"/>
        </w:numPr>
        <w:tabs>
          <w:tab w:val="left" w:pos="2044"/>
        </w:tabs>
        <w:spacing w:before="75" w:line="256" w:lineRule="auto"/>
        <w:jc w:val="both"/>
        <w:rPr>
          <w:color w:val="C00000"/>
        </w:rPr>
      </w:pPr>
      <w:bookmarkStart w:id="234" w:name="3.1_System_Requirement_(Functional_&amp;_Non"/>
      <w:bookmarkEnd w:id="234"/>
      <w:r w:rsidRPr="00694802">
        <w:rPr>
          <w:color w:val="C00000"/>
        </w:rPr>
        <w:t>System</w:t>
      </w:r>
      <w:r w:rsidRPr="00694802">
        <w:rPr>
          <w:color w:val="C00000"/>
          <w:spacing w:val="-8"/>
        </w:rPr>
        <w:t xml:space="preserve"> </w:t>
      </w:r>
      <w:r w:rsidRPr="00694802">
        <w:rPr>
          <w:color w:val="C00000"/>
        </w:rPr>
        <w:t>Requirement</w:t>
      </w:r>
      <w:r w:rsidRPr="00694802">
        <w:rPr>
          <w:color w:val="C00000"/>
          <w:spacing w:val="-8"/>
        </w:rPr>
        <w:t xml:space="preserve"> </w:t>
      </w:r>
      <w:r w:rsidRPr="00694802">
        <w:rPr>
          <w:color w:val="C00000"/>
        </w:rPr>
        <w:t>(Functional</w:t>
      </w:r>
      <w:r w:rsidRPr="00694802">
        <w:rPr>
          <w:color w:val="C00000"/>
          <w:spacing w:val="-2"/>
        </w:rPr>
        <w:t xml:space="preserve"> </w:t>
      </w:r>
      <w:r w:rsidRPr="00694802">
        <w:rPr>
          <w:color w:val="C00000"/>
        </w:rPr>
        <w:t>&amp;</w:t>
      </w:r>
      <w:r w:rsidRPr="00694802">
        <w:rPr>
          <w:color w:val="C00000"/>
          <w:spacing w:val="-8"/>
        </w:rPr>
        <w:t xml:space="preserve"> </w:t>
      </w:r>
      <w:r w:rsidRPr="00694802">
        <w:rPr>
          <w:color w:val="C00000"/>
        </w:rPr>
        <w:t>Non-Functional</w:t>
      </w:r>
      <w:r w:rsidRPr="00694802">
        <w:rPr>
          <w:color w:val="C00000"/>
          <w:spacing w:val="-67"/>
        </w:rPr>
        <w:t xml:space="preserve"> </w:t>
      </w:r>
      <w:r w:rsidRPr="00694802">
        <w:rPr>
          <w:color w:val="C00000"/>
        </w:rPr>
        <w:t>Requirement)</w:t>
      </w:r>
    </w:p>
    <w:p w:rsidR="001546D3" w:rsidRDefault="00694802" w:rsidP="003068DB">
      <w:pPr>
        <w:pStyle w:val="Heading6"/>
        <w:numPr>
          <w:ilvl w:val="2"/>
          <w:numId w:val="7"/>
        </w:numPr>
        <w:tabs>
          <w:tab w:val="left" w:pos="1443"/>
        </w:tabs>
        <w:spacing w:before="154"/>
        <w:ind w:hanging="543"/>
        <w:jc w:val="both"/>
      </w:pPr>
      <w:r>
        <w:rPr>
          <w:color w:val="2D74B5"/>
        </w:rPr>
        <w:t xml:space="preserve">  </w:t>
      </w:r>
      <w:r w:rsidR="00577A85">
        <w:rPr>
          <w:color w:val="2D74B5"/>
        </w:rPr>
        <w:t>Functional</w:t>
      </w:r>
      <w:r w:rsidR="00577A85">
        <w:rPr>
          <w:color w:val="2D74B5"/>
          <w:spacing w:val="-9"/>
        </w:rPr>
        <w:t xml:space="preserve"> </w:t>
      </w:r>
      <w:r w:rsidR="00577A85">
        <w:rPr>
          <w:color w:val="2D74B5"/>
        </w:rPr>
        <w:t>Requirements:</w:t>
      </w:r>
    </w:p>
    <w:p w:rsidR="001546D3" w:rsidRDefault="00577A85" w:rsidP="003068DB">
      <w:pPr>
        <w:pStyle w:val="ListParagraph"/>
        <w:numPr>
          <w:ilvl w:val="3"/>
          <w:numId w:val="7"/>
        </w:numPr>
        <w:tabs>
          <w:tab w:val="left" w:pos="1621"/>
        </w:tabs>
        <w:spacing w:before="46" w:line="274" w:lineRule="exact"/>
        <w:jc w:val="both"/>
        <w:rPr>
          <w:b/>
          <w:sz w:val="24"/>
        </w:rPr>
      </w:pPr>
      <w:r>
        <w:rPr>
          <w:b/>
          <w:sz w:val="24"/>
          <w:u w:val="thick"/>
        </w:rPr>
        <w:t>Login Module:-</w:t>
      </w:r>
    </w:p>
    <w:p w:rsidR="001546D3" w:rsidRDefault="00577A85" w:rsidP="003068DB">
      <w:pPr>
        <w:pStyle w:val="ListParagraph"/>
        <w:numPr>
          <w:ilvl w:val="4"/>
          <w:numId w:val="7"/>
        </w:numPr>
        <w:tabs>
          <w:tab w:val="left" w:pos="1770"/>
        </w:tabs>
        <w:ind w:right="1447"/>
        <w:jc w:val="both"/>
      </w:pPr>
      <w:r>
        <w:t>The</w:t>
      </w:r>
      <w:r>
        <w:rPr>
          <w:spacing w:val="-7"/>
        </w:rPr>
        <w:t xml:space="preserve"> </w:t>
      </w:r>
      <w:r>
        <w:t>system</w:t>
      </w:r>
      <w:r>
        <w:rPr>
          <w:spacing w:val="-3"/>
        </w:rPr>
        <w:t xml:space="preserve"> </w:t>
      </w:r>
      <w:r>
        <w:t>only</w:t>
      </w:r>
      <w:r>
        <w:rPr>
          <w:spacing w:val="-5"/>
        </w:rPr>
        <w:t xml:space="preserve"> </w:t>
      </w:r>
      <w:r>
        <w:t>can</w:t>
      </w:r>
      <w:r>
        <w:rPr>
          <w:spacing w:val="-4"/>
        </w:rPr>
        <w:t xml:space="preserve"> </w:t>
      </w:r>
      <w:r>
        <w:t>access</w:t>
      </w:r>
      <w:r>
        <w:rPr>
          <w:spacing w:val="1"/>
        </w:rPr>
        <w:t xml:space="preserve"> </w:t>
      </w:r>
      <w:r>
        <w:t>by</w:t>
      </w:r>
      <w:r>
        <w:rPr>
          <w:spacing w:val="-4"/>
        </w:rPr>
        <w:t xml:space="preserve"> </w:t>
      </w:r>
      <w:r>
        <w:t>the</w:t>
      </w:r>
      <w:r>
        <w:rPr>
          <w:spacing w:val="-7"/>
        </w:rPr>
        <w:t xml:space="preserve"> </w:t>
      </w:r>
      <w:r>
        <w:t>authority</w:t>
      </w:r>
      <w:r>
        <w:rPr>
          <w:spacing w:val="-4"/>
        </w:rPr>
        <w:t xml:space="preserve"> </w:t>
      </w:r>
      <w:r>
        <w:t>user</w:t>
      </w:r>
      <w:r>
        <w:rPr>
          <w:spacing w:val="3"/>
        </w:rPr>
        <w:t xml:space="preserve"> </w:t>
      </w:r>
      <w:r>
        <w:t>which</w:t>
      </w:r>
      <w:r>
        <w:rPr>
          <w:spacing w:val="1"/>
        </w:rPr>
        <w:t xml:space="preserve"> </w:t>
      </w:r>
      <w:r>
        <w:t>is an</w:t>
      </w:r>
      <w:r>
        <w:rPr>
          <w:spacing w:val="-5"/>
        </w:rPr>
        <w:t xml:space="preserve"> </w:t>
      </w:r>
      <w:r>
        <w:t>official</w:t>
      </w:r>
      <w:r>
        <w:rPr>
          <w:spacing w:val="-3"/>
        </w:rPr>
        <w:t xml:space="preserve"> </w:t>
      </w:r>
      <w:r w:rsidR="008748BE">
        <w:t>hospital</w:t>
      </w:r>
      <w:r>
        <w:rPr>
          <w:spacing w:val="-2"/>
        </w:rPr>
        <w:t xml:space="preserve"> </w:t>
      </w:r>
      <w:r>
        <w:t>staff</w:t>
      </w:r>
      <w:r>
        <w:rPr>
          <w:spacing w:val="-1"/>
        </w:rPr>
        <w:t xml:space="preserve"> </w:t>
      </w:r>
      <w:del w:id="235" w:author="Manoj" w:date="2023-12-15T22:29:00Z">
        <w:r w:rsidDel="00731264">
          <w:delText>whois</w:delText>
        </w:r>
      </w:del>
      <w:ins w:id="236" w:author="Manoj" w:date="2023-12-15T22:29:00Z">
        <w:r w:rsidR="00731264">
          <w:t>who is</w:t>
        </w:r>
      </w:ins>
      <w:r>
        <w:rPr>
          <w:spacing w:val="-52"/>
        </w:rPr>
        <w:t xml:space="preserve"> </w:t>
      </w:r>
      <w:r>
        <w:t>registered.</w:t>
      </w:r>
    </w:p>
    <w:p w:rsidR="001546D3" w:rsidRDefault="00577A85" w:rsidP="003068DB">
      <w:pPr>
        <w:pStyle w:val="ListParagraph"/>
        <w:numPr>
          <w:ilvl w:val="4"/>
          <w:numId w:val="7"/>
        </w:numPr>
        <w:tabs>
          <w:tab w:val="left" w:pos="1770"/>
        </w:tabs>
        <w:spacing w:line="265" w:lineRule="exact"/>
        <w:jc w:val="both"/>
      </w:pPr>
      <w:r>
        <w:t>The</w:t>
      </w:r>
      <w:r>
        <w:rPr>
          <w:spacing w:val="-6"/>
        </w:rPr>
        <w:t xml:space="preserve"> </w:t>
      </w:r>
      <w:r>
        <w:t>authority</w:t>
      </w:r>
      <w:r>
        <w:rPr>
          <w:spacing w:val="-4"/>
        </w:rPr>
        <w:t xml:space="preserve"> </w:t>
      </w:r>
      <w:r>
        <w:t>user</w:t>
      </w:r>
      <w:r>
        <w:rPr>
          <w:spacing w:val="4"/>
        </w:rPr>
        <w:t xml:space="preserve"> </w:t>
      </w:r>
      <w:r>
        <w:t>must</w:t>
      </w:r>
      <w:r>
        <w:rPr>
          <w:spacing w:val="6"/>
        </w:rPr>
        <w:t xml:space="preserve"> </w:t>
      </w:r>
      <w:r>
        <w:t>use</w:t>
      </w:r>
      <w:r>
        <w:rPr>
          <w:spacing w:val="-4"/>
        </w:rPr>
        <w:t xml:space="preserve"> </w:t>
      </w:r>
      <w:r>
        <w:t>username</w:t>
      </w:r>
      <w:r>
        <w:rPr>
          <w:spacing w:val="-6"/>
        </w:rPr>
        <w:t xml:space="preserve"> </w:t>
      </w:r>
      <w:r>
        <w:t>and</w:t>
      </w:r>
      <w:r>
        <w:rPr>
          <w:spacing w:val="-4"/>
        </w:rPr>
        <w:t xml:space="preserve"> </w:t>
      </w:r>
      <w:r>
        <w:t>password</w:t>
      </w:r>
      <w:r>
        <w:rPr>
          <w:spacing w:val="-3"/>
        </w:rPr>
        <w:t xml:space="preserve"> </w:t>
      </w:r>
      <w:r>
        <w:t>to</w:t>
      </w:r>
      <w:r>
        <w:rPr>
          <w:spacing w:val="1"/>
        </w:rPr>
        <w:t xml:space="preserve"> </w:t>
      </w:r>
      <w:r>
        <w:t>login</w:t>
      </w:r>
      <w:r>
        <w:rPr>
          <w:spacing w:val="-4"/>
        </w:rPr>
        <w:t xml:space="preserve"> </w:t>
      </w:r>
      <w:r>
        <w:t>to</w:t>
      </w:r>
      <w:r>
        <w:rPr>
          <w:spacing w:val="-3"/>
        </w:rPr>
        <w:t xml:space="preserve"> </w:t>
      </w:r>
      <w:r>
        <w:t>the</w:t>
      </w:r>
      <w:r>
        <w:rPr>
          <w:spacing w:val="-6"/>
        </w:rPr>
        <w:t xml:space="preserve"> </w:t>
      </w:r>
      <w:r>
        <w:t>system.</w:t>
      </w:r>
    </w:p>
    <w:p w:rsidR="001546D3" w:rsidRDefault="00577A85" w:rsidP="003068DB">
      <w:pPr>
        <w:pStyle w:val="ListParagraph"/>
        <w:numPr>
          <w:ilvl w:val="4"/>
          <w:numId w:val="7"/>
        </w:numPr>
        <w:tabs>
          <w:tab w:val="left" w:pos="1770"/>
        </w:tabs>
        <w:spacing w:before="3" w:line="232" w:lineRule="auto"/>
        <w:ind w:right="963"/>
        <w:jc w:val="both"/>
      </w:pPr>
      <w:r>
        <w:t>Validation on username and password that input is required to deny the invalid user login to</w:t>
      </w:r>
      <w:r>
        <w:rPr>
          <w:spacing w:val="-53"/>
        </w:rPr>
        <w:t xml:space="preserve"> </w:t>
      </w:r>
      <w:r>
        <w:t>the</w:t>
      </w:r>
      <w:r>
        <w:rPr>
          <w:spacing w:val="-5"/>
        </w:rPr>
        <w:t xml:space="preserve"> </w:t>
      </w:r>
      <w:r>
        <w:t>system</w:t>
      </w:r>
    </w:p>
    <w:p w:rsidR="001546D3" w:rsidRDefault="001546D3" w:rsidP="003068DB">
      <w:pPr>
        <w:pStyle w:val="BodyText"/>
        <w:spacing w:before="7"/>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REGISTER</w:t>
      </w:r>
      <w:r>
        <w:rPr>
          <w:b/>
          <w:spacing w:val="-3"/>
          <w:sz w:val="24"/>
          <w:u w:val="thick"/>
        </w:rPr>
        <w:t xml:space="preserve"> </w:t>
      </w:r>
      <w:r>
        <w:rPr>
          <w:b/>
          <w:sz w:val="24"/>
          <w:u w:val="thick"/>
        </w:rPr>
        <w:t>NEW</w:t>
      </w:r>
      <w:r>
        <w:rPr>
          <w:b/>
          <w:spacing w:val="-3"/>
          <w:sz w:val="24"/>
          <w:u w:val="thick"/>
        </w:rPr>
        <w:t xml:space="preserve"> </w:t>
      </w:r>
      <w:r>
        <w:rPr>
          <w:b/>
          <w:sz w:val="24"/>
          <w:u w:val="thick"/>
        </w:rPr>
        <w:t>PATIENT:-</w:t>
      </w:r>
    </w:p>
    <w:p w:rsidR="001546D3" w:rsidRDefault="00577A85" w:rsidP="003068DB">
      <w:pPr>
        <w:pStyle w:val="ListParagraph"/>
        <w:numPr>
          <w:ilvl w:val="4"/>
          <w:numId w:val="7"/>
        </w:numPr>
        <w:tabs>
          <w:tab w:val="left" w:pos="1770"/>
        </w:tabs>
        <w:spacing w:line="264" w:lineRule="exact"/>
        <w:jc w:val="both"/>
      </w:pPr>
      <w:r>
        <w:t>System</w:t>
      </w:r>
      <w:r>
        <w:rPr>
          <w:spacing w:val="-3"/>
        </w:rPr>
        <w:t xml:space="preserve"> </w:t>
      </w:r>
      <w:r>
        <w:t>must</w:t>
      </w:r>
      <w:r>
        <w:rPr>
          <w:spacing w:val="2"/>
        </w:rPr>
        <w:t xml:space="preserve"> </w:t>
      </w:r>
      <w:r>
        <w:t>be</w:t>
      </w:r>
      <w:r>
        <w:rPr>
          <w:spacing w:val="-6"/>
        </w:rPr>
        <w:t xml:space="preserve"> </w:t>
      </w:r>
      <w:r>
        <w:t>able</w:t>
      </w:r>
      <w:r>
        <w:rPr>
          <w:spacing w:val="-6"/>
        </w:rPr>
        <w:t xml:space="preserve"> </w:t>
      </w:r>
      <w:r>
        <w:t>to</w:t>
      </w:r>
      <w:r>
        <w:rPr>
          <w:spacing w:val="-4"/>
        </w:rPr>
        <w:t xml:space="preserve"> </w:t>
      </w:r>
      <w:r>
        <w:t>verify</w:t>
      </w:r>
      <w:r>
        <w:rPr>
          <w:spacing w:val="-4"/>
        </w:rPr>
        <w:t xml:space="preserve"> </w:t>
      </w:r>
      <w:r>
        <w:t>and</w:t>
      </w:r>
      <w:r>
        <w:rPr>
          <w:spacing w:val="-3"/>
        </w:rPr>
        <w:t xml:space="preserve"> </w:t>
      </w:r>
      <w:r>
        <w:t>validate</w:t>
      </w:r>
      <w:r>
        <w:rPr>
          <w:spacing w:val="-6"/>
        </w:rPr>
        <w:t xml:space="preserve"> </w:t>
      </w:r>
      <w:r>
        <w:t>information.</w:t>
      </w:r>
    </w:p>
    <w:p w:rsidR="001546D3" w:rsidRDefault="00577A85" w:rsidP="003068DB">
      <w:pPr>
        <w:pStyle w:val="ListParagraph"/>
        <w:numPr>
          <w:ilvl w:val="4"/>
          <w:numId w:val="7"/>
        </w:numPr>
        <w:tabs>
          <w:tab w:val="left" w:pos="1770"/>
        </w:tabs>
        <w:spacing w:line="265" w:lineRule="exact"/>
        <w:jc w:val="both"/>
      </w:pPr>
      <w:r>
        <w:t>The</w:t>
      </w:r>
      <w:r>
        <w:rPr>
          <w:spacing w:val="-7"/>
        </w:rPr>
        <w:t xml:space="preserve"> </w:t>
      </w:r>
      <w:r>
        <w:t>system</w:t>
      </w:r>
      <w:r>
        <w:rPr>
          <w:spacing w:val="-3"/>
        </w:rPr>
        <w:t xml:space="preserve"> </w:t>
      </w:r>
      <w:r>
        <w:t>must</w:t>
      </w:r>
      <w:r>
        <w:rPr>
          <w:spacing w:val="4"/>
        </w:rPr>
        <w:t xml:space="preserve"> </w:t>
      </w:r>
      <w:r>
        <w:t>encrypt</w:t>
      </w:r>
      <w:r>
        <w:rPr>
          <w:spacing w:val="2"/>
        </w:rPr>
        <w:t xml:space="preserve"> </w:t>
      </w:r>
      <w:r>
        <w:t>the</w:t>
      </w:r>
      <w:r>
        <w:rPr>
          <w:spacing w:val="-6"/>
        </w:rPr>
        <w:t xml:space="preserve"> </w:t>
      </w:r>
      <w:r>
        <w:t>password of</w:t>
      </w:r>
      <w:r>
        <w:rPr>
          <w:spacing w:val="-1"/>
        </w:rPr>
        <w:t xml:space="preserve"> </w:t>
      </w:r>
      <w:r>
        <w:t>the</w:t>
      </w:r>
      <w:r>
        <w:rPr>
          <w:spacing w:val="-6"/>
        </w:rPr>
        <w:t xml:space="preserve"> </w:t>
      </w:r>
      <w:r>
        <w:t>user</w:t>
      </w:r>
    </w:p>
    <w:p w:rsidR="001546D3" w:rsidRDefault="001546D3" w:rsidP="003068DB">
      <w:pPr>
        <w:pStyle w:val="BodyText"/>
        <w:spacing w:before="2"/>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Patient Record</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947"/>
        <w:jc w:val="both"/>
      </w:pPr>
      <w:r>
        <w:t xml:space="preserve">Patient medical history is a confidential data which </w:t>
      </w:r>
      <w:del w:id="237" w:author="Manoj" w:date="2023-12-15T22:29:00Z">
        <w:r w:rsidDel="00731264">
          <w:delText>suppose to</w:delText>
        </w:r>
      </w:del>
      <w:ins w:id="238" w:author="Manoj" w:date="2023-12-15T22:29:00Z">
        <w:r w:rsidR="00731264">
          <w:t>supposed to</w:t>
        </w:r>
      </w:ins>
      <w:r>
        <w:t xml:space="preserve"> view by doctor only. So only</w:t>
      </w:r>
      <w:r>
        <w:rPr>
          <w:spacing w:val="-52"/>
        </w:rPr>
        <w:t xml:space="preserve"> </w:t>
      </w:r>
      <w:r>
        <w:t>doctor</w:t>
      </w:r>
      <w:r>
        <w:rPr>
          <w:spacing w:val="4"/>
        </w:rPr>
        <w:t xml:space="preserve"> </w:t>
      </w:r>
      <w:r>
        <w:t>can</w:t>
      </w:r>
      <w:r>
        <w:rPr>
          <w:spacing w:val="-3"/>
        </w:rPr>
        <w:t xml:space="preserve"> </w:t>
      </w:r>
      <w:r>
        <w:t>add</w:t>
      </w:r>
      <w:r>
        <w:rPr>
          <w:spacing w:val="-3"/>
        </w:rPr>
        <w:t xml:space="preserve"> </w:t>
      </w:r>
      <w:r>
        <w:t>and</w:t>
      </w:r>
      <w:r>
        <w:rPr>
          <w:spacing w:val="-3"/>
        </w:rPr>
        <w:t xml:space="preserve"> </w:t>
      </w:r>
      <w:r>
        <w:t>update</w:t>
      </w:r>
      <w:r>
        <w:rPr>
          <w:spacing w:val="-6"/>
        </w:rPr>
        <w:t xml:space="preserve"> </w:t>
      </w:r>
      <w:r>
        <w:t>the</w:t>
      </w:r>
      <w:r>
        <w:rPr>
          <w:spacing w:val="-5"/>
        </w:rPr>
        <w:t xml:space="preserve"> </w:t>
      </w:r>
      <w:r>
        <w:t>patient</w:t>
      </w:r>
      <w:r>
        <w:rPr>
          <w:spacing w:val="8"/>
        </w:rPr>
        <w:t xml:space="preserve"> </w:t>
      </w:r>
      <w:r>
        <w:t>medical</w:t>
      </w:r>
      <w:r>
        <w:rPr>
          <w:spacing w:val="-2"/>
        </w:rPr>
        <w:t xml:space="preserve"> </w:t>
      </w:r>
      <w:r>
        <w:t>history.</w:t>
      </w:r>
    </w:p>
    <w:p w:rsidR="001546D3" w:rsidRDefault="00577A85" w:rsidP="003068DB">
      <w:pPr>
        <w:pStyle w:val="ListParagraph"/>
        <w:numPr>
          <w:ilvl w:val="4"/>
          <w:numId w:val="7"/>
        </w:numPr>
        <w:tabs>
          <w:tab w:val="left" w:pos="1770"/>
        </w:tabs>
        <w:spacing w:before="1" w:line="235" w:lineRule="auto"/>
        <w:ind w:right="1289"/>
        <w:jc w:val="both"/>
      </w:pPr>
      <w:r>
        <w:t>Staff</w:t>
      </w:r>
      <w:r>
        <w:rPr>
          <w:spacing w:val="-3"/>
        </w:rPr>
        <w:t xml:space="preserve"> </w:t>
      </w:r>
      <w:r>
        <w:t>level</w:t>
      </w:r>
      <w:r>
        <w:rPr>
          <w:spacing w:val="-4"/>
        </w:rPr>
        <w:t xml:space="preserve"> </w:t>
      </w:r>
      <w:r>
        <w:t>user</w:t>
      </w:r>
      <w:r>
        <w:rPr>
          <w:spacing w:val="3"/>
        </w:rPr>
        <w:t xml:space="preserve"> </w:t>
      </w:r>
      <w:r>
        <w:t>could</w:t>
      </w:r>
      <w:r>
        <w:rPr>
          <w:spacing w:val="-3"/>
        </w:rPr>
        <w:t xml:space="preserve"> </w:t>
      </w:r>
      <w:r>
        <w:t>only</w:t>
      </w:r>
      <w:r>
        <w:rPr>
          <w:spacing w:val="-5"/>
        </w:rPr>
        <w:t xml:space="preserve"> </w:t>
      </w:r>
      <w:r>
        <w:t>add new</w:t>
      </w:r>
      <w:r>
        <w:rPr>
          <w:spacing w:val="-6"/>
        </w:rPr>
        <w:t xml:space="preserve"> </w:t>
      </w:r>
      <w:r>
        <w:t>patient</w:t>
      </w:r>
      <w:r>
        <w:rPr>
          <w:spacing w:val="4"/>
        </w:rPr>
        <w:t xml:space="preserve"> </w:t>
      </w:r>
      <w:r>
        <w:t>record</w:t>
      </w:r>
      <w:r>
        <w:rPr>
          <w:spacing w:val="-5"/>
        </w:rPr>
        <w:t xml:space="preserve"> </w:t>
      </w:r>
      <w:r>
        <w:t>and</w:t>
      </w:r>
      <w:r>
        <w:rPr>
          <w:spacing w:val="-1"/>
        </w:rPr>
        <w:t xml:space="preserve"> </w:t>
      </w:r>
      <w:r>
        <w:t>update</w:t>
      </w:r>
      <w:r>
        <w:rPr>
          <w:spacing w:val="-7"/>
        </w:rPr>
        <w:t xml:space="preserve"> </w:t>
      </w:r>
      <w:r>
        <w:t>patient</w:t>
      </w:r>
      <w:r>
        <w:rPr>
          <w:spacing w:val="1"/>
        </w:rPr>
        <w:t xml:space="preserve"> </w:t>
      </w:r>
      <w:r>
        <w:t>record</w:t>
      </w:r>
      <w:r>
        <w:rPr>
          <w:spacing w:val="-5"/>
        </w:rPr>
        <w:t xml:space="preserve"> </w:t>
      </w:r>
      <w:r>
        <w:t>with</w:t>
      </w:r>
      <w:r>
        <w:rPr>
          <w:spacing w:val="-5"/>
        </w:rPr>
        <w:t xml:space="preserve"> </w:t>
      </w:r>
      <w:r>
        <w:t>patient</w:t>
      </w:r>
      <w:r>
        <w:rPr>
          <w:spacing w:val="-52"/>
        </w:rPr>
        <w:t xml:space="preserve"> </w:t>
      </w:r>
      <w:r>
        <w:t>basic</w:t>
      </w:r>
      <w:r>
        <w:rPr>
          <w:spacing w:val="-1"/>
        </w:rPr>
        <w:t xml:space="preserve"> </w:t>
      </w:r>
      <w:r>
        <w:t>information</w:t>
      </w:r>
      <w:r>
        <w:rPr>
          <w:spacing w:val="-1"/>
        </w:rPr>
        <w:t xml:space="preserve"> </w:t>
      </w:r>
      <w:r>
        <w:t>such</w:t>
      </w:r>
      <w:r>
        <w:rPr>
          <w:spacing w:val="-3"/>
        </w:rPr>
        <w:t xml:space="preserve"> </w:t>
      </w:r>
      <w:r>
        <w:t>as</w:t>
      </w:r>
      <w:r>
        <w:rPr>
          <w:spacing w:val="1"/>
        </w:rPr>
        <w:t xml:space="preserve"> </w:t>
      </w:r>
      <w:r>
        <w:t>contact</w:t>
      </w:r>
      <w:r>
        <w:rPr>
          <w:spacing w:val="3"/>
        </w:rPr>
        <w:t xml:space="preserve"> </w:t>
      </w:r>
      <w:r>
        <w:t>detail.</w:t>
      </w:r>
    </w:p>
    <w:p w:rsidR="001546D3" w:rsidRDefault="001546D3" w:rsidP="003068DB">
      <w:pPr>
        <w:pStyle w:val="BodyText"/>
        <w:spacing w:before="5"/>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Report</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1072"/>
        <w:jc w:val="both"/>
      </w:pPr>
      <w:r>
        <w:t>The basic report that usually needed to be carried out during business operation is required</w:t>
      </w:r>
      <w:r>
        <w:rPr>
          <w:spacing w:val="-52"/>
        </w:rPr>
        <w:t xml:space="preserve"> </w:t>
      </w:r>
      <w:r>
        <w:t>to</w:t>
      </w:r>
      <w:r>
        <w:rPr>
          <w:spacing w:val="-3"/>
        </w:rPr>
        <w:t xml:space="preserve"> </w:t>
      </w:r>
      <w:r>
        <w:t>prepare</w:t>
      </w:r>
      <w:r>
        <w:rPr>
          <w:spacing w:val="-5"/>
        </w:rPr>
        <w:t xml:space="preserve"> </w:t>
      </w:r>
      <w:r>
        <w:t>for</w:t>
      </w:r>
      <w:r>
        <w:rPr>
          <w:spacing w:val="4"/>
        </w:rPr>
        <w:t xml:space="preserve"> </w:t>
      </w:r>
      <w:r>
        <w:t>the</w:t>
      </w:r>
      <w:r>
        <w:rPr>
          <w:spacing w:val="-5"/>
        </w:rPr>
        <w:t xml:space="preserve"> </w:t>
      </w:r>
      <w:r>
        <w:t>staff.</w:t>
      </w:r>
    </w:p>
    <w:p w:rsidR="001546D3" w:rsidRDefault="00577A85" w:rsidP="003068DB">
      <w:pPr>
        <w:pStyle w:val="ListParagraph"/>
        <w:numPr>
          <w:ilvl w:val="4"/>
          <w:numId w:val="7"/>
        </w:numPr>
        <w:tabs>
          <w:tab w:val="left" w:pos="1770"/>
        </w:tabs>
        <w:spacing w:line="265" w:lineRule="exact"/>
        <w:jc w:val="both"/>
      </w:pPr>
      <w:r>
        <w:t>The</w:t>
      </w:r>
      <w:r>
        <w:rPr>
          <w:spacing w:val="-1"/>
        </w:rPr>
        <w:t xml:space="preserve"> </w:t>
      </w:r>
      <w:r>
        <w:t>detail</w:t>
      </w:r>
      <w:r>
        <w:rPr>
          <w:spacing w:val="-3"/>
        </w:rPr>
        <w:t xml:space="preserve"> </w:t>
      </w:r>
      <w:r>
        <w:t>that</w:t>
      </w:r>
      <w:r>
        <w:rPr>
          <w:spacing w:val="2"/>
        </w:rPr>
        <w:t xml:space="preserve"> </w:t>
      </w:r>
      <w:r>
        <w:t>going</w:t>
      </w:r>
      <w:r>
        <w:rPr>
          <w:spacing w:val="-4"/>
        </w:rPr>
        <w:t xml:space="preserve"> </w:t>
      </w:r>
      <w:r>
        <w:t>to</w:t>
      </w:r>
      <w:r>
        <w:rPr>
          <w:spacing w:val="-3"/>
        </w:rPr>
        <w:t xml:space="preserve"> </w:t>
      </w:r>
      <w:r>
        <w:t>display</w:t>
      </w:r>
      <w:r>
        <w:rPr>
          <w:spacing w:val="1"/>
        </w:rPr>
        <w:t xml:space="preserve"> </w:t>
      </w:r>
      <w:r>
        <w:t>on</w:t>
      </w:r>
      <w:r>
        <w:rPr>
          <w:spacing w:val="-4"/>
        </w:rPr>
        <w:t xml:space="preserve"> </w:t>
      </w:r>
      <w:r>
        <w:t>the</w:t>
      </w:r>
      <w:r>
        <w:rPr>
          <w:spacing w:val="-6"/>
        </w:rPr>
        <w:t xml:space="preserve"> </w:t>
      </w:r>
      <w:r>
        <w:t>report</w:t>
      </w:r>
      <w:r>
        <w:rPr>
          <w:spacing w:val="3"/>
        </w:rPr>
        <w:t xml:space="preserve"> </w:t>
      </w:r>
      <w:r>
        <w:t>must</w:t>
      </w:r>
      <w:r>
        <w:rPr>
          <w:spacing w:val="5"/>
        </w:rPr>
        <w:t xml:space="preserve"> </w:t>
      </w:r>
      <w:del w:id="239" w:author="Manoj" w:date="2023-12-15T22:29:00Z">
        <w:r w:rsidDel="00731264">
          <w:delText>decided</w:delText>
        </w:r>
      </w:del>
      <w:ins w:id="240" w:author="Manoj" w:date="2023-12-15T22:29:00Z">
        <w:r w:rsidR="00731264">
          <w:t>decide</w:t>
        </w:r>
      </w:ins>
      <w:r>
        <w:rPr>
          <w:spacing w:val="-4"/>
        </w:rPr>
        <w:t xml:space="preserve"> </w:t>
      </w:r>
      <w:r>
        <w:t>by</w:t>
      </w:r>
      <w:r>
        <w:rPr>
          <w:spacing w:val="-4"/>
        </w:rPr>
        <w:t xml:space="preserve"> </w:t>
      </w:r>
      <w:r>
        <w:t>the</w:t>
      </w:r>
      <w:r>
        <w:rPr>
          <w:spacing w:val="-6"/>
        </w:rPr>
        <w:t xml:space="preserve"> </w:t>
      </w:r>
      <w:r>
        <w:t>user.</w:t>
      </w:r>
    </w:p>
    <w:p w:rsidR="001546D3" w:rsidRDefault="001546D3" w:rsidP="003068DB">
      <w:pPr>
        <w:pStyle w:val="BodyText"/>
        <w:spacing w:before="5"/>
        <w:jc w:val="both"/>
        <w:rPr>
          <w:sz w:val="21"/>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1546D3" w:rsidRDefault="00577A85" w:rsidP="00E918CB">
      <w:pPr>
        <w:pStyle w:val="Heading6"/>
        <w:numPr>
          <w:ilvl w:val="2"/>
          <w:numId w:val="7"/>
        </w:numPr>
        <w:tabs>
          <w:tab w:val="left" w:pos="1443"/>
        </w:tabs>
        <w:jc w:val="both"/>
      </w:pPr>
      <w:r>
        <w:rPr>
          <w:color w:val="2D74B5"/>
        </w:rPr>
        <w:lastRenderedPageBreak/>
        <w:t>Non-functional</w:t>
      </w:r>
      <w:r>
        <w:rPr>
          <w:color w:val="2D74B5"/>
          <w:spacing w:val="-11"/>
        </w:rPr>
        <w:t xml:space="preserve"> </w:t>
      </w:r>
      <w:r>
        <w:rPr>
          <w:color w:val="2D74B5"/>
        </w:rPr>
        <w:t>Requirements:</w:t>
      </w:r>
    </w:p>
    <w:p w:rsidR="001546D3" w:rsidRDefault="001546D3" w:rsidP="003068DB">
      <w:pPr>
        <w:pStyle w:val="BodyText"/>
        <w:spacing w:before="6"/>
        <w:jc w:val="both"/>
        <w:rPr>
          <w:b/>
          <w:sz w:val="31"/>
        </w:rPr>
      </w:pPr>
    </w:p>
    <w:p w:rsidR="001546D3" w:rsidRDefault="00577A85" w:rsidP="003068DB">
      <w:pPr>
        <w:pStyle w:val="ListParagraph"/>
        <w:numPr>
          <w:ilvl w:val="3"/>
          <w:numId w:val="7"/>
        </w:numPr>
        <w:tabs>
          <w:tab w:val="left" w:pos="1713"/>
        </w:tabs>
        <w:ind w:left="1712"/>
        <w:jc w:val="both"/>
        <w:rPr>
          <w:b/>
          <w:sz w:val="24"/>
        </w:rPr>
      </w:pPr>
      <w:r>
        <w:rPr>
          <w:b/>
          <w:sz w:val="24"/>
          <w:u w:val="thick"/>
        </w:rPr>
        <w:t>Usability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2718"/>
        </w:tabs>
        <w:spacing w:before="45" w:line="268" w:lineRule="auto"/>
        <w:ind w:right="1458"/>
        <w:jc w:val="both"/>
      </w:pPr>
      <w:r>
        <w:t>The system will decrease the amount of text box that input by the user and increase the</w:t>
      </w:r>
      <w:r>
        <w:rPr>
          <w:spacing w:val="-52"/>
        </w:rPr>
        <w:t xml:space="preserve"> </w:t>
      </w:r>
      <w:r>
        <w:t>selection</w:t>
      </w:r>
      <w:r>
        <w:tab/>
        <w:t>input</w:t>
      </w:r>
      <w:r>
        <w:rPr>
          <w:spacing w:val="2"/>
        </w:rPr>
        <w:t xml:space="preserve"> </w:t>
      </w:r>
      <w:r>
        <w:t>method</w:t>
      </w:r>
      <w:r>
        <w:rPr>
          <w:spacing w:val="-4"/>
        </w:rPr>
        <w:t xml:space="preserve"> </w:t>
      </w:r>
      <w:r>
        <w:t>such</w:t>
      </w:r>
      <w:r>
        <w:rPr>
          <w:spacing w:val="-3"/>
        </w:rPr>
        <w:t xml:space="preserve"> </w:t>
      </w:r>
      <w:r>
        <w:t>as</w:t>
      </w:r>
      <w:r>
        <w:rPr>
          <w:spacing w:val="1"/>
        </w:rPr>
        <w:t xml:space="preserve"> </w:t>
      </w:r>
      <w:r>
        <w:t>combo</w:t>
      </w:r>
      <w:r>
        <w:rPr>
          <w:spacing w:val="-3"/>
        </w:rPr>
        <w:t xml:space="preserve"> </w:t>
      </w:r>
      <w:r>
        <w:t>box</w:t>
      </w:r>
      <w:r>
        <w:rPr>
          <w:spacing w:val="1"/>
        </w:rPr>
        <w:t xml:space="preserve"> </w:t>
      </w:r>
      <w:r>
        <w:t>and</w:t>
      </w:r>
      <w:r>
        <w:rPr>
          <w:spacing w:val="1"/>
        </w:rPr>
        <w:t xml:space="preserve"> </w:t>
      </w:r>
      <w:r>
        <w:t>radio</w:t>
      </w:r>
      <w:r>
        <w:rPr>
          <w:spacing w:val="1"/>
        </w:rPr>
        <w:t xml:space="preserve"> </w:t>
      </w:r>
      <w:r>
        <w:t>button.</w:t>
      </w:r>
    </w:p>
    <w:p w:rsidR="001546D3" w:rsidRDefault="00577A85" w:rsidP="003068DB">
      <w:pPr>
        <w:pStyle w:val="ListParagraph"/>
        <w:numPr>
          <w:ilvl w:val="0"/>
          <w:numId w:val="6"/>
        </w:numPr>
        <w:tabs>
          <w:tab w:val="left" w:pos="1713"/>
        </w:tabs>
        <w:spacing w:before="9" w:line="273" w:lineRule="auto"/>
        <w:ind w:right="950"/>
        <w:jc w:val="both"/>
      </w:pPr>
      <w:r>
        <w:t>Within</w:t>
      </w:r>
      <w:r>
        <w:rPr>
          <w:spacing w:val="-5"/>
        </w:rPr>
        <w:t xml:space="preserve"> </w:t>
      </w:r>
      <w:r>
        <w:t>this</w:t>
      </w:r>
      <w:r>
        <w:rPr>
          <w:spacing w:val="-1"/>
        </w:rPr>
        <w:t xml:space="preserve"> </w:t>
      </w:r>
      <w:r>
        <w:t>will</w:t>
      </w:r>
      <w:r>
        <w:rPr>
          <w:spacing w:val="-2"/>
        </w:rPr>
        <w:t xml:space="preserve"> </w:t>
      </w:r>
      <w:r>
        <w:t>eliminate</w:t>
      </w:r>
      <w:r>
        <w:rPr>
          <w:spacing w:val="-7"/>
        </w:rPr>
        <w:t xml:space="preserve"> </w:t>
      </w:r>
      <w:r>
        <w:t>the</w:t>
      </w:r>
      <w:r>
        <w:rPr>
          <w:spacing w:val="-7"/>
        </w:rPr>
        <w:t xml:space="preserve"> </w:t>
      </w:r>
      <w:r>
        <w:t>possibility</w:t>
      </w:r>
      <w:r>
        <w:rPr>
          <w:spacing w:val="-5"/>
        </w:rPr>
        <w:t xml:space="preserve"> </w:t>
      </w:r>
      <w:r>
        <w:t>of</w:t>
      </w:r>
      <w:r>
        <w:rPr>
          <w:spacing w:val="3"/>
        </w:rPr>
        <w:t xml:space="preserve"> </w:t>
      </w:r>
      <w:r>
        <w:t>entry error</w:t>
      </w:r>
      <w:r>
        <w:rPr>
          <w:spacing w:val="-2"/>
        </w:rPr>
        <w:t xml:space="preserve"> </w:t>
      </w:r>
      <w:r>
        <w:t>that</w:t>
      </w:r>
      <w:r>
        <w:rPr>
          <w:spacing w:val="1"/>
        </w:rPr>
        <w:t xml:space="preserve"> </w:t>
      </w:r>
      <w:r>
        <w:t>made</w:t>
      </w:r>
      <w:r>
        <w:rPr>
          <w:spacing w:val="-7"/>
        </w:rPr>
        <w:t xml:space="preserve"> </w:t>
      </w:r>
      <w:r>
        <w:t>by</w:t>
      </w:r>
      <w:r>
        <w:rPr>
          <w:spacing w:val="-5"/>
        </w:rPr>
        <w:t xml:space="preserve"> </w:t>
      </w:r>
      <w:r>
        <w:t>the</w:t>
      </w:r>
      <w:r>
        <w:rPr>
          <w:spacing w:val="-7"/>
        </w:rPr>
        <w:t xml:space="preserve"> </w:t>
      </w:r>
      <w:r>
        <w:t>user</w:t>
      </w:r>
      <w:r>
        <w:rPr>
          <w:spacing w:val="3"/>
        </w:rPr>
        <w:t xml:space="preserve"> </w:t>
      </w:r>
      <w:r>
        <w:t>when</w:t>
      </w:r>
      <w:r>
        <w:rPr>
          <w:spacing w:val="-5"/>
        </w:rPr>
        <w:t xml:space="preserve"> </w:t>
      </w:r>
      <w:r>
        <w:t>they</w:t>
      </w:r>
      <w:r>
        <w:rPr>
          <w:spacing w:val="-1"/>
        </w:rPr>
        <w:t xml:space="preserve"> </w:t>
      </w:r>
      <w:r>
        <w:t>enter</w:t>
      </w:r>
      <w:r>
        <w:rPr>
          <w:spacing w:val="-52"/>
        </w:rPr>
        <w:t xml:space="preserve"> </w:t>
      </w:r>
      <w:r>
        <w:t>record</w:t>
      </w:r>
      <w:r>
        <w:rPr>
          <w:spacing w:val="-4"/>
        </w:rPr>
        <w:t xml:space="preserve"> </w:t>
      </w:r>
      <w:r>
        <w:t>into</w:t>
      </w:r>
      <w:r>
        <w:rPr>
          <w:spacing w:val="-3"/>
        </w:rPr>
        <w:t xml:space="preserve"> </w:t>
      </w:r>
      <w:r>
        <w:t>the</w:t>
      </w:r>
      <w:r>
        <w:rPr>
          <w:spacing w:val="-5"/>
        </w:rPr>
        <w:t xml:space="preserve"> </w:t>
      </w:r>
      <w:r>
        <w:t>system.</w:t>
      </w:r>
    </w:p>
    <w:p w:rsidR="001546D3" w:rsidRDefault="00577A85" w:rsidP="003068DB">
      <w:pPr>
        <w:pStyle w:val="ListParagraph"/>
        <w:numPr>
          <w:ilvl w:val="3"/>
          <w:numId w:val="7"/>
        </w:numPr>
        <w:tabs>
          <w:tab w:val="left" w:pos="1713"/>
        </w:tabs>
        <w:spacing w:line="276" w:lineRule="exact"/>
        <w:ind w:left="1712"/>
        <w:jc w:val="both"/>
        <w:rPr>
          <w:b/>
          <w:sz w:val="24"/>
        </w:rPr>
      </w:pPr>
      <w:r>
        <w:rPr>
          <w:b/>
          <w:sz w:val="24"/>
          <w:u w:val="thick"/>
        </w:rPr>
        <w:t>Efficiency</w:t>
      </w:r>
      <w:r>
        <w:rPr>
          <w:b/>
          <w:spacing w:val="-4"/>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39" w:line="273" w:lineRule="auto"/>
        <w:ind w:right="1351"/>
        <w:jc w:val="both"/>
      </w:pPr>
      <w:r>
        <w:t>The system must allow the staff to search the patient record in an easy and efficient way</w:t>
      </w:r>
      <w:r>
        <w:rPr>
          <w:spacing w:val="-52"/>
        </w:rPr>
        <w:t xml:space="preserve"> </w:t>
      </w:r>
      <w:r>
        <w:t>from</w:t>
      </w:r>
      <w:r>
        <w:rPr>
          <w:spacing w:val="-8"/>
        </w:rPr>
        <w:t xml:space="preserve"> </w:t>
      </w:r>
      <w:r>
        <w:t>a</w:t>
      </w:r>
      <w:r>
        <w:rPr>
          <w:spacing w:val="5"/>
        </w:rPr>
        <w:t xml:space="preserve"> </w:t>
      </w:r>
      <w:r>
        <w:t>large</w:t>
      </w:r>
      <w:r>
        <w:rPr>
          <w:spacing w:val="-5"/>
        </w:rPr>
        <w:t xml:space="preserve"> </w:t>
      </w:r>
      <w:r>
        <w:t>amount</w:t>
      </w:r>
      <w:r>
        <w:rPr>
          <w:spacing w:val="3"/>
        </w:rPr>
        <w:t xml:space="preserve"> </w:t>
      </w:r>
      <w:r>
        <w:t>of</w:t>
      </w:r>
      <w:r>
        <w:rPr>
          <w:spacing w:val="5"/>
        </w:rPr>
        <w:t xml:space="preserve"> </w:t>
      </w:r>
      <w:r>
        <w:t>data.</w:t>
      </w:r>
    </w:p>
    <w:p w:rsidR="001546D3" w:rsidRDefault="00577A85" w:rsidP="003068DB">
      <w:pPr>
        <w:pStyle w:val="ListParagraph"/>
        <w:numPr>
          <w:ilvl w:val="0"/>
          <w:numId w:val="6"/>
        </w:numPr>
        <w:tabs>
          <w:tab w:val="left" w:pos="1713"/>
        </w:tabs>
        <w:spacing w:before="4" w:line="273" w:lineRule="auto"/>
        <w:ind w:right="1030"/>
        <w:jc w:val="both"/>
      </w:pPr>
      <w:r>
        <w:t>The system response time must be fast and the system should allow the user to open several</w:t>
      </w:r>
      <w:r>
        <w:rPr>
          <w:spacing w:val="-52"/>
        </w:rPr>
        <w:t xml:space="preserve"> </w:t>
      </w:r>
      <w:r>
        <w:t>task</w:t>
      </w:r>
      <w:r>
        <w:rPr>
          <w:spacing w:val="-3"/>
        </w:rPr>
        <w:t xml:space="preserve"> </w:t>
      </w:r>
      <w:r>
        <w:t>at</w:t>
      </w:r>
      <w:r>
        <w:rPr>
          <w:spacing w:val="3"/>
        </w:rPr>
        <w:t xml:space="preserve"> </w:t>
      </w:r>
      <w:r>
        <w:t>one</w:t>
      </w:r>
      <w:r>
        <w:rPr>
          <w:spacing w:val="-4"/>
        </w:rPr>
        <w:t xml:space="preserve"> </w:t>
      </w:r>
      <w:r>
        <w:t>time when</w:t>
      </w:r>
      <w:r>
        <w:rPr>
          <w:spacing w:val="-3"/>
        </w:rPr>
        <w:t xml:space="preserve"> </w:t>
      </w:r>
      <w:r>
        <w:t>they</w:t>
      </w:r>
      <w:r>
        <w:rPr>
          <w:spacing w:val="-3"/>
        </w:rPr>
        <w:t xml:space="preserve"> </w:t>
      </w:r>
      <w:r>
        <w:t>using</w:t>
      </w:r>
      <w:r>
        <w:rPr>
          <w:spacing w:val="-3"/>
        </w:rPr>
        <w:t xml:space="preserve"> </w:t>
      </w:r>
      <w:r>
        <w:t>it.</w:t>
      </w:r>
    </w:p>
    <w:p w:rsidR="001546D3" w:rsidRDefault="00577A85" w:rsidP="003068DB">
      <w:pPr>
        <w:pStyle w:val="ListParagraph"/>
        <w:numPr>
          <w:ilvl w:val="3"/>
          <w:numId w:val="7"/>
        </w:numPr>
        <w:tabs>
          <w:tab w:val="left" w:pos="1713"/>
        </w:tabs>
        <w:ind w:left="1712"/>
        <w:jc w:val="both"/>
        <w:rPr>
          <w:b/>
          <w:sz w:val="24"/>
        </w:rPr>
      </w:pPr>
      <w:r>
        <w:rPr>
          <w:b/>
          <w:sz w:val="24"/>
          <w:u w:val="thick"/>
        </w:rPr>
        <w:t>Reliability</w:t>
      </w:r>
      <w:r>
        <w:rPr>
          <w:b/>
          <w:spacing w:val="-2"/>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8841"/>
        </w:tabs>
        <w:spacing w:before="39" w:line="276" w:lineRule="auto"/>
        <w:ind w:right="913"/>
        <w:jc w:val="both"/>
      </w:pPr>
      <w:r>
        <w:t>Make</w:t>
      </w:r>
      <w:r>
        <w:rPr>
          <w:spacing w:val="-6"/>
        </w:rPr>
        <w:t xml:space="preserve"> </w:t>
      </w:r>
      <w:r>
        <w:t>sure</w:t>
      </w:r>
      <w:r>
        <w:rPr>
          <w:spacing w:val="-6"/>
        </w:rPr>
        <w:t xml:space="preserve"> </w:t>
      </w:r>
      <w:r>
        <w:t>there</w:t>
      </w:r>
      <w:r>
        <w:rPr>
          <w:spacing w:val="-6"/>
        </w:rPr>
        <w:t xml:space="preserve"> </w:t>
      </w:r>
      <w:r>
        <w:t>is</w:t>
      </w:r>
      <w:r>
        <w:rPr>
          <w:spacing w:val="1"/>
        </w:rPr>
        <w:t xml:space="preserve"> </w:t>
      </w:r>
      <w:r>
        <w:t>an</w:t>
      </w:r>
      <w:r>
        <w:rPr>
          <w:spacing w:val="-4"/>
        </w:rPr>
        <w:t xml:space="preserve"> </w:t>
      </w:r>
      <w:r>
        <w:t>additional</w:t>
      </w:r>
      <w:r>
        <w:rPr>
          <w:spacing w:val="-3"/>
        </w:rPr>
        <w:t xml:space="preserve"> </w:t>
      </w:r>
      <w:r>
        <w:t>server</w:t>
      </w:r>
      <w:r>
        <w:rPr>
          <w:spacing w:val="60"/>
        </w:rPr>
        <w:t xml:space="preserve"> </w:t>
      </w:r>
      <w:r>
        <w:t>to</w:t>
      </w:r>
      <w:r>
        <w:rPr>
          <w:spacing w:val="-4"/>
        </w:rPr>
        <w:t xml:space="preserve"> </w:t>
      </w:r>
      <w:del w:id="241" w:author="Manoj" w:date="2023-12-15T22:29:00Z">
        <w:r w:rsidDel="00731264">
          <w:delText>backup</w:delText>
        </w:r>
      </w:del>
      <w:ins w:id="242" w:author="Manoj" w:date="2023-12-15T22:29:00Z">
        <w:r w:rsidR="00731264">
          <w:t>back up</w:t>
        </w:r>
      </w:ins>
      <w:r>
        <w:rPr>
          <w:spacing w:val="1"/>
        </w:rPr>
        <w:t xml:space="preserve"> </w:t>
      </w:r>
      <w:r>
        <w:t>the</w:t>
      </w:r>
      <w:r>
        <w:rPr>
          <w:spacing w:val="-6"/>
        </w:rPr>
        <w:t xml:space="preserve"> </w:t>
      </w:r>
      <w:r w:rsidR="008748BE">
        <w:t>hospital</w:t>
      </w:r>
      <w:r>
        <w:rPr>
          <w:spacing w:val="4"/>
        </w:rPr>
        <w:t xml:space="preserve"> </w:t>
      </w:r>
      <w:r>
        <w:t>data</w:t>
      </w:r>
      <w:r>
        <w:rPr>
          <w:spacing w:val="3"/>
        </w:rPr>
        <w:t xml:space="preserve"> </w:t>
      </w:r>
      <w:r>
        <w:t>in</w:t>
      </w:r>
      <w:r>
        <w:rPr>
          <w:spacing w:val="-3"/>
        </w:rPr>
        <w:t xml:space="preserve"> </w:t>
      </w:r>
      <w:r>
        <w:t>case</w:t>
      </w:r>
      <w:r>
        <w:rPr>
          <w:spacing w:val="-5"/>
        </w:rPr>
        <w:t xml:space="preserve"> </w:t>
      </w:r>
      <w:r>
        <w:t>when</w:t>
      </w:r>
      <w:r>
        <w:tab/>
        <w:t>the server is</w:t>
      </w:r>
      <w:r>
        <w:rPr>
          <w:spacing w:val="-52"/>
        </w:rPr>
        <w:t xml:space="preserve"> </w:t>
      </w:r>
      <w:r>
        <w:t>down, there is still a backup server to support the system to continue running the daily</w:t>
      </w:r>
      <w:r>
        <w:rPr>
          <w:spacing w:val="1"/>
        </w:rPr>
        <w:t xml:space="preserve"> </w:t>
      </w:r>
      <w:r>
        <w:t>business.</w:t>
      </w:r>
    </w:p>
    <w:p w:rsidR="001546D3" w:rsidRDefault="001546D3" w:rsidP="003068DB">
      <w:pPr>
        <w:pStyle w:val="BodyText"/>
        <w:spacing w:before="2"/>
        <w:jc w:val="both"/>
        <w:rPr>
          <w:sz w:val="25"/>
        </w:rPr>
      </w:pPr>
    </w:p>
    <w:p w:rsidR="001546D3" w:rsidRDefault="00577A85" w:rsidP="003068DB">
      <w:pPr>
        <w:pStyle w:val="ListParagraph"/>
        <w:numPr>
          <w:ilvl w:val="3"/>
          <w:numId w:val="7"/>
        </w:numPr>
        <w:tabs>
          <w:tab w:val="left" w:pos="1713"/>
        </w:tabs>
        <w:ind w:left="1712"/>
        <w:jc w:val="both"/>
        <w:rPr>
          <w:b/>
          <w:sz w:val="24"/>
        </w:rPr>
      </w:pPr>
      <w:r>
        <w:rPr>
          <w:b/>
          <w:sz w:val="24"/>
          <w:u w:val="thick"/>
        </w:rPr>
        <w:t>Security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40"/>
        <w:jc w:val="both"/>
      </w:pPr>
      <w:r>
        <w:t>The</w:t>
      </w:r>
      <w:r>
        <w:rPr>
          <w:spacing w:val="-6"/>
        </w:rPr>
        <w:t xml:space="preserve"> </w:t>
      </w:r>
      <w:r>
        <w:t>system</w:t>
      </w:r>
      <w:r>
        <w:rPr>
          <w:spacing w:val="-3"/>
        </w:rPr>
        <w:t xml:space="preserve"> </w:t>
      </w:r>
      <w:r>
        <w:t>must</w:t>
      </w:r>
      <w:r>
        <w:rPr>
          <w:spacing w:val="1"/>
        </w:rPr>
        <w:t xml:space="preserve"> </w:t>
      </w:r>
      <w:r>
        <w:t>provide</w:t>
      </w:r>
      <w:r>
        <w:rPr>
          <w:spacing w:val="-6"/>
        </w:rPr>
        <w:t xml:space="preserve"> </w:t>
      </w:r>
      <w:r>
        <w:t>a</w:t>
      </w:r>
      <w:r>
        <w:rPr>
          <w:spacing w:val="4"/>
        </w:rPr>
        <w:t xml:space="preserve"> </w:t>
      </w:r>
      <w:r>
        <w:t>highly</w:t>
      </w:r>
      <w:r>
        <w:rPr>
          <w:spacing w:val="-4"/>
        </w:rPr>
        <w:t xml:space="preserve"> </w:t>
      </w:r>
      <w:r>
        <w:t>security</w:t>
      </w:r>
      <w:r>
        <w:rPr>
          <w:spacing w:val="-4"/>
        </w:rPr>
        <w:t xml:space="preserve"> </w:t>
      </w:r>
      <w:r>
        <w:t>on</w:t>
      </w:r>
      <w:r>
        <w:rPr>
          <w:spacing w:val="-4"/>
        </w:rPr>
        <w:t xml:space="preserve"> </w:t>
      </w:r>
      <w:r>
        <w:t>protecting</w:t>
      </w:r>
      <w:r>
        <w:rPr>
          <w:spacing w:val="-4"/>
        </w:rPr>
        <w:t xml:space="preserve"> </w:t>
      </w:r>
      <w:r>
        <w:t>the</w:t>
      </w:r>
      <w:r>
        <w:rPr>
          <w:spacing w:val="2"/>
        </w:rPr>
        <w:t xml:space="preserve"> </w:t>
      </w:r>
      <w:r>
        <w:t>patient</w:t>
      </w:r>
      <w:r>
        <w:rPr>
          <w:spacing w:val="2"/>
        </w:rPr>
        <w:t xml:space="preserve"> </w:t>
      </w:r>
      <w:r>
        <w:t>privacy.</w:t>
      </w:r>
    </w:p>
    <w:p w:rsidR="001546D3" w:rsidRDefault="00577A85" w:rsidP="003068DB">
      <w:pPr>
        <w:pStyle w:val="ListParagraph"/>
        <w:numPr>
          <w:ilvl w:val="0"/>
          <w:numId w:val="6"/>
        </w:numPr>
        <w:tabs>
          <w:tab w:val="left" w:pos="1713"/>
        </w:tabs>
        <w:spacing w:before="31"/>
        <w:jc w:val="both"/>
      </w:pPr>
      <w:r>
        <w:t>Some</w:t>
      </w:r>
      <w:r>
        <w:rPr>
          <w:spacing w:val="-8"/>
        </w:rPr>
        <w:t xml:space="preserve"> </w:t>
      </w:r>
      <w:r>
        <w:t>confidential</w:t>
      </w:r>
      <w:r>
        <w:rPr>
          <w:spacing w:val="-4"/>
        </w:rPr>
        <w:t xml:space="preserve"> </w:t>
      </w:r>
      <w:r>
        <w:t>data</w:t>
      </w:r>
      <w:r>
        <w:rPr>
          <w:spacing w:val="2"/>
        </w:rPr>
        <w:t xml:space="preserve"> </w:t>
      </w:r>
      <w:r>
        <w:t>should</w:t>
      </w:r>
      <w:r>
        <w:rPr>
          <w:spacing w:val="-6"/>
        </w:rPr>
        <w:t xml:space="preserve"> </w:t>
      </w:r>
      <w:r>
        <w:t>restrict</w:t>
      </w:r>
      <w:r>
        <w:rPr>
          <w:spacing w:val="1"/>
        </w:rPr>
        <w:t xml:space="preserve"> </w:t>
      </w:r>
      <w:r>
        <w:t>to only</w:t>
      </w:r>
      <w:r>
        <w:rPr>
          <w:spacing w:val="-5"/>
        </w:rPr>
        <w:t xml:space="preserve"> </w:t>
      </w:r>
      <w:r>
        <w:t>authorize</w:t>
      </w:r>
      <w:r>
        <w:rPr>
          <w:spacing w:val="2"/>
        </w:rPr>
        <w:t xml:space="preserve"> </w:t>
      </w:r>
      <w:r>
        <w:t>user</w:t>
      </w:r>
      <w:r>
        <w:rPr>
          <w:spacing w:val="2"/>
        </w:rPr>
        <w:t xml:space="preserve"> </w:t>
      </w:r>
      <w:r>
        <w:t>to</w:t>
      </w:r>
      <w:r>
        <w:rPr>
          <w:spacing w:val="-6"/>
        </w:rPr>
        <w:t xml:space="preserve"> </w:t>
      </w:r>
      <w:r>
        <w:t>access</w:t>
      </w:r>
      <w:r>
        <w:rPr>
          <w:spacing w:val="1"/>
        </w:rPr>
        <w:t xml:space="preserve"> </w:t>
      </w:r>
      <w:r>
        <w:t>it.</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1546D3" w:rsidP="003068DB">
      <w:pPr>
        <w:pStyle w:val="BodyText"/>
        <w:jc w:val="both"/>
        <w:rPr>
          <w:sz w:val="20"/>
        </w:rPr>
      </w:pPr>
    </w:p>
    <w:p w:rsidR="001546D3" w:rsidRDefault="001546D3" w:rsidP="003068DB">
      <w:pPr>
        <w:pStyle w:val="BodyText"/>
        <w:jc w:val="both"/>
        <w:rPr>
          <w:sz w:val="20"/>
        </w:rPr>
      </w:pPr>
    </w:p>
    <w:p w:rsidR="001546D3" w:rsidRPr="00694802" w:rsidRDefault="00577A85" w:rsidP="003068DB">
      <w:pPr>
        <w:pStyle w:val="ListParagraph"/>
        <w:numPr>
          <w:ilvl w:val="1"/>
          <w:numId w:val="10"/>
        </w:numPr>
        <w:tabs>
          <w:tab w:val="left" w:pos="1981"/>
        </w:tabs>
        <w:spacing w:before="215"/>
        <w:ind w:left="1981" w:hanging="360"/>
        <w:jc w:val="both"/>
        <w:rPr>
          <w:b/>
          <w:color w:val="C00000"/>
          <w:sz w:val="26"/>
        </w:rPr>
      </w:pPr>
      <w:bookmarkStart w:id="243" w:name="3.2_Entity_Relationship_Diagram"/>
      <w:bookmarkEnd w:id="243"/>
      <w:r w:rsidRPr="00694802">
        <w:rPr>
          <w:b/>
          <w:color w:val="C00000"/>
          <w:sz w:val="28"/>
        </w:rPr>
        <w:t>Entity</w:t>
      </w:r>
      <w:r w:rsidRPr="00694802">
        <w:rPr>
          <w:b/>
          <w:color w:val="C00000"/>
          <w:spacing w:val="-9"/>
          <w:sz w:val="28"/>
        </w:rPr>
        <w:t xml:space="preserve"> </w:t>
      </w:r>
      <w:r w:rsidRPr="00694802">
        <w:rPr>
          <w:b/>
          <w:color w:val="C00000"/>
          <w:sz w:val="28"/>
        </w:rPr>
        <w:t>Relationship</w:t>
      </w:r>
      <w:r w:rsidRPr="00694802">
        <w:rPr>
          <w:b/>
          <w:color w:val="C00000"/>
          <w:spacing w:val="-10"/>
          <w:sz w:val="28"/>
        </w:rPr>
        <w:t xml:space="preserve"> </w:t>
      </w:r>
      <w:r w:rsidRPr="00694802">
        <w:rPr>
          <w:b/>
          <w:color w:val="C00000"/>
          <w:sz w:val="28"/>
        </w:rPr>
        <w:t>Diagram</w:t>
      </w:r>
      <w:r w:rsidR="0098509B">
        <w:rPr>
          <w:b/>
          <w:color w:val="C00000"/>
          <w:sz w:val="28"/>
        </w:rPr>
        <w:t>(ERD)</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98509B" w:rsidP="003068DB">
      <w:pPr>
        <w:pStyle w:val="BodyText"/>
        <w:spacing w:before="11"/>
        <w:jc w:val="both"/>
        <w:rPr>
          <w:b/>
          <w:sz w:val="11"/>
        </w:rPr>
      </w:pPr>
      <w:r>
        <w:rPr>
          <w:noProof/>
          <w:lang w:val="en-IN" w:eastAsia="en-IN" w:bidi="mr-IN"/>
        </w:rPr>
        <mc:AlternateContent>
          <mc:Choice Requires="wps">
            <w:drawing>
              <wp:anchor distT="0" distB="0" distL="114300" distR="114300" simplePos="0" relativeHeight="251656192" behindDoc="0" locked="0" layoutInCell="1" allowOverlap="1">
                <wp:simplePos x="0" y="0"/>
                <wp:positionH relativeFrom="column">
                  <wp:posOffset>1942897</wp:posOffset>
                </wp:positionH>
                <wp:positionV relativeFrom="paragraph">
                  <wp:posOffset>5103617</wp:posOffset>
                </wp:positionV>
                <wp:extent cx="2928025" cy="350196"/>
                <wp:effectExtent l="0" t="0" r="24765" b="12065"/>
                <wp:wrapNone/>
                <wp:docPr id="3" name="Rectangle 3"/>
                <wp:cNvGraphicFramePr/>
                <a:graphic xmlns:a="http://schemas.openxmlformats.org/drawingml/2006/main">
                  <a:graphicData uri="http://schemas.microsoft.com/office/word/2010/wordprocessingShape">
                    <wps:wsp>
                      <wps:cNvSpPr/>
                      <wps:spPr>
                        <a:xfrm>
                          <a:off x="0" y="0"/>
                          <a:ext cx="2928025"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98509B">
                            <w:pPr>
                              <w:jc w:val="center"/>
                              <w:rPr>
                                <w:lang w:val="en-IN"/>
                              </w:rPr>
                            </w:pPr>
                            <w:r>
                              <w:rPr>
                                <w:lang w:val="en-IN"/>
                              </w:rPr>
                              <w:t xml:space="preserve">ER Diagram </w:t>
                            </w:r>
                            <w:del w:id="244" w:author="Manoj" w:date="2023-12-15T22:34:00Z">
                              <w:r w:rsidDel="009D58D0">
                                <w:rPr>
                                  <w:lang w:val="en-IN"/>
                                </w:rPr>
                                <w:delText>For</w:delText>
                              </w:r>
                            </w:del>
                            <w:ins w:id="245" w:author="Manoj" w:date="2023-12-15T22:34:00Z">
                              <w:r>
                                <w:rPr>
                                  <w:lang w:val="en-IN"/>
                                </w:rPr>
                                <w:t>for</w:t>
                              </w:r>
                            </w:ins>
                            <w:r>
                              <w:rPr>
                                <w:lang w:val="en-IN"/>
                              </w:rPr>
                              <w:t xml:space="preserve">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153pt;margin-top:401.85pt;width:230.55pt;height: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" fillcolor="white [3201]" strokecolor="black [3200]" strokeweight="2pt">
                <v:textbox>
                  <w:txbxContent>
                    <w:p w:rsidR="008A0DE0" w:rsidRPr="0098509B" w:rsidRDefault="008A0DE0" w:rsidP="0098509B">
                      <w:pPr>
                        <w:jc w:val="center"/>
                        <w:rPr>
                          <w:lang w:val="en-IN"/>
                        </w:rPr>
                      </w:pPr>
                      <w:r>
                        <w:rPr>
                          <w:lang w:val="en-IN"/>
                        </w:rPr>
                        <w:t xml:space="preserve">ER Diagram </w:t>
                      </w:r>
                      <w:del w:id="257" w:author="Manoj" w:date="2023-12-15T22:34:00Z">
                        <w:r w:rsidDel="009D58D0">
                          <w:rPr>
                            <w:lang w:val="en-IN"/>
                          </w:rPr>
                          <w:delText>For</w:delText>
                        </w:r>
                      </w:del>
                      <w:ins w:id="258" w:author="Manoj" w:date="2023-12-15T22:34:00Z">
                        <w:r>
                          <w:rPr>
                            <w:lang w:val="en-IN"/>
                          </w:rPr>
                          <w:t>for</w:t>
                        </w:r>
                      </w:ins>
                      <w:r>
                        <w:rPr>
                          <w:lang w:val="en-IN"/>
                        </w:rPr>
                        <w:t xml:space="preserve"> Hospital Management System</w:t>
                      </w:r>
                    </w:p>
                  </w:txbxContent>
                </v:textbox>
              </v:rect>
            </w:pict>
          </mc:Fallback>
        </mc:AlternateContent>
      </w:r>
      <w:r w:rsidR="00577A85">
        <w:rPr>
          <w:noProof/>
          <w:lang w:val="en-IN" w:eastAsia="en-IN" w:bidi="mr-IN"/>
        </w:rPr>
        <w:drawing>
          <wp:anchor distT="0" distB="0" distL="0" distR="0" simplePos="0" relativeHeight="251647488" behindDoc="0" locked="0" layoutInCell="1" allowOverlap="1">
            <wp:simplePos x="0" y="0"/>
            <wp:positionH relativeFrom="page">
              <wp:posOffset>914400</wp:posOffset>
            </wp:positionH>
            <wp:positionV relativeFrom="paragraph">
              <wp:posOffset>112257</wp:posOffset>
            </wp:positionV>
            <wp:extent cx="5711107" cy="5288184"/>
            <wp:effectExtent l="0" t="0" r="4445"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11107" cy="5288184"/>
                    </a:xfrm>
                    <a:prstGeom prst="rect">
                      <a:avLst/>
                    </a:prstGeom>
                  </pic:spPr>
                </pic:pic>
              </a:graphicData>
            </a:graphic>
          </wp:anchor>
        </w:drawing>
      </w:r>
    </w:p>
    <w:p w:rsidR="001546D3" w:rsidRDefault="001546D3" w:rsidP="003068DB">
      <w:pPr>
        <w:jc w:val="both"/>
        <w:rPr>
          <w:sz w:val="11"/>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65508C" w:rsidRDefault="00577A85" w:rsidP="003068DB">
      <w:pPr>
        <w:pStyle w:val="ListParagraph"/>
        <w:numPr>
          <w:ilvl w:val="1"/>
          <w:numId w:val="5"/>
        </w:numPr>
        <w:tabs>
          <w:tab w:val="left" w:pos="1745"/>
        </w:tabs>
        <w:spacing w:before="181"/>
        <w:ind w:hanging="485"/>
        <w:jc w:val="both"/>
        <w:rPr>
          <w:b/>
          <w:color w:val="C00000"/>
          <w:sz w:val="28"/>
          <w:szCs w:val="28"/>
        </w:rPr>
      </w:pPr>
      <w:r w:rsidRPr="0065508C">
        <w:rPr>
          <w:b/>
          <w:color w:val="C00000"/>
          <w:sz w:val="28"/>
          <w:szCs w:val="28"/>
          <w:u w:val="thick" w:color="2D74B5"/>
        </w:rPr>
        <w:lastRenderedPageBreak/>
        <w:t>Table</w:t>
      </w:r>
      <w:r w:rsidRPr="0065508C">
        <w:rPr>
          <w:b/>
          <w:color w:val="C00000"/>
          <w:spacing w:val="-2"/>
          <w:sz w:val="28"/>
          <w:szCs w:val="28"/>
          <w:u w:val="thick" w:color="2D74B5"/>
        </w:rPr>
        <w:t xml:space="preserve"> </w:t>
      </w:r>
      <w:r w:rsidRPr="0065508C">
        <w:rPr>
          <w:b/>
          <w:color w:val="C00000"/>
          <w:sz w:val="28"/>
          <w:szCs w:val="28"/>
          <w:u w:val="thick" w:color="2D74B5"/>
        </w:rPr>
        <w:t>Structure: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17"/>
        </w:rPr>
      </w:pPr>
    </w:p>
    <w:p w:rsidR="001546D3" w:rsidRDefault="00577A85" w:rsidP="003068DB">
      <w:pPr>
        <w:pStyle w:val="ListParagraph"/>
        <w:numPr>
          <w:ilvl w:val="2"/>
          <w:numId w:val="5"/>
        </w:numPr>
        <w:tabs>
          <w:tab w:val="left" w:pos="1866"/>
        </w:tabs>
        <w:spacing w:before="90"/>
        <w:jc w:val="both"/>
        <w:rPr>
          <w:b/>
          <w:color w:val="2D74B5"/>
          <w:sz w:val="24"/>
        </w:rPr>
      </w:pPr>
      <w:r>
        <w:rPr>
          <w:b/>
          <w:color w:val="2D74B5"/>
          <w:sz w:val="24"/>
          <w:u w:val="thick" w:color="2D74B5"/>
        </w:rPr>
        <w:t>Admin</w:t>
      </w:r>
      <w:r>
        <w:rPr>
          <w:b/>
          <w:color w:val="2D74B5"/>
          <w:spacing w:val="-5"/>
          <w:sz w:val="24"/>
          <w:u w:val="thick" w:color="2D74B5"/>
        </w:rPr>
        <w:t xml:space="preserve"> </w:t>
      </w:r>
      <w:r>
        <w:rPr>
          <w:b/>
          <w:color w:val="2D74B5"/>
          <w:sz w:val="24"/>
          <w:u w:val="thick" w:color="2D74B5"/>
        </w:rPr>
        <w:t>table</w:t>
      </w:r>
    </w:p>
    <w:p w:rsidR="001546D3" w:rsidRDefault="001546D3" w:rsidP="003068DB">
      <w:pPr>
        <w:pStyle w:val="BodyText"/>
        <w:spacing w:before="4"/>
        <w:jc w:val="both"/>
        <w:rPr>
          <w:b/>
          <w:sz w:val="16"/>
        </w:rPr>
      </w:pPr>
    </w:p>
    <w:tbl>
      <w:tblPr>
        <w:tblW w:w="0" w:type="auto"/>
        <w:tblInd w:w="2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4"/>
        <w:gridCol w:w="1666"/>
        <w:gridCol w:w="2679"/>
      </w:tblGrid>
      <w:tr w:rsidR="001546D3">
        <w:trPr>
          <w:trHeight w:val="340"/>
        </w:trPr>
        <w:tc>
          <w:tcPr>
            <w:tcW w:w="1494" w:type="dxa"/>
          </w:tcPr>
          <w:p w:rsidR="001546D3" w:rsidRDefault="00577A85" w:rsidP="003068DB">
            <w:pPr>
              <w:pStyle w:val="TableParagraph"/>
              <w:spacing w:before="0" w:line="321" w:lineRule="exact"/>
              <w:ind w:left="475"/>
              <w:jc w:val="both"/>
              <w:rPr>
                <w:sz w:val="28"/>
              </w:rPr>
            </w:pPr>
            <w:r>
              <w:rPr>
                <w:sz w:val="28"/>
              </w:rPr>
              <w:t>Field</w:t>
            </w:r>
          </w:p>
        </w:tc>
        <w:tc>
          <w:tcPr>
            <w:tcW w:w="1666" w:type="dxa"/>
          </w:tcPr>
          <w:p w:rsidR="001546D3" w:rsidRDefault="00577A85" w:rsidP="003068DB">
            <w:pPr>
              <w:pStyle w:val="TableParagraph"/>
              <w:spacing w:before="0" w:line="321" w:lineRule="exact"/>
              <w:ind w:left="110"/>
              <w:jc w:val="both"/>
              <w:rPr>
                <w:sz w:val="28"/>
              </w:rPr>
            </w:pPr>
            <w:r>
              <w:rPr>
                <w:sz w:val="28"/>
              </w:rPr>
              <w:t>Data</w:t>
            </w:r>
            <w:r>
              <w:rPr>
                <w:spacing w:val="-4"/>
                <w:sz w:val="28"/>
              </w:rPr>
              <w:t xml:space="preserve"> </w:t>
            </w:r>
            <w:r>
              <w:rPr>
                <w:sz w:val="28"/>
              </w:rPr>
              <w:t>Type</w:t>
            </w:r>
          </w:p>
        </w:tc>
        <w:tc>
          <w:tcPr>
            <w:tcW w:w="2679" w:type="dxa"/>
          </w:tcPr>
          <w:p w:rsidR="001546D3" w:rsidRDefault="00577A85" w:rsidP="003068DB">
            <w:pPr>
              <w:pStyle w:val="TableParagraph"/>
              <w:spacing w:before="0" w:line="321" w:lineRule="exact"/>
              <w:ind w:left="748"/>
              <w:jc w:val="both"/>
              <w:rPr>
                <w:sz w:val="28"/>
              </w:rPr>
            </w:pPr>
            <w:r>
              <w:rPr>
                <w:sz w:val="28"/>
              </w:rPr>
              <w:t>Constraint</w:t>
            </w:r>
          </w:p>
        </w:tc>
      </w:tr>
      <w:tr w:rsidR="001546D3">
        <w:trPr>
          <w:trHeight w:val="340"/>
        </w:trPr>
        <w:tc>
          <w:tcPr>
            <w:tcW w:w="1494" w:type="dxa"/>
          </w:tcPr>
          <w:p w:rsidR="001546D3" w:rsidRDefault="00577A85" w:rsidP="003068DB">
            <w:pPr>
              <w:pStyle w:val="TableParagraph"/>
              <w:spacing w:before="0" w:line="320" w:lineRule="exact"/>
              <w:ind w:left="110"/>
              <w:jc w:val="both"/>
              <w:rPr>
                <w:sz w:val="28"/>
              </w:rPr>
            </w:pPr>
            <w:r>
              <w:rPr>
                <w:sz w:val="28"/>
              </w:rPr>
              <w:t>username</w:t>
            </w:r>
          </w:p>
        </w:tc>
        <w:tc>
          <w:tcPr>
            <w:tcW w:w="1666" w:type="dxa"/>
          </w:tcPr>
          <w:p w:rsidR="001546D3" w:rsidRDefault="00577A85" w:rsidP="003068DB">
            <w:pPr>
              <w:pStyle w:val="TableParagraph"/>
              <w:spacing w:before="0" w:line="320" w:lineRule="exact"/>
              <w:ind w:left="110"/>
              <w:jc w:val="both"/>
              <w:rPr>
                <w:sz w:val="28"/>
              </w:rPr>
            </w:pPr>
            <w:r>
              <w:rPr>
                <w:sz w:val="28"/>
              </w:rPr>
              <w:t>varchar(15)</w:t>
            </w:r>
          </w:p>
        </w:tc>
        <w:tc>
          <w:tcPr>
            <w:tcW w:w="2679" w:type="dxa"/>
          </w:tcPr>
          <w:p w:rsidR="001546D3" w:rsidRDefault="00577A85" w:rsidP="003068DB">
            <w:pPr>
              <w:pStyle w:val="TableParagraph"/>
              <w:spacing w:before="0" w:line="320" w:lineRule="exact"/>
              <w:ind w:left="110"/>
              <w:jc w:val="both"/>
              <w:rPr>
                <w:sz w:val="28"/>
              </w:rPr>
            </w:pPr>
            <w:r>
              <w:rPr>
                <w:sz w:val="28"/>
              </w:rPr>
              <w:t>Primary</w:t>
            </w:r>
            <w:r>
              <w:rPr>
                <w:spacing w:val="-3"/>
                <w:sz w:val="28"/>
              </w:rPr>
              <w:t xml:space="preserve"> </w:t>
            </w:r>
            <w:r>
              <w:rPr>
                <w:sz w:val="28"/>
              </w:rPr>
              <w:t>key</w:t>
            </w:r>
          </w:p>
        </w:tc>
      </w:tr>
      <w:tr w:rsidR="001546D3">
        <w:trPr>
          <w:trHeight w:val="345"/>
        </w:trPr>
        <w:tc>
          <w:tcPr>
            <w:tcW w:w="1494" w:type="dxa"/>
          </w:tcPr>
          <w:p w:rsidR="001546D3" w:rsidRDefault="00577A85" w:rsidP="003068DB">
            <w:pPr>
              <w:pStyle w:val="TableParagraph"/>
              <w:spacing w:before="0" w:line="325" w:lineRule="exact"/>
              <w:ind w:left="110"/>
              <w:jc w:val="both"/>
              <w:rPr>
                <w:sz w:val="28"/>
              </w:rPr>
            </w:pPr>
            <w:r>
              <w:rPr>
                <w:sz w:val="28"/>
              </w:rPr>
              <w:t>Password</w:t>
            </w:r>
          </w:p>
        </w:tc>
        <w:tc>
          <w:tcPr>
            <w:tcW w:w="1666" w:type="dxa"/>
          </w:tcPr>
          <w:p w:rsidR="001546D3" w:rsidRDefault="00577A85" w:rsidP="003068DB">
            <w:pPr>
              <w:pStyle w:val="TableParagraph"/>
              <w:spacing w:before="0" w:line="325" w:lineRule="exact"/>
              <w:ind w:left="110"/>
              <w:jc w:val="both"/>
              <w:rPr>
                <w:sz w:val="28"/>
              </w:rPr>
            </w:pPr>
            <w:r>
              <w:rPr>
                <w:sz w:val="28"/>
              </w:rPr>
              <w:t>varchar(15)</w:t>
            </w:r>
          </w:p>
        </w:tc>
        <w:tc>
          <w:tcPr>
            <w:tcW w:w="2679" w:type="dxa"/>
          </w:tcPr>
          <w:p w:rsidR="001546D3" w:rsidRDefault="00577A85" w:rsidP="003068DB">
            <w:pPr>
              <w:pStyle w:val="TableParagraph"/>
              <w:spacing w:before="0" w:line="325" w:lineRule="exact"/>
              <w:ind w:left="110"/>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577A85" w:rsidP="003068DB">
      <w:pPr>
        <w:pStyle w:val="ListParagraph"/>
        <w:numPr>
          <w:ilvl w:val="2"/>
          <w:numId w:val="5"/>
        </w:numPr>
        <w:tabs>
          <w:tab w:val="left" w:pos="1506"/>
        </w:tabs>
        <w:spacing w:before="219"/>
        <w:ind w:left="1505"/>
        <w:jc w:val="both"/>
        <w:rPr>
          <w:b/>
          <w:color w:val="2D74B5"/>
          <w:sz w:val="24"/>
        </w:rPr>
      </w:pPr>
      <w:r>
        <w:rPr>
          <w:b/>
          <w:color w:val="2D74B5"/>
          <w:sz w:val="24"/>
        </w:rPr>
        <w:t>Doctor</w:t>
      </w:r>
      <w:r>
        <w:rPr>
          <w:b/>
          <w:color w:val="2D74B5"/>
          <w:spacing w:val="-8"/>
          <w:sz w:val="24"/>
        </w:rPr>
        <w:t xml:space="preserve"> </w:t>
      </w:r>
      <w:r>
        <w:rPr>
          <w:b/>
          <w:color w:val="2D74B5"/>
          <w:sz w:val="24"/>
        </w:rPr>
        <w:t>Table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0"/>
        <w:jc w:val="both"/>
        <w:rPr>
          <w:b/>
          <w:sz w:val="13"/>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4"/>
        <w:gridCol w:w="2593"/>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4" w:type="dxa"/>
          </w:tcPr>
          <w:p w:rsidR="001546D3" w:rsidRDefault="00577A85" w:rsidP="003068DB">
            <w:pPr>
              <w:pStyle w:val="TableParagraph"/>
              <w:spacing w:line="271" w:lineRule="exact"/>
              <w:ind w:left="187"/>
              <w:jc w:val="both"/>
              <w:rPr>
                <w:sz w:val="24"/>
              </w:rPr>
            </w:pPr>
            <w:r>
              <w:rPr>
                <w:sz w:val="24"/>
              </w:rPr>
              <w:t>Data</w:t>
            </w:r>
            <w:r>
              <w:rPr>
                <w:spacing w:val="-2"/>
                <w:sz w:val="24"/>
              </w:rPr>
              <w:t xml:space="preserve"> </w:t>
            </w:r>
            <w:r>
              <w:rPr>
                <w:sz w:val="24"/>
              </w:rPr>
              <w:t>Type</w:t>
            </w:r>
          </w:p>
        </w:tc>
        <w:tc>
          <w:tcPr>
            <w:tcW w:w="2593" w:type="dxa"/>
          </w:tcPr>
          <w:p w:rsidR="001546D3" w:rsidRDefault="00577A85" w:rsidP="003068DB">
            <w:pPr>
              <w:pStyle w:val="TableParagraph"/>
              <w:spacing w:line="271" w:lineRule="exact"/>
              <w:ind w:left="739"/>
              <w:jc w:val="both"/>
              <w:rPr>
                <w:sz w:val="24"/>
              </w:rPr>
            </w:pPr>
            <w:r>
              <w:rPr>
                <w:sz w:val="24"/>
              </w:rPr>
              <w:t>Description</w:t>
            </w:r>
          </w:p>
        </w:tc>
      </w:tr>
      <w:tr w:rsidR="001546D3">
        <w:trPr>
          <w:trHeight w:val="340"/>
        </w:trPr>
        <w:tc>
          <w:tcPr>
            <w:tcW w:w="2689" w:type="dxa"/>
          </w:tcPr>
          <w:p w:rsidR="001546D3" w:rsidRDefault="00577A85" w:rsidP="003068DB">
            <w:pPr>
              <w:pStyle w:val="TableParagraph"/>
              <w:ind w:left="110"/>
              <w:jc w:val="both"/>
              <w:rPr>
                <w:sz w:val="24"/>
              </w:rPr>
            </w:pPr>
            <w:r>
              <w:rPr>
                <w:sz w:val="24"/>
              </w:rPr>
              <w:t>Id</w:t>
            </w:r>
          </w:p>
        </w:tc>
        <w:tc>
          <w:tcPr>
            <w:tcW w:w="1364" w:type="dxa"/>
          </w:tcPr>
          <w:p w:rsidR="001546D3" w:rsidRDefault="00577A85" w:rsidP="003068DB">
            <w:pPr>
              <w:pStyle w:val="TableParagraph"/>
              <w:jc w:val="both"/>
              <w:rPr>
                <w:sz w:val="24"/>
              </w:rPr>
            </w:pPr>
            <w:r>
              <w:rPr>
                <w:sz w:val="24"/>
              </w:rPr>
              <w:t>Varchar(10)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Name</w:t>
            </w:r>
          </w:p>
        </w:tc>
        <w:tc>
          <w:tcPr>
            <w:tcW w:w="1364" w:type="dxa"/>
          </w:tcPr>
          <w:p w:rsidR="001546D3" w:rsidRDefault="00577A85" w:rsidP="003068DB">
            <w:pPr>
              <w:pStyle w:val="TableParagraph"/>
              <w:jc w:val="both"/>
              <w:rPr>
                <w:sz w:val="24"/>
              </w:rPr>
            </w:pPr>
            <w:r>
              <w:rPr>
                <w:sz w:val="24"/>
              </w:rPr>
              <w:t>Varchar(30)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Age</w:t>
            </w:r>
          </w:p>
        </w:tc>
        <w:tc>
          <w:tcPr>
            <w:tcW w:w="1364" w:type="dxa"/>
          </w:tcPr>
          <w:p w:rsidR="001546D3" w:rsidRDefault="00577A85" w:rsidP="003068DB">
            <w:pPr>
              <w:pStyle w:val="TableParagraph"/>
              <w:jc w:val="both"/>
              <w:rPr>
                <w:sz w:val="24"/>
              </w:rPr>
            </w:pPr>
            <w:r>
              <w:rPr>
                <w:sz w:val="24"/>
              </w:rPr>
              <w:t>Int(5)</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Gender</w:t>
            </w:r>
          </w:p>
        </w:tc>
        <w:tc>
          <w:tcPr>
            <w:tcW w:w="1364" w:type="dxa"/>
          </w:tcPr>
          <w:p w:rsidR="001546D3" w:rsidRDefault="00577A85" w:rsidP="003068DB">
            <w:pPr>
              <w:pStyle w:val="TableParagraph"/>
              <w:jc w:val="both"/>
              <w:rPr>
                <w:sz w:val="24"/>
              </w:rPr>
            </w:pPr>
            <w:r>
              <w:rPr>
                <w:sz w:val="24"/>
              </w:rPr>
              <w:t>Varchar(8)</w:t>
            </w:r>
          </w:p>
        </w:tc>
        <w:tc>
          <w:tcPr>
            <w:tcW w:w="2593"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Phone</w:t>
            </w:r>
          </w:p>
        </w:tc>
        <w:tc>
          <w:tcPr>
            <w:tcW w:w="1364" w:type="dxa"/>
          </w:tcPr>
          <w:p w:rsidR="001546D3" w:rsidRDefault="00577A85" w:rsidP="003068DB">
            <w:pPr>
              <w:pStyle w:val="TableParagraph"/>
              <w:spacing w:before="6"/>
              <w:jc w:val="both"/>
              <w:rPr>
                <w:sz w:val="24"/>
              </w:rPr>
            </w:pPr>
            <w:r>
              <w:rPr>
                <w:sz w:val="24"/>
              </w:rPr>
              <w:t>Varchar(15)</w:t>
            </w:r>
          </w:p>
        </w:tc>
        <w:tc>
          <w:tcPr>
            <w:tcW w:w="2593"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Address</w:t>
            </w:r>
          </w:p>
        </w:tc>
        <w:tc>
          <w:tcPr>
            <w:tcW w:w="1364" w:type="dxa"/>
          </w:tcPr>
          <w:p w:rsidR="001546D3" w:rsidRDefault="00577A85" w:rsidP="003068DB">
            <w:pPr>
              <w:pStyle w:val="TableParagraph"/>
              <w:jc w:val="both"/>
              <w:rPr>
                <w:sz w:val="24"/>
              </w:rPr>
            </w:pPr>
            <w:r>
              <w:rPr>
                <w:sz w:val="24"/>
              </w:rPr>
              <w:t>Varchar(20)</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spacing w:line="320" w:lineRule="exact"/>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1"/>
        <w:jc w:val="both"/>
        <w:rPr>
          <w:b/>
          <w:sz w:val="20"/>
        </w:rPr>
      </w:pPr>
    </w:p>
    <w:p w:rsidR="001546D3" w:rsidRDefault="00577A85" w:rsidP="003068DB">
      <w:pPr>
        <w:pStyle w:val="Heading6"/>
        <w:numPr>
          <w:ilvl w:val="2"/>
          <w:numId w:val="5"/>
        </w:numPr>
        <w:tabs>
          <w:tab w:val="left" w:pos="1505"/>
        </w:tabs>
        <w:spacing w:before="90"/>
        <w:ind w:left="1504" w:hanging="605"/>
        <w:jc w:val="both"/>
        <w:rPr>
          <w:color w:val="2D74B5"/>
        </w:rPr>
      </w:pPr>
      <w:r>
        <w:rPr>
          <w:color w:val="2D74B5"/>
        </w:rPr>
        <w:t>Patient</w:t>
      </w:r>
      <w:r>
        <w:rPr>
          <w:color w:val="2D74B5"/>
          <w:spacing w:val="-4"/>
        </w:rPr>
        <w:t xml:space="preserve"> </w:t>
      </w:r>
      <w:r>
        <w:rPr>
          <w:color w:val="2D74B5"/>
        </w:rPr>
        <w:t>table</w:t>
      </w:r>
    </w:p>
    <w:p w:rsidR="001546D3" w:rsidRDefault="001546D3" w:rsidP="003068DB">
      <w:pPr>
        <w:pStyle w:val="BodyText"/>
        <w:spacing w:before="10" w:after="1"/>
        <w:jc w:val="both"/>
        <w:rPr>
          <w:b/>
          <w:sz w:val="15"/>
        </w:rPr>
      </w:pPr>
    </w:p>
    <w:tbl>
      <w:tblPr>
        <w:tblW w:w="0" w:type="auto"/>
        <w:tblInd w:w="2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1455"/>
        <w:gridCol w:w="2550"/>
      </w:tblGrid>
      <w:tr w:rsidR="001546D3">
        <w:trPr>
          <w:trHeight w:val="292"/>
        </w:trPr>
        <w:tc>
          <w:tcPr>
            <w:tcW w:w="2627" w:type="dxa"/>
          </w:tcPr>
          <w:p w:rsidR="001546D3" w:rsidRDefault="00577A85" w:rsidP="003068DB">
            <w:pPr>
              <w:pStyle w:val="TableParagraph"/>
              <w:spacing w:line="271" w:lineRule="exact"/>
              <w:jc w:val="both"/>
              <w:rPr>
                <w:sz w:val="24"/>
              </w:rPr>
            </w:pPr>
            <w:r>
              <w:rPr>
                <w:sz w:val="24"/>
              </w:rPr>
              <w:t>Field</w:t>
            </w:r>
          </w:p>
        </w:tc>
        <w:tc>
          <w:tcPr>
            <w:tcW w:w="1455" w:type="dxa"/>
          </w:tcPr>
          <w:p w:rsidR="001546D3" w:rsidRDefault="00577A85" w:rsidP="003068DB">
            <w:pPr>
              <w:pStyle w:val="TableParagraph"/>
              <w:spacing w:line="271" w:lineRule="exact"/>
              <w:ind w:left="229"/>
              <w:jc w:val="both"/>
              <w:rPr>
                <w:sz w:val="24"/>
              </w:rPr>
            </w:pPr>
            <w:r>
              <w:rPr>
                <w:sz w:val="24"/>
              </w:rPr>
              <w:t>Data</w:t>
            </w:r>
            <w:r>
              <w:rPr>
                <w:spacing w:val="-2"/>
                <w:sz w:val="24"/>
              </w:rPr>
              <w:t xml:space="preserve"> </w:t>
            </w:r>
            <w:r>
              <w:rPr>
                <w:sz w:val="24"/>
              </w:rPr>
              <w:t>Type</w:t>
            </w:r>
          </w:p>
        </w:tc>
        <w:tc>
          <w:tcPr>
            <w:tcW w:w="2550" w:type="dxa"/>
          </w:tcPr>
          <w:p w:rsidR="001546D3" w:rsidRDefault="00577A85" w:rsidP="003068DB">
            <w:pPr>
              <w:pStyle w:val="TableParagraph"/>
              <w:spacing w:line="271" w:lineRule="exact"/>
              <w:ind w:left="719"/>
              <w:jc w:val="both"/>
              <w:rPr>
                <w:sz w:val="24"/>
              </w:rPr>
            </w:pPr>
            <w:r>
              <w:rPr>
                <w:sz w:val="24"/>
              </w:rPr>
              <w:t>Description</w:t>
            </w:r>
          </w:p>
        </w:tc>
      </w:tr>
      <w:tr w:rsidR="001546D3">
        <w:trPr>
          <w:trHeight w:val="340"/>
        </w:trPr>
        <w:tc>
          <w:tcPr>
            <w:tcW w:w="2627" w:type="dxa"/>
          </w:tcPr>
          <w:p w:rsidR="001546D3" w:rsidRDefault="00577A85" w:rsidP="003068DB">
            <w:pPr>
              <w:pStyle w:val="TableParagraph"/>
              <w:jc w:val="both"/>
              <w:rPr>
                <w:sz w:val="24"/>
              </w:rPr>
            </w:pPr>
            <w:r>
              <w:rPr>
                <w:sz w:val="24"/>
              </w:rPr>
              <w:t>Id</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jc w:val="both"/>
              <w:rPr>
                <w:sz w:val="24"/>
              </w:rPr>
            </w:pPr>
            <w:r>
              <w:rPr>
                <w:sz w:val="24"/>
              </w:rPr>
              <w:t>Name</w:t>
            </w:r>
          </w:p>
        </w:tc>
        <w:tc>
          <w:tcPr>
            <w:tcW w:w="1455" w:type="dxa"/>
          </w:tcPr>
          <w:p w:rsidR="001546D3" w:rsidRDefault="00577A85" w:rsidP="003068DB">
            <w:pPr>
              <w:pStyle w:val="TableParagraph"/>
              <w:jc w:val="both"/>
              <w:rPr>
                <w:sz w:val="24"/>
              </w:rPr>
            </w:pPr>
            <w:r>
              <w:rPr>
                <w:sz w:val="24"/>
              </w:rPr>
              <w:t>Varchar(30)</w:t>
            </w:r>
          </w:p>
        </w:tc>
        <w:tc>
          <w:tcPr>
            <w:tcW w:w="2550"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Age</w:t>
            </w:r>
          </w:p>
        </w:tc>
        <w:tc>
          <w:tcPr>
            <w:tcW w:w="1455" w:type="dxa"/>
          </w:tcPr>
          <w:p w:rsidR="001546D3" w:rsidRDefault="00577A85" w:rsidP="003068DB">
            <w:pPr>
              <w:pStyle w:val="TableParagraph"/>
              <w:jc w:val="both"/>
              <w:rPr>
                <w:sz w:val="24"/>
              </w:rPr>
            </w:pPr>
            <w:r>
              <w:rPr>
                <w:sz w:val="24"/>
              </w:rPr>
              <w:t>Int(5)</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spacing w:before="2"/>
              <w:jc w:val="both"/>
              <w:rPr>
                <w:sz w:val="24"/>
              </w:rPr>
            </w:pPr>
            <w:r>
              <w:rPr>
                <w:sz w:val="24"/>
              </w:rPr>
              <w:t>Gender</w:t>
            </w:r>
          </w:p>
        </w:tc>
        <w:tc>
          <w:tcPr>
            <w:tcW w:w="1455" w:type="dxa"/>
          </w:tcPr>
          <w:p w:rsidR="001546D3" w:rsidRDefault="00577A85" w:rsidP="003068DB">
            <w:pPr>
              <w:pStyle w:val="TableParagraph"/>
              <w:spacing w:before="2"/>
              <w:jc w:val="both"/>
              <w:rPr>
                <w:sz w:val="24"/>
              </w:rPr>
            </w:pPr>
            <w:r>
              <w:rPr>
                <w:sz w:val="24"/>
              </w:rPr>
              <w:t>Varchar(10)</w:t>
            </w:r>
          </w:p>
        </w:tc>
        <w:tc>
          <w:tcPr>
            <w:tcW w:w="2550"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Address</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6"/>
              <w:jc w:val="both"/>
              <w:rPr>
                <w:sz w:val="24"/>
              </w:rPr>
            </w:pPr>
            <w:r>
              <w:rPr>
                <w:sz w:val="24"/>
              </w:rPr>
              <w:t>Phone</w:t>
            </w:r>
          </w:p>
        </w:tc>
        <w:tc>
          <w:tcPr>
            <w:tcW w:w="1455" w:type="dxa"/>
          </w:tcPr>
          <w:p w:rsidR="001546D3" w:rsidRDefault="00577A85" w:rsidP="003068DB">
            <w:pPr>
              <w:pStyle w:val="TableParagraph"/>
              <w:spacing w:before="6"/>
              <w:jc w:val="both"/>
              <w:rPr>
                <w:sz w:val="24"/>
              </w:rPr>
            </w:pPr>
            <w:r>
              <w:rPr>
                <w:sz w:val="24"/>
              </w:rPr>
              <w:t>Varchar(20)</w:t>
            </w:r>
          </w:p>
        </w:tc>
        <w:tc>
          <w:tcPr>
            <w:tcW w:w="2550"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Status</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Disease</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2"/>
              <w:jc w:val="both"/>
              <w:rPr>
                <w:sz w:val="24"/>
              </w:rPr>
            </w:pPr>
            <w:r>
              <w:rPr>
                <w:sz w:val="24"/>
              </w:rPr>
              <w:t>Room</w:t>
            </w:r>
          </w:p>
        </w:tc>
        <w:tc>
          <w:tcPr>
            <w:tcW w:w="1455" w:type="dxa"/>
          </w:tcPr>
          <w:p w:rsidR="001546D3" w:rsidRDefault="00577A85" w:rsidP="003068DB">
            <w:pPr>
              <w:pStyle w:val="TableParagraph"/>
              <w:spacing w:before="2"/>
              <w:jc w:val="both"/>
              <w:rPr>
                <w:sz w:val="24"/>
              </w:rPr>
            </w:pPr>
            <w:r>
              <w:rPr>
                <w:sz w:val="24"/>
              </w:rPr>
              <w:t>int</w:t>
            </w:r>
            <w:r>
              <w:rPr>
                <w:spacing w:val="-4"/>
                <w:sz w:val="24"/>
              </w:rPr>
              <w:t xml:space="preserve"> </w:t>
            </w:r>
            <w:r>
              <w:rPr>
                <w:sz w:val="24"/>
              </w:rPr>
              <w:t>(11)</w:t>
            </w:r>
          </w:p>
        </w:tc>
        <w:tc>
          <w:tcPr>
            <w:tcW w:w="2550" w:type="dxa"/>
          </w:tcPr>
          <w:p w:rsidR="001546D3" w:rsidRDefault="00577A85" w:rsidP="003068DB">
            <w:pPr>
              <w:pStyle w:val="TableParagraph"/>
              <w:spacing w:before="0" w:line="326"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spacing w:before="5"/>
        <w:jc w:val="both"/>
        <w:rPr>
          <w:b/>
          <w:sz w:val="34"/>
        </w:rPr>
      </w:pPr>
    </w:p>
    <w:p w:rsidR="001546D3" w:rsidRDefault="00577A85" w:rsidP="003068DB">
      <w:pPr>
        <w:pStyle w:val="ListParagraph"/>
        <w:numPr>
          <w:ilvl w:val="2"/>
          <w:numId w:val="5"/>
        </w:numPr>
        <w:tabs>
          <w:tab w:val="left" w:pos="1505"/>
        </w:tabs>
        <w:ind w:left="1504" w:hanging="605"/>
        <w:jc w:val="both"/>
        <w:rPr>
          <w:b/>
          <w:color w:val="2D74B5"/>
          <w:sz w:val="24"/>
        </w:rPr>
      </w:pPr>
      <w:r>
        <w:rPr>
          <w:b/>
          <w:color w:val="2D74B5"/>
          <w:sz w:val="24"/>
        </w:rPr>
        <w:t>Receptionist</w:t>
      </w:r>
      <w:r>
        <w:rPr>
          <w:b/>
          <w:color w:val="2D74B5"/>
          <w:spacing w:val="-5"/>
          <w:sz w:val="24"/>
        </w:rPr>
        <w:t xml:space="preserve"> </w:t>
      </w:r>
      <w:r>
        <w:rPr>
          <w:b/>
          <w:color w:val="2D74B5"/>
          <w:sz w:val="24"/>
        </w:rPr>
        <w:t>table</w:t>
      </w:r>
    </w:p>
    <w:p w:rsidR="001546D3" w:rsidRDefault="001546D3" w:rsidP="003068DB">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8" w:type="dxa"/>
          </w:tcPr>
          <w:p w:rsidR="001546D3" w:rsidRDefault="00577A85" w:rsidP="003068DB">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1546D3" w:rsidRDefault="00577A85" w:rsidP="003068DB">
            <w:pPr>
              <w:pStyle w:val="TableParagraph"/>
              <w:spacing w:line="271" w:lineRule="exact"/>
              <w:ind w:left="735"/>
              <w:jc w:val="both"/>
              <w:rPr>
                <w:sz w:val="24"/>
              </w:rPr>
            </w:pPr>
            <w:r>
              <w:rPr>
                <w:sz w:val="24"/>
              </w:rPr>
              <w:t>Description</w:t>
            </w:r>
          </w:p>
        </w:tc>
      </w:tr>
      <w:tr w:rsidR="001546D3">
        <w:trPr>
          <w:trHeight w:val="340"/>
        </w:trPr>
        <w:tc>
          <w:tcPr>
            <w:tcW w:w="2689" w:type="dxa"/>
          </w:tcPr>
          <w:p w:rsidR="001546D3" w:rsidRDefault="00833CBE" w:rsidP="003068DB">
            <w:pPr>
              <w:pStyle w:val="TableParagraph"/>
              <w:ind w:left="110"/>
              <w:jc w:val="both"/>
              <w:rPr>
                <w:sz w:val="24"/>
              </w:rPr>
            </w:pPr>
            <w:r>
              <w:rPr>
                <w:sz w:val="24"/>
              </w:rPr>
              <w:t>C</w:t>
            </w:r>
            <w:r w:rsidR="00577A85">
              <w:rPr>
                <w:sz w:val="24"/>
              </w:rPr>
              <w:t>ount</w:t>
            </w:r>
          </w:p>
        </w:tc>
        <w:tc>
          <w:tcPr>
            <w:tcW w:w="1368" w:type="dxa"/>
          </w:tcPr>
          <w:p w:rsidR="001546D3" w:rsidRDefault="00577A85" w:rsidP="003068DB">
            <w:pPr>
              <w:pStyle w:val="TableParagraph"/>
              <w:ind w:left="110"/>
              <w:jc w:val="both"/>
              <w:rPr>
                <w:sz w:val="24"/>
              </w:rPr>
            </w:pPr>
            <w:r>
              <w:rPr>
                <w:sz w:val="24"/>
              </w:rPr>
              <w:t>int(11)</w:t>
            </w:r>
          </w:p>
        </w:tc>
        <w:tc>
          <w:tcPr>
            <w:tcW w:w="2588" w:type="dxa"/>
          </w:tcPr>
          <w:p w:rsidR="001546D3" w:rsidRDefault="00577A85" w:rsidP="003068DB">
            <w:pPr>
              <w:pStyle w:val="TableParagraph"/>
              <w:spacing w:before="0" w:line="320" w:lineRule="exact"/>
              <w:jc w:val="both"/>
              <w:rPr>
                <w:sz w:val="28"/>
              </w:rPr>
            </w:pPr>
            <w:r>
              <w:rPr>
                <w:sz w:val="28"/>
              </w:rPr>
              <w:t>Primary</w:t>
            </w:r>
            <w:r>
              <w:rPr>
                <w:spacing w:val="-3"/>
                <w:sz w:val="28"/>
              </w:rPr>
              <w:t xml:space="preserve"> </w:t>
            </w:r>
            <w:r>
              <w:rPr>
                <w:sz w:val="28"/>
              </w:rPr>
              <w:t>key</w:t>
            </w:r>
          </w:p>
        </w:tc>
      </w:tr>
      <w:tr w:rsidR="001546D3">
        <w:trPr>
          <w:trHeight w:val="340"/>
        </w:trPr>
        <w:tc>
          <w:tcPr>
            <w:tcW w:w="2689" w:type="dxa"/>
          </w:tcPr>
          <w:p w:rsidR="001546D3" w:rsidRDefault="00577A85" w:rsidP="003068DB">
            <w:pPr>
              <w:pStyle w:val="TableParagraph"/>
              <w:ind w:left="110"/>
              <w:jc w:val="both"/>
              <w:rPr>
                <w:sz w:val="24"/>
              </w:rPr>
            </w:pPr>
            <w:r>
              <w:rPr>
                <w:sz w:val="24"/>
              </w:rPr>
              <w:t>Joining</w:t>
            </w:r>
          </w:p>
        </w:tc>
        <w:tc>
          <w:tcPr>
            <w:tcW w:w="1368" w:type="dxa"/>
          </w:tcPr>
          <w:p w:rsidR="001546D3" w:rsidRDefault="00577A85" w:rsidP="003068DB">
            <w:pPr>
              <w:pStyle w:val="TableParagraph"/>
              <w:ind w:left="110"/>
              <w:jc w:val="both"/>
              <w:rPr>
                <w:sz w:val="24"/>
              </w:rPr>
            </w:pPr>
            <w:r>
              <w:rPr>
                <w:sz w:val="24"/>
              </w:rPr>
              <w:t>Varchar(15)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Id</w:t>
            </w:r>
          </w:p>
        </w:tc>
        <w:tc>
          <w:tcPr>
            <w:tcW w:w="1368" w:type="dxa"/>
          </w:tcPr>
          <w:p w:rsidR="001546D3" w:rsidRDefault="00577A85" w:rsidP="003068DB">
            <w:pPr>
              <w:pStyle w:val="TableParagraph"/>
              <w:spacing w:before="6"/>
              <w:ind w:left="110"/>
              <w:jc w:val="both"/>
              <w:rPr>
                <w:sz w:val="24"/>
              </w:rPr>
            </w:pPr>
            <w:r>
              <w:rPr>
                <w:sz w:val="24"/>
              </w:rPr>
              <w:t>Varchar(15)</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1"/>
        </w:trPr>
        <w:tc>
          <w:tcPr>
            <w:tcW w:w="2689" w:type="dxa"/>
          </w:tcPr>
          <w:p w:rsidR="001546D3" w:rsidRDefault="00577A85" w:rsidP="003068DB">
            <w:pPr>
              <w:pStyle w:val="TableParagraph"/>
              <w:spacing w:before="2"/>
              <w:ind w:left="110"/>
              <w:jc w:val="both"/>
              <w:rPr>
                <w:sz w:val="24"/>
              </w:rPr>
            </w:pPr>
            <w:r>
              <w:rPr>
                <w:sz w:val="24"/>
              </w:rPr>
              <w:t>Name</w:t>
            </w:r>
          </w:p>
        </w:tc>
        <w:tc>
          <w:tcPr>
            <w:tcW w:w="1368" w:type="dxa"/>
          </w:tcPr>
          <w:p w:rsidR="001546D3" w:rsidRDefault="00577A85" w:rsidP="003068DB">
            <w:pPr>
              <w:pStyle w:val="TableParagraph"/>
              <w:spacing w:before="2"/>
              <w:ind w:left="110"/>
              <w:jc w:val="both"/>
              <w:rPr>
                <w:sz w:val="24"/>
              </w:rPr>
            </w:pPr>
            <w:r>
              <w:rPr>
                <w:sz w:val="24"/>
              </w:rPr>
              <w:t>Varchar(30)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Age</w:t>
            </w:r>
          </w:p>
        </w:tc>
        <w:tc>
          <w:tcPr>
            <w:tcW w:w="1368" w:type="dxa"/>
          </w:tcPr>
          <w:p w:rsidR="001546D3" w:rsidRDefault="00577A85" w:rsidP="003068DB">
            <w:pPr>
              <w:pStyle w:val="TableParagraph"/>
              <w:ind w:left="110"/>
              <w:jc w:val="both"/>
              <w:rPr>
                <w:sz w:val="24"/>
              </w:rPr>
            </w:pPr>
            <w:r>
              <w:rPr>
                <w:sz w:val="24"/>
              </w:rPr>
              <w:t>Int(5)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Gender</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5"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Blood</w:t>
            </w:r>
          </w:p>
        </w:tc>
        <w:tc>
          <w:tcPr>
            <w:tcW w:w="1368" w:type="dxa"/>
          </w:tcPr>
          <w:p w:rsidR="001546D3" w:rsidRDefault="00577A85" w:rsidP="003068DB">
            <w:pPr>
              <w:pStyle w:val="TableParagraph"/>
              <w:ind w:left="110"/>
              <w:jc w:val="both"/>
              <w:rPr>
                <w:sz w:val="24"/>
              </w:rPr>
            </w:pPr>
            <w:r>
              <w:rPr>
                <w:sz w:val="24"/>
              </w:rPr>
              <w:t>Varchar(4)</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Email</w:t>
            </w:r>
          </w:p>
        </w:tc>
        <w:tc>
          <w:tcPr>
            <w:tcW w:w="1368" w:type="dxa"/>
          </w:tcPr>
          <w:p w:rsidR="001546D3" w:rsidRDefault="00577A85" w:rsidP="003068DB">
            <w:pPr>
              <w:pStyle w:val="TableParagraph"/>
              <w:ind w:left="110"/>
              <w:jc w:val="both"/>
              <w:rPr>
                <w:sz w:val="24"/>
              </w:rPr>
            </w:pPr>
            <w:r>
              <w:rPr>
                <w:sz w:val="24"/>
              </w:rPr>
              <w:t>Varchar(40)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Phone</w:t>
            </w:r>
          </w:p>
        </w:tc>
        <w:tc>
          <w:tcPr>
            <w:tcW w:w="1368" w:type="dxa"/>
          </w:tcPr>
          <w:p w:rsidR="001546D3" w:rsidRDefault="00577A85" w:rsidP="003068DB">
            <w:pPr>
              <w:pStyle w:val="TableParagraph"/>
              <w:ind w:left="110"/>
              <w:jc w:val="both"/>
              <w:rPr>
                <w:sz w:val="24"/>
              </w:rPr>
            </w:pPr>
            <w:r>
              <w:rPr>
                <w:sz w:val="24"/>
              </w:rPr>
              <w:t>Varchar(17)</w:t>
            </w:r>
          </w:p>
        </w:tc>
        <w:tc>
          <w:tcPr>
            <w:tcW w:w="2588" w:type="dxa"/>
          </w:tcPr>
          <w:p w:rsidR="001546D3" w:rsidRDefault="00577A85" w:rsidP="003068DB">
            <w:pPr>
              <w:pStyle w:val="TableParagraph"/>
              <w:spacing w:before="0" w:line="320" w:lineRule="exact"/>
              <w:jc w:val="both"/>
              <w:rPr>
                <w:sz w:val="28"/>
              </w:rPr>
            </w:pPr>
            <w:r>
              <w:rPr>
                <w:sz w:val="28"/>
              </w:rPr>
              <w:t>Not</w:t>
            </w:r>
            <w:r>
              <w:rPr>
                <w:spacing w:val="-3"/>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Address</w:t>
            </w:r>
          </w:p>
        </w:tc>
        <w:tc>
          <w:tcPr>
            <w:tcW w:w="1368" w:type="dxa"/>
          </w:tcPr>
          <w:p w:rsidR="001546D3" w:rsidRDefault="00577A85" w:rsidP="003068DB">
            <w:pPr>
              <w:pStyle w:val="TableParagraph"/>
              <w:spacing w:before="6"/>
              <w:ind w:left="110"/>
              <w:jc w:val="both"/>
              <w:rPr>
                <w:sz w:val="24"/>
              </w:rPr>
            </w:pPr>
            <w:r>
              <w:rPr>
                <w:sz w:val="24"/>
              </w:rPr>
              <w:t>Varchar(30)</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Status</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Username</w:t>
            </w:r>
          </w:p>
        </w:tc>
        <w:tc>
          <w:tcPr>
            <w:tcW w:w="1368" w:type="dxa"/>
          </w:tcPr>
          <w:p w:rsidR="001546D3" w:rsidRDefault="00577A85" w:rsidP="003068DB">
            <w:pPr>
              <w:pStyle w:val="TableParagraph"/>
              <w:ind w:left="110"/>
              <w:jc w:val="both"/>
              <w:rPr>
                <w:sz w:val="24"/>
              </w:rPr>
            </w:pPr>
            <w:r>
              <w:rPr>
                <w:sz w:val="24"/>
              </w:rPr>
              <w:t>Varchar(20)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833CBE" w:rsidP="003068DB">
            <w:pPr>
              <w:pStyle w:val="TableParagraph"/>
              <w:ind w:left="110"/>
              <w:jc w:val="both"/>
              <w:rPr>
                <w:sz w:val="24"/>
              </w:rPr>
            </w:pPr>
            <w:r>
              <w:rPr>
                <w:sz w:val="24"/>
              </w:rPr>
              <w:t>P</w:t>
            </w:r>
            <w:r w:rsidR="00577A85">
              <w:rPr>
                <w:sz w:val="24"/>
              </w:rPr>
              <w:t>assword</w:t>
            </w:r>
          </w:p>
        </w:tc>
        <w:tc>
          <w:tcPr>
            <w:tcW w:w="1368" w:type="dxa"/>
          </w:tcPr>
          <w:p w:rsidR="001546D3" w:rsidRDefault="00577A85" w:rsidP="003068DB">
            <w:pPr>
              <w:pStyle w:val="TableParagraph"/>
              <w:ind w:left="110"/>
              <w:jc w:val="both"/>
              <w:rPr>
                <w:sz w:val="24"/>
              </w:rPr>
            </w:pPr>
            <w:r>
              <w:rPr>
                <w:sz w:val="24"/>
              </w:rPr>
              <w:t>Varchar(30)</w:t>
            </w:r>
          </w:p>
        </w:tc>
        <w:tc>
          <w:tcPr>
            <w:tcW w:w="2588" w:type="dxa"/>
          </w:tcPr>
          <w:p w:rsidR="001546D3" w:rsidRDefault="00577A85" w:rsidP="003068DB">
            <w:pPr>
              <w:pStyle w:val="TableParagraph"/>
              <w:spacing w:before="0" w:line="326" w:lineRule="exact"/>
              <w:jc w:val="both"/>
              <w:rPr>
                <w:sz w:val="28"/>
              </w:rPr>
            </w:pPr>
            <w:r>
              <w:rPr>
                <w:sz w:val="28"/>
              </w:rPr>
              <w:t>Not</w:t>
            </w:r>
            <w:r>
              <w:rPr>
                <w:spacing w:val="-4"/>
                <w:sz w:val="28"/>
              </w:rPr>
              <w:t xml:space="preserve"> </w:t>
            </w:r>
            <w:r>
              <w:rPr>
                <w:sz w:val="28"/>
              </w:rPr>
              <w:t>Null</w:t>
            </w:r>
          </w:p>
        </w:tc>
      </w:tr>
    </w:tbl>
    <w:p w:rsidR="001546D3" w:rsidRDefault="001546D3"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0371CC">
      <w:pPr>
        <w:pStyle w:val="ListParagraph"/>
        <w:numPr>
          <w:ilvl w:val="2"/>
          <w:numId w:val="15"/>
        </w:numPr>
        <w:tabs>
          <w:tab w:val="left" w:pos="1505"/>
        </w:tabs>
        <w:jc w:val="left"/>
        <w:rPr>
          <w:b/>
          <w:color w:val="2D74B5"/>
          <w:sz w:val="24"/>
        </w:rPr>
      </w:pPr>
      <w:r>
        <w:rPr>
          <w:b/>
          <w:color w:val="2D74B5"/>
          <w:sz w:val="24"/>
        </w:rPr>
        <w:t>Prescription Table</w:t>
      </w:r>
    </w:p>
    <w:p w:rsidR="000371CC" w:rsidRDefault="000371CC" w:rsidP="000371CC">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0371CC" w:rsidTr="008A0DE0">
        <w:trPr>
          <w:trHeight w:val="292"/>
        </w:trPr>
        <w:tc>
          <w:tcPr>
            <w:tcW w:w="2689" w:type="dxa"/>
          </w:tcPr>
          <w:p w:rsidR="000371CC" w:rsidRDefault="000371CC" w:rsidP="008A0DE0">
            <w:pPr>
              <w:pStyle w:val="TableParagraph"/>
              <w:spacing w:line="271" w:lineRule="exact"/>
              <w:ind w:left="110"/>
              <w:jc w:val="both"/>
              <w:rPr>
                <w:sz w:val="24"/>
              </w:rPr>
            </w:pPr>
            <w:r>
              <w:rPr>
                <w:sz w:val="24"/>
              </w:rPr>
              <w:t>Field</w:t>
            </w:r>
          </w:p>
        </w:tc>
        <w:tc>
          <w:tcPr>
            <w:tcW w:w="1368" w:type="dxa"/>
          </w:tcPr>
          <w:p w:rsidR="000371CC" w:rsidRDefault="000371CC"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0371CC" w:rsidRDefault="000371CC" w:rsidP="008A0DE0">
            <w:pPr>
              <w:pStyle w:val="TableParagraph"/>
              <w:spacing w:line="271" w:lineRule="exact"/>
              <w:ind w:left="735"/>
              <w:jc w:val="both"/>
              <w:rPr>
                <w:sz w:val="24"/>
              </w:rPr>
            </w:pPr>
            <w:r>
              <w:rPr>
                <w:sz w:val="24"/>
              </w:rPr>
              <w:t>Description</w:t>
            </w:r>
          </w:p>
        </w:tc>
      </w:tr>
      <w:tr w:rsidR="000371CC" w:rsidTr="008A0DE0">
        <w:trPr>
          <w:trHeight w:val="345"/>
        </w:trPr>
        <w:tc>
          <w:tcPr>
            <w:tcW w:w="2689" w:type="dxa"/>
          </w:tcPr>
          <w:p w:rsidR="000371CC" w:rsidRDefault="000371CC" w:rsidP="008A0DE0">
            <w:pPr>
              <w:pStyle w:val="TableParagraph"/>
              <w:spacing w:before="6"/>
              <w:ind w:left="110"/>
              <w:jc w:val="both"/>
              <w:rPr>
                <w:sz w:val="24"/>
              </w:rPr>
            </w:pPr>
            <w:r>
              <w:rPr>
                <w:sz w:val="24"/>
              </w:rPr>
              <w:t>Id</w:t>
            </w:r>
          </w:p>
        </w:tc>
        <w:tc>
          <w:tcPr>
            <w:tcW w:w="1368" w:type="dxa"/>
          </w:tcPr>
          <w:p w:rsidR="000371CC" w:rsidRDefault="000371CC" w:rsidP="008A0DE0">
            <w:pPr>
              <w:pStyle w:val="TableParagraph"/>
              <w:spacing w:before="6"/>
              <w:ind w:left="110"/>
              <w:jc w:val="both"/>
              <w:rPr>
                <w:sz w:val="24"/>
              </w:rPr>
            </w:pPr>
            <w:r>
              <w:rPr>
                <w:sz w:val="24"/>
              </w:rPr>
              <w:t>Int</w:t>
            </w:r>
          </w:p>
        </w:tc>
        <w:tc>
          <w:tcPr>
            <w:tcW w:w="2588" w:type="dxa"/>
          </w:tcPr>
          <w:p w:rsidR="000371CC" w:rsidRDefault="000371CC"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r>
              <w:rPr>
                <w:sz w:val="24"/>
              </w:rPr>
              <w:t>appid</w:t>
            </w:r>
          </w:p>
        </w:tc>
        <w:tc>
          <w:tcPr>
            <w:tcW w:w="1368" w:type="dxa"/>
          </w:tcPr>
          <w:p w:rsidR="000371CC" w:rsidRDefault="000371CC" w:rsidP="000371CC">
            <w:pPr>
              <w:pStyle w:val="TableParagraph"/>
              <w:spacing w:before="6"/>
              <w:ind w:left="110"/>
              <w:jc w:val="both"/>
              <w:rPr>
                <w:sz w:val="24"/>
              </w:rPr>
            </w:pPr>
            <w:r>
              <w:rPr>
                <w:sz w:val="24"/>
              </w:rPr>
              <w:t>Int</w:t>
            </w:r>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r>
              <w:rPr>
                <w:sz w:val="24"/>
              </w:rPr>
              <w:t>Patientid</w:t>
            </w:r>
          </w:p>
        </w:tc>
        <w:tc>
          <w:tcPr>
            <w:tcW w:w="1368" w:type="dxa"/>
          </w:tcPr>
          <w:p w:rsidR="000371CC" w:rsidRDefault="000371CC" w:rsidP="000371CC">
            <w:pPr>
              <w:pStyle w:val="TableParagraph"/>
              <w:spacing w:before="6"/>
              <w:ind w:left="110"/>
              <w:jc w:val="both"/>
              <w:rPr>
                <w:sz w:val="24"/>
              </w:rPr>
            </w:pPr>
            <w:r>
              <w:rPr>
                <w:sz w:val="24"/>
              </w:rPr>
              <w:t>int</w:t>
            </w:r>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1"/>
        </w:trPr>
        <w:tc>
          <w:tcPr>
            <w:tcW w:w="2689" w:type="dxa"/>
          </w:tcPr>
          <w:p w:rsidR="000371CC" w:rsidRDefault="00414291" w:rsidP="000371CC">
            <w:pPr>
              <w:pStyle w:val="TableParagraph"/>
              <w:spacing w:before="2"/>
              <w:ind w:left="110"/>
              <w:jc w:val="both"/>
              <w:rPr>
                <w:sz w:val="24"/>
              </w:rPr>
            </w:pPr>
            <w:r>
              <w:rPr>
                <w:sz w:val="24"/>
              </w:rPr>
              <w:t>presciption</w:t>
            </w:r>
          </w:p>
        </w:tc>
        <w:tc>
          <w:tcPr>
            <w:tcW w:w="1368" w:type="dxa"/>
          </w:tcPr>
          <w:p w:rsidR="000371CC" w:rsidRDefault="000371CC" w:rsidP="000371CC">
            <w:pPr>
              <w:pStyle w:val="TableParagraph"/>
              <w:spacing w:before="2"/>
              <w:ind w:left="110"/>
              <w:jc w:val="both"/>
              <w:rPr>
                <w:sz w:val="24"/>
              </w:rPr>
            </w:pPr>
            <w:r>
              <w:rPr>
                <w:sz w:val="24"/>
              </w:rPr>
              <w:t>Varchar(30)</w:t>
            </w:r>
          </w:p>
        </w:tc>
        <w:tc>
          <w:tcPr>
            <w:tcW w:w="2588" w:type="dxa"/>
          </w:tcPr>
          <w:p w:rsidR="000371CC" w:rsidRDefault="000371CC" w:rsidP="000371CC">
            <w:pPr>
              <w:pStyle w:val="TableParagraph"/>
              <w:spacing w:before="0" w:line="321" w:lineRule="exact"/>
              <w:jc w:val="both"/>
              <w:rPr>
                <w:sz w:val="28"/>
              </w:rPr>
            </w:pPr>
            <w:r>
              <w:rPr>
                <w:sz w:val="28"/>
              </w:rPr>
              <w:t>Not</w:t>
            </w:r>
            <w:r>
              <w:rPr>
                <w:spacing w:val="-4"/>
                <w:sz w:val="28"/>
              </w:rPr>
              <w:t xml:space="preserve"> </w:t>
            </w:r>
            <w:r>
              <w:rPr>
                <w:sz w:val="28"/>
              </w:rPr>
              <w:t>Null</w:t>
            </w:r>
          </w:p>
        </w:tc>
      </w:tr>
      <w:tr w:rsidR="000371CC" w:rsidTr="008A0DE0">
        <w:trPr>
          <w:trHeight w:val="340"/>
        </w:trPr>
        <w:tc>
          <w:tcPr>
            <w:tcW w:w="2689" w:type="dxa"/>
          </w:tcPr>
          <w:p w:rsidR="000371CC" w:rsidRDefault="00414291" w:rsidP="000371CC">
            <w:pPr>
              <w:pStyle w:val="TableParagraph"/>
              <w:ind w:left="110"/>
              <w:jc w:val="both"/>
              <w:rPr>
                <w:sz w:val="24"/>
              </w:rPr>
            </w:pPr>
            <w:r>
              <w:rPr>
                <w:sz w:val="24"/>
              </w:rPr>
              <w:t>times</w:t>
            </w:r>
          </w:p>
        </w:tc>
        <w:tc>
          <w:tcPr>
            <w:tcW w:w="1368" w:type="dxa"/>
          </w:tcPr>
          <w:p w:rsidR="000371CC" w:rsidRDefault="00414291" w:rsidP="000371CC">
            <w:pPr>
              <w:pStyle w:val="TableParagraph"/>
              <w:ind w:left="110"/>
              <w:jc w:val="both"/>
              <w:rPr>
                <w:sz w:val="24"/>
              </w:rPr>
            </w:pPr>
            <w:r>
              <w:rPr>
                <w:sz w:val="24"/>
              </w:rPr>
              <w:t>Int</w:t>
            </w:r>
          </w:p>
        </w:tc>
        <w:tc>
          <w:tcPr>
            <w:tcW w:w="2588" w:type="dxa"/>
          </w:tcPr>
          <w:p w:rsidR="000371CC" w:rsidRDefault="000371CC" w:rsidP="000371CC">
            <w:pPr>
              <w:pStyle w:val="TableParagraph"/>
              <w:spacing w:before="0" w:line="320"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414291" w:rsidP="000371CC">
            <w:pPr>
              <w:pStyle w:val="TableParagraph"/>
              <w:ind w:left="110"/>
              <w:jc w:val="both"/>
              <w:rPr>
                <w:sz w:val="24"/>
              </w:rPr>
            </w:pPr>
            <w:r>
              <w:rPr>
                <w:sz w:val="24"/>
              </w:rPr>
              <w:t>type</w:t>
            </w:r>
          </w:p>
        </w:tc>
        <w:tc>
          <w:tcPr>
            <w:tcW w:w="1368" w:type="dxa"/>
          </w:tcPr>
          <w:p w:rsidR="000371CC" w:rsidRDefault="000371CC" w:rsidP="000371CC">
            <w:pPr>
              <w:pStyle w:val="TableParagraph"/>
              <w:ind w:left="110"/>
              <w:jc w:val="both"/>
              <w:rPr>
                <w:sz w:val="24"/>
              </w:rPr>
            </w:pPr>
            <w:r>
              <w:rPr>
                <w:sz w:val="24"/>
              </w:rPr>
              <w:t>Varchar(10)</w:t>
            </w:r>
          </w:p>
        </w:tc>
        <w:tc>
          <w:tcPr>
            <w:tcW w:w="2588" w:type="dxa"/>
          </w:tcPr>
          <w:p w:rsidR="000371CC" w:rsidRDefault="000371CC" w:rsidP="000371CC">
            <w:pPr>
              <w:pStyle w:val="TableParagraph"/>
              <w:spacing w:before="0" w:line="325" w:lineRule="exact"/>
              <w:jc w:val="both"/>
              <w:rPr>
                <w:sz w:val="28"/>
              </w:rPr>
            </w:pPr>
            <w:r>
              <w:rPr>
                <w:sz w:val="28"/>
              </w:rPr>
              <w:t>Not</w:t>
            </w:r>
            <w:r>
              <w:rPr>
                <w:spacing w:val="-4"/>
                <w:sz w:val="28"/>
              </w:rPr>
              <w:t xml:space="preserve"> </w:t>
            </w:r>
            <w:r>
              <w:rPr>
                <w:sz w:val="28"/>
              </w:rPr>
              <w:t>Null</w:t>
            </w:r>
          </w:p>
        </w:tc>
      </w:tr>
    </w:tbl>
    <w:p w:rsidR="00814692" w:rsidRDefault="00814692"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814692" w:rsidRDefault="00814692" w:rsidP="00814692">
      <w:pPr>
        <w:pStyle w:val="ListParagraph"/>
        <w:numPr>
          <w:ilvl w:val="2"/>
          <w:numId w:val="16"/>
        </w:numPr>
        <w:tabs>
          <w:tab w:val="left" w:pos="1505"/>
        </w:tabs>
        <w:jc w:val="left"/>
        <w:rPr>
          <w:b/>
          <w:color w:val="2D74B5"/>
          <w:sz w:val="24"/>
        </w:rPr>
      </w:pPr>
      <w:r>
        <w:rPr>
          <w:sz w:val="28"/>
        </w:rPr>
        <w:tab/>
      </w:r>
      <w:r>
        <w:rPr>
          <w:b/>
          <w:color w:val="2D74B5"/>
          <w:sz w:val="24"/>
        </w:rPr>
        <w:t>Appointment Table</w:t>
      </w:r>
    </w:p>
    <w:p w:rsidR="00814692" w:rsidRDefault="00814692" w:rsidP="00814692">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814692" w:rsidTr="008A0DE0">
        <w:trPr>
          <w:trHeight w:val="292"/>
        </w:trPr>
        <w:tc>
          <w:tcPr>
            <w:tcW w:w="2689" w:type="dxa"/>
          </w:tcPr>
          <w:p w:rsidR="00814692" w:rsidRDefault="00814692" w:rsidP="008A0DE0">
            <w:pPr>
              <w:pStyle w:val="TableParagraph"/>
              <w:spacing w:line="271" w:lineRule="exact"/>
              <w:ind w:left="110"/>
              <w:jc w:val="both"/>
              <w:rPr>
                <w:sz w:val="24"/>
              </w:rPr>
            </w:pPr>
            <w:r>
              <w:rPr>
                <w:sz w:val="24"/>
              </w:rPr>
              <w:t>Field</w:t>
            </w:r>
          </w:p>
        </w:tc>
        <w:tc>
          <w:tcPr>
            <w:tcW w:w="1368" w:type="dxa"/>
          </w:tcPr>
          <w:p w:rsidR="00814692" w:rsidRDefault="00814692"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814692" w:rsidRDefault="00814692" w:rsidP="008A0DE0">
            <w:pPr>
              <w:pStyle w:val="TableParagraph"/>
              <w:spacing w:line="271" w:lineRule="exact"/>
              <w:ind w:left="735"/>
              <w:jc w:val="both"/>
              <w:rPr>
                <w:sz w:val="24"/>
              </w:rPr>
            </w:pPr>
            <w:r>
              <w:rPr>
                <w:sz w:val="24"/>
              </w:rPr>
              <w:t>Description</w:t>
            </w:r>
          </w:p>
        </w:tc>
      </w:tr>
      <w:tr w:rsidR="00814692" w:rsidTr="008A0DE0">
        <w:trPr>
          <w:trHeight w:val="345"/>
        </w:trPr>
        <w:tc>
          <w:tcPr>
            <w:tcW w:w="2689" w:type="dxa"/>
          </w:tcPr>
          <w:p w:rsidR="00814692" w:rsidRDefault="00814692" w:rsidP="008A0DE0">
            <w:pPr>
              <w:pStyle w:val="TableParagraph"/>
              <w:spacing w:before="6"/>
              <w:ind w:left="110"/>
              <w:jc w:val="both"/>
              <w:rPr>
                <w:sz w:val="24"/>
              </w:rPr>
            </w:pPr>
            <w:r>
              <w:rPr>
                <w:sz w:val="24"/>
              </w:rPr>
              <w:t>Id</w:t>
            </w:r>
          </w:p>
        </w:tc>
        <w:tc>
          <w:tcPr>
            <w:tcW w:w="1368" w:type="dxa"/>
          </w:tcPr>
          <w:p w:rsidR="00814692" w:rsidRDefault="00814692" w:rsidP="008A0DE0">
            <w:pPr>
              <w:pStyle w:val="TableParagraph"/>
              <w:spacing w:before="6"/>
              <w:ind w:left="110"/>
              <w:jc w:val="both"/>
              <w:rPr>
                <w:sz w:val="24"/>
              </w:rPr>
            </w:pPr>
            <w:r>
              <w:rPr>
                <w:sz w:val="24"/>
              </w:rPr>
              <w:t>Int</w:t>
            </w:r>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5"/>
        </w:trPr>
        <w:tc>
          <w:tcPr>
            <w:tcW w:w="2689" w:type="dxa"/>
          </w:tcPr>
          <w:p w:rsidR="00814692" w:rsidRDefault="00E64DEB" w:rsidP="008A0DE0">
            <w:pPr>
              <w:pStyle w:val="TableParagraph"/>
              <w:spacing w:before="6"/>
              <w:ind w:left="110"/>
              <w:jc w:val="both"/>
              <w:rPr>
                <w:sz w:val="24"/>
              </w:rPr>
            </w:pPr>
            <w:r>
              <w:rPr>
                <w:sz w:val="24"/>
              </w:rPr>
              <w:t>p</w:t>
            </w:r>
            <w:r w:rsidR="00814692">
              <w:rPr>
                <w:sz w:val="24"/>
              </w:rPr>
              <w:t>atientid</w:t>
            </w:r>
          </w:p>
        </w:tc>
        <w:tc>
          <w:tcPr>
            <w:tcW w:w="1368" w:type="dxa"/>
          </w:tcPr>
          <w:p w:rsidR="00814692" w:rsidRDefault="00814692" w:rsidP="008A0DE0">
            <w:pPr>
              <w:pStyle w:val="TableParagraph"/>
              <w:spacing w:before="6"/>
              <w:ind w:left="110"/>
              <w:jc w:val="both"/>
              <w:rPr>
                <w:sz w:val="24"/>
              </w:rPr>
            </w:pPr>
            <w:r>
              <w:rPr>
                <w:sz w:val="24"/>
              </w:rPr>
              <w:t>int</w:t>
            </w:r>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1"/>
        </w:trPr>
        <w:tc>
          <w:tcPr>
            <w:tcW w:w="2689" w:type="dxa"/>
          </w:tcPr>
          <w:p w:rsidR="00814692" w:rsidRDefault="00E64DEB" w:rsidP="008A0DE0">
            <w:pPr>
              <w:pStyle w:val="TableParagraph"/>
              <w:spacing w:before="2"/>
              <w:ind w:left="110"/>
              <w:jc w:val="both"/>
              <w:rPr>
                <w:sz w:val="24"/>
              </w:rPr>
            </w:pPr>
            <w:r>
              <w:rPr>
                <w:sz w:val="24"/>
              </w:rPr>
              <w:t>appdate</w:t>
            </w:r>
          </w:p>
        </w:tc>
        <w:tc>
          <w:tcPr>
            <w:tcW w:w="1368" w:type="dxa"/>
          </w:tcPr>
          <w:p w:rsidR="00814692" w:rsidRDefault="00814692" w:rsidP="008A0DE0">
            <w:pPr>
              <w:pStyle w:val="TableParagraph"/>
              <w:spacing w:before="2"/>
              <w:ind w:left="110"/>
              <w:jc w:val="both"/>
              <w:rPr>
                <w:sz w:val="24"/>
              </w:rPr>
            </w:pPr>
            <w:r>
              <w:rPr>
                <w:sz w:val="24"/>
              </w:rPr>
              <w:t>Varchar(30)</w:t>
            </w:r>
          </w:p>
        </w:tc>
        <w:tc>
          <w:tcPr>
            <w:tcW w:w="2588" w:type="dxa"/>
          </w:tcPr>
          <w:p w:rsidR="00814692" w:rsidRDefault="00814692" w:rsidP="008A0DE0">
            <w:pPr>
              <w:pStyle w:val="TableParagraph"/>
              <w:spacing w:before="0" w:line="321" w:lineRule="exact"/>
              <w:jc w:val="both"/>
              <w:rPr>
                <w:sz w:val="28"/>
              </w:rPr>
            </w:pPr>
            <w:r>
              <w:rPr>
                <w:sz w:val="28"/>
              </w:rPr>
              <w:t>Not</w:t>
            </w:r>
            <w:r>
              <w:rPr>
                <w:spacing w:val="-4"/>
                <w:sz w:val="28"/>
              </w:rPr>
              <w:t xml:space="preserve"> </w:t>
            </w:r>
            <w:r>
              <w:rPr>
                <w:sz w:val="28"/>
              </w:rPr>
              <w:t>Null</w:t>
            </w:r>
          </w:p>
        </w:tc>
      </w:tr>
      <w:tr w:rsidR="00814692" w:rsidTr="008A0DE0">
        <w:trPr>
          <w:trHeight w:val="340"/>
        </w:trPr>
        <w:tc>
          <w:tcPr>
            <w:tcW w:w="2689" w:type="dxa"/>
          </w:tcPr>
          <w:p w:rsidR="00814692" w:rsidRDefault="00E64DEB" w:rsidP="008A0DE0">
            <w:pPr>
              <w:pStyle w:val="TableParagraph"/>
              <w:ind w:left="110"/>
              <w:jc w:val="both"/>
              <w:rPr>
                <w:sz w:val="24"/>
              </w:rPr>
            </w:pPr>
            <w:r>
              <w:rPr>
                <w:sz w:val="24"/>
              </w:rPr>
              <w:t>apptime</w:t>
            </w:r>
          </w:p>
        </w:tc>
        <w:tc>
          <w:tcPr>
            <w:tcW w:w="1368" w:type="dxa"/>
          </w:tcPr>
          <w:p w:rsidR="00814692" w:rsidRDefault="00E64DEB" w:rsidP="008A0DE0">
            <w:pPr>
              <w:pStyle w:val="TableParagraph"/>
              <w:ind w:left="110"/>
              <w:jc w:val="both"/>
              <w:rPr>
                <w:sz w:val="24"/>
              </w:rPr>
            </w:pPr>
            <w:r>
              <w:rPr>
                <w:sz w:val="24"/>
              </w:rPr>
              <w:t>Varchar(10)</w:t>
            </w:r>
          </w:p>
        </w:tc>
        <w:tc>
          <w:tcPr>
            <w:tcW w:w="2588" w:type="dxa"/>
          </w:tcPr>
          <w:p w:rsidR="00814692" w:rsidRDefault="00814692" w:rsidP="008A0DE0">
            <w:pPr>
              <w:pStyle w:val="TableParagraph"/>
              <w:spacing w:before="0" w:line="320" w:lineRule="exact"/>
              <w:jc w:val="both"/>
              <w:rPr>
                <w:sz w:val="28"/>
              </w:rPr>
            </w:pPr>
            <w:r>
              <w:rPr>
                <w:sz w:val="28"/>
              </w:rPr>
              <w:t>Not</w:t>
            </w:r>
            <w:r>
              <w:rPr>
                <w:spacing w:val="-4"/>
                <w:sz w:val="28"/>
              </w:rPr>
              <w:t xml:space="preserve"> </w:t>
            </w:r>
            <w:r>
              <w:rPr>
                <w:sz w:val="28"/>
              </w:rPr>
              <w:t>Null</w:t>
            </w:r>
          </w:p>
        </w:tc>
      </w:tr>
    </w:tbl>
    <w:p w:rsidR="00E64DEB" w:rsidRDefault="00E64DEB" w:rsidP="00814692">
      <w:pPr>
        <w:tabs>
          <w:tab w:val="left" w:pos="1575"/>
        </w:tabs>
        <w:rPr>
          <w:sz w:val="28"/>
        </w:rPr>
      </w:pPr>
    </w:p>
    <w:p w:rsidR="00E64DEB" w:rsidRDefault="00E64DEB" w:rsidP="00E64DEB">
      <w:pPr>
        <w:rPr>
          <w:sz w:val="28"/>
        </w:rPr>
      </w:pPr>
    </w:p>
    <w:p w:rsidR="001546D3" w:rsidRDefault="00E64DEB" w:rsidP="00E64DEB">
      <w:pPr>
        <w:tabs>
          <w:tab w:val="left" w:pos="3765"/>
        </w:tabs>
        <w:rPr>
          <w:sz w:val="28"/>
        </w:rPr>
      </w:pPr>
      <w:r>
        <w:rPr>
          <w:sz w:val="28"/>
        </w:rPr>
        <w:tab/>
      </w: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b/>
          <w:sz w:val="20"/>
        </w:rPr>
      </w:pPr>
    </w:p>
    <w:p w:rsidR="001546D3" w:rsidRDefault="001546D3" w:rsidP="003068DB">
      <w:pPr>
        <w:pStyle w:val="BodyText"/>
        <w:jc w:val="both"/>
        <w:rPr>
          <w:b/>
          <w:sz w:val="20"/>
        </w:rPr>
      </w:pPr>
    </w:p>
    <w:p w:rsidR="001546D3" w:rsidRDefault="001546D3" w:rsidP="003068DB">
      <w:pPr>
        <w:pStyle w:val="BodyText"/>
        <w:spacing w:before="2"/>
        <w:jc w:val="both"/>
        <w:rPr>
          <w:b/>
        </w:rPr>
      </w:pPr>
    </w:p>
    <w:p w:rsidR="001546D3" w:rsidRPr="0065508C" w:rsidRDefault="00577A85" w:rsidP="003068DB">
      <w:pPr>
        <w:pStyle w:val="ListParagraph"/>
        <w:numPr>
          <w:ilvl w:val="1"/>
          <w:numId w:val="4"/>
        </w:numPr>
        <w:tabs>
          <w:tab w:val="left" w:pos="2029"/>
        </w:tabs>
        <w:spacing w:before="87"/>
        <w:jc w:val="both"/>
        <w:rPr>
          <w:b/>
          <w:color w:val="C00000"/>
          <w:sz w:val="28"/>
        </w:rPr>
      </w:pPr>
      <w:bookmarkStart w:id="246" w:name="3.4_Use_case_Diagram"/>
      <w:bookmarkEnd w:id="246"/>
      <w:r w:rsidRPr="0065508C">
        <w:rPr>
          <w:b/>
          <w:color w:val="C00000"/>
          <w:sz w:val="28"/>
        </w:rPr>
        <w:lastRenderedPageBreak/>
        <w:t>Use</w:t>
      </w:r>
      <w:r w:rsidRPr="0065508C">
        <w:rPr>
          <w:b/>
          <w:color w:val="C00000"/>
          <w:spacing w:val="-5"/>
          <w:sz w:val="28"/>
        </w:rPr>
        <w:t xml:space="preserve"> </w:t>
      </w:r>
      <w:r w:rsidRPr="0065508C">
        <w:rPr>
          <w:b/>
          <w:color w:val="C00000"/>
          <w:sz w:val="28"/>
        </w:rPr>
        <w:t>case</w:t>
      </w:r>
      <w:r w:rsidRPr="0065508C">
        <w:rPr>
          <w:b/>
          <w:color w:val="C00000"/>
          <w:spacing w:val="-4"/>
          <w:sz w:val="28"/>
        </w:rPr>
        <w:t xml:space="preserve"> </w:t>
      </w:r>
      <w:r w:rsidRPr="0065508C">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65508C" w:rsidP="003068DB">
      <w:pPr>
        <w:pStyle w:val="BodyText"/>
        <w:spacing w:before="8"/>
        <w:jc w:val="both"/>
        <w:rPr>
          <w:b/>
          <w:sz w:val="28"/>
        </w:rPr>
      </w:pPr>
      <w:r>
        <w:rPr>
          <w:noProof/>
          <w:lang w:val="en-IN" w:eastAsia="en-IN" w:bidi="mr-IN"/>
        </w:rPr>
        <mc:AlternateContent>
          <mc:Choice Requires="wps">
            <w:drawing>
              <wp:anchor distT="0" distB="0" distL="114300" distR="114300" simplePos="0" relativeHeight="251656704" behindDoc="0" locked="0" layoutInCell="1" allowOverlap="1" wp14:anchorId="25A64837" wp14:editId="772D25AB">
                <wp:simplePos x="0" y="0"/>
                <wp:positionH relativeFrom="column">
                  <wp:posOffset>1816073</wp:posOffset>
                </wp:positionH>
                <wp:positionV relativeFrom="paragraph">
                  <wp:posOffset>4201160</wp:posOffset>
                </wp:positionV>
                <wp:extent cx="4036966" cy="350196"/>
                <wp:effectExtent l="0" t="0" r="20955" b="12065"/>
                <wp:wrapNone/>
                <wp:docPr id="4" name="Rectangle 4"/>
                <wp:cNvGraphicFramePr/>
                <a:graphic xmlns:a="http://schemas.openxmlformats.org/drawingml/2006/main">
                  <a:graphicData uri="http://schemas.microsoft.com/office/word/2010/wordprocessingShape">
                    <wps:wsp>
                      <wps:cNvSpPr/>
                      <wps:spPr>
                        <a:xfrm>
                          <a:off x="0" y="0"/>
                          <a:ext cx="4036966"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65508C">
                            <w:pPr>
                              <w:jc w:val="center"/>
                              <w:rPr>
                                <w:lang w:val="en-IN"/>
                              </w:rPr>
                            </w:pPr>
                            <w:r>
                              <w:rPr>
                                <w:lang w:val="en-IN"/>
                              </w:rPr>
                              <w:t>Use case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A64837" id="Rectangle 4" o:spid="_x0000_s1030" style="position:absolute;left:0;text-align:left;margin-left:143pt;margin-top:330.8pt;width:317.85pt;height:27.5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" fillcolor="white [3201]" strokecolor="black [3200]" strokeweight="2pt">
                <v:textbox>
                  <w:txbxContent>
                    <w:p w:rsidR="008A0DE0" w:rsidRPr="0098509B" w:rsidRDefault="008A0DE0" w:rsidP="0065508C">
                      <w:pPr>
                        <w:jc w:val="center"/>
                        <w:rPr>
                          <w:lang w:val="en-IN"/>
                        </w:rPr>
                      </w:pPr>
                      <w:r>
                        <w:rPr>
                          <w:lang w:val="en-IN"/>
                        </w:rPr>
                        <w:t>Use case Diagram of Hospital Management System</w:t>
                      </w:r>
                    </w:p>
                  </w:txbxContent>
                </v:textbox>
              </v:rect>
            </w:pict>
          </mc:Fallback>
        </mc:AlternateContent>
      </w:r>
      <w:r w:rsidR="00C65E4E">
        <w:rPr>
          <w:noProof/>
          <w:lang w:val="en-IN" w:eastAsia="en-IN" w:bidi="mr-IN"/>
        </w:rPr>
        <mc:AlternateContent>
          <mc:Choice Requires="wpg">
            <w:drawing>
              <wp:anchor distT="0" distB="0" distL="0" distR="0" simplePos="0" relativeHeight="251659264" behindDoc="1" locked="0" layoutInCell="1" allowOverlap="1">
                <wp:simplePos x="0" y="0"/>
                <wp:positionH relativeFrom="page">
                  <wp:posOffset>503555</wp:posOffset>
                </wp:positionH>
                <wp:positionV relativeFrom="paragraph">
                  <wp:posOffset>234315</wp:posOffset>
                </wp:positionV>
                <wp:extent cx="6562090" cy="4319905"/>
                <wp:effectExtent l="0" t="0" r="0" b="0"/>
                <wp:wrapTopAndBottom/>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090" cy="4319905"/>
                          <a:chOff x="793" y="369"/>
                          <a:chExt cx="10334" cy="6803"/>
                        </a:xfrm>
                      </wpg:grpSpPr>
                      <pic:pic xmlns:pic="http://schemas.openxmlformats.org/drawingml/2006/picture">
                        <pic:nvPicPr>
                          <pic:cNvPr id="3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8" y="384"/>
                            <a:ext cx="10304" cy="6773"/>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21"/>
                        <wps:cNvSpPr>
                          <a:spLocks noChangeArrowheads="1"/>
                        </wps:cNvSpPr>
                        <wps:spPr bwMode="auto">
                          <a:xfrm>
                            <a:off x="800" y="376"/>
                            <a:ext cx="10319" cy="67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1A45" id="Group 20" o:spid="_x0000_s1026" style="position:absolute;margin-left:39.65pt;margin-top:18.45pt;width:516.7pt;height:340.15pt;z-index:-251657216;mso-wrap-distance-left:0;mso-wrap-distance-right:0;mso-position-horizontal-relative:page" coordorigin="793,369" coordsize="10334,6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808;top:384;width:10304;height: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">
                  <v:imagedata r:id="rId16" o:title=""/>
                </v:shape>
                <v:rect id="Rectangle 21" o:spid="_x0000_s1028" style="position:absolute;left:800;top:376;width:10319;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w10:wrap type="topAndBottom" anchorx="page"/>
              </v:group>
            </w:pict>
          </mc:Fallback>
        </mc:AlternateContent>
      </w:r>
    </w:p>
    <w:p w:rsidR="001546D3" w:rsidRDefault="001546D3" w:rsidP="003068DB">
      <w:pPr>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ListParagraph"/>
        <w:numPr>
          <w:ilvl w:val="1"/>
          <w:numId w:val="4"/>
        </w:numPr>
        <w:tabs>
          <w:tab w:val="left" w:pos="2029"/>
        </w:tabs>
        <w:spacing w:before="180"/>
        <w:jc w:val="both"/>
        <w:rPr>
          <w:b/>
          <w:color w:val="C00000"/>
          <w:sz w:val="28"/>
        </w:rPr>
      </w:pPr>
      <w:bookmarkStart w:id="247" w:name="3.5_Class_Diagram"/>
      <w:bookmarkEnd w:id="247"/>
      <w:r w:rsidRPr="00165B7F">
        <w:rPr>
          <w:b/>
          <w:color w:val="C00000"/>
          <w:sz w:val="28"/>
        </w:rPr>
        <w:lastRenderedPageBreak/>
        <w:t>Class</w:t>
      </w:r>
      <w:r w:rsidRPr="00165B7F">
        <w:rPr>
          <w:b/>
          <w:color w:val="C00000"/>
          <w:spacing w:val="-6"/>
          <w:sz w:val="28"/>
        </w:rPr>
        <w:t xml:space="preserve"> </w:t>
      </w:r>
      <w:r w:rsidRPr="00165B7F">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336FBC" w:rsidP="003068DB">
      <w:pPr>
        <w:pStyle w:val="BodyText"/>
        <w:spacing w:before="11"/>
        <w:jc w:val="both"/>
        <w:rPr>
          <w:b/>
          <w:sz w:val="26"/>
        </w:rPr>
      </w:pPr>
      <w:r>
        <w:rPr>
          <w:noProof/>
          <w:lang w:val="en-IN" w:eastAsia="en-IN" w:bidi="mr-IN"/>
        </w:rPr>
        <mc:AlternateContent>
          <mc:Choice Requires="wps">
            <w:drawing>
              <wp:anchor distT="0" distB="0" distL="114300" distR="114300" simplePos="0" relativeHeight="251658752" behindDoc="0" locked="0" layoutInCell="1" allowOverlap="1" wp14:anchorId="1F465D3E" wp14:editId="6973E4D2">
                <wp:simplePos x="0" y="0"/>
                <wp:positionH relativeFrom="column">
                  <wp:posOffset>1758274</wp:posOffset>
                </wp:positionH>
                <wp:positionV relativeFrom="paragraph">
                  <wp:posOffset>4407251</wp:posOffset>
                </wp:positionV>
                <wp:extent cx="3278222" cy="350196"/>
                <wp:effectExtent l="0" t="0" r="17780" b="12065"/>
                <wp:wrapNone/>
                <wp:docPr id="6" name="Rectangle 6"/>
                <wp:cNvGraphicFramePr/>
                <a:graphic xmlns:a="http://schemas.openxmlformats.org/drawingml/2006/main">
                  <a:graphicData uri="http://schemas.microsoft.com/office/word/2010/wordprocessingShape">
                    <wps:wsp>
                      <wps:cNvSpPr/>
                      <wps:spPr>
                        <a:xfrm>
                          <a:off x="0" y="0"/>
                          <a:ext cx="3278222"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336FBC">
                            <w:pPr>
                              <w:jc w:val="center"/>
                              <w:rPr>
                                <w:lang w:val="en-IN"/>
                              </w:rPr>
                            </w:pPr>
                            <w:r>
                              <w:rPr>
                                <w:lang w:val="en-IN"/>
                              </w:rPr>
                              <w:t>Class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65D3E" id="Rectangle 6" o:spid="_x0000_s1031" style="position:absolute;left:0;text-align:left;margin-left:138.45pt;margin-top:347.05pt;width:258.15pt;height:27.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" fillcolor="white [3201]" strokecolor="black [3200]" strokeweight="2pt">
                <v:textbox>
                  <w:txbxContent>
                    <w:p w:rsidR="008A0DE0" w:rsidRPr="0098509B" w:rsidRDefault="008A0DE0" w:rsidP="00336FBC">
                      <w:pPr>
                        <w:jc w:val="center"/>
                        <w:rPr>
                          <w:lang w:val="en-IN"/>
                        </w:rPr>
                      </w:pPr>
                      <w:r>
                        <w:rPr>
                          <w:lang w:val="en-IN"/>
                        </w:rPr>
                        <w:t>Class Diagram of Hospital Management System</w:t>
                      </w:r>
                    </w:p>
                  </w:txbxContent>
                </v:textbox>
              </v:rect>
            </w:pict>
          </mc:Fallback>
        </mc:AlternateContent>
      </w:r>
      <w:r w:rsidR="00577A85">
        <w:rPr>
          <w:noProof/>
          <w:lang w:val="en-IN" w:eastAsia="en-IN" w:bidi="mr-IN"/>
        </w:rPr>
        <w:drawing>
          <wp:anchor distT="0" distB="0" distL="0" distR="0" simplePos="0" relativeHeight="251649536" behindDoc="0" locked="0" layoutInCell="1" allowOverlap="1" wp14:anchorId="4CB690FA" wp14:editId="12E4A981">
            <wp:simplePos x="0" y="0"/>
            <wp:positionH relativeFrom="page">
              <wp:posOffset>914400</wp:posOffset>
            </wp:positionH>
            <wp:positionV relativeFrom="paragraph">
              <wp:posOffset>221784</wp:posOffset>
            </wp:positionV>
            <wp:extent cx="5687046" cy="445084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687046" cy="4450842"/>
                    </a:xfrm>
                    <a:prstGeom prst="rect">
                      <a:avLst/>
                    </a:prstGeom>
                  </pic:spPr>
                </pic:pic>
              </a:graphicData>
            </a:graphic>
          </wp:anchor>
        </w:drawing>
      </w:r>
    </w:p>
    <w:p w:rsidR="001546D3" w:rsidRDefault="001546D3" w:rsidP="003068DB">
      <w:pPr>
        <w:jc w:val="both"/>
        <w:rPr>
          <w:sz w:val="26"/>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Heading4"/>
        <w:numPr>
          <w:ilvl w:val="1"/>
          <w:numId w:val="4"/>
        </w:numPr>
        <w:tabs>
          <w:tab w:val="left" w:pos="1323"/>
        </w:tabs>
        <w:ind w:left="1322"/>
        <w:jc w:val="both"/>
        <w:rPr>
          <w:color w:val="C00000"/>
        </w:rPr>
      </w:pPr>
      <w:r w:rsidRPr="00165B7F">
        <w:rPr>
          <w:color w:val="C00000"/>
        </w:rPr>
        <w:lastRenderedPageBreak/>
        <w:t>Activity</w:t>
      </w:r>
      <w:r w:rsidRPr="00165B7F">
        <w:rPr>
          <w:color w:val="C00000"/>
          <w:spacing w:val="-5"/>
        </w:rPr>
        <w:t xml:space="preserve"> </w:t>
      </w:r>
      <w:r w:rsidRPr="00165B7F">
        <w:rPr>
          <w:color w:val="C00000"/>
        </w:rPr>
        <w:t>Diagram</w:t>
      </w:r>
    </w:p>
    <w:p w:rsidR="001546D3" w:rsidRDefault="00DF1A84" w:rsidP="003068DB">
      <w:pPr>
        <w:pStyle w:val="BodyText"/>
        <w:spacing w:before="7"/>
        <w:jc w:val="both"/>
        <w:rPr>
          <w:b/>
          <w:sz w:val="12"/>
        </w:rPr>
      </w:pPr>
      <w:r>
        <w:rPr>
          <w:noProof/>
          <w:lang w:val="en-IN" w:eastAsia="en-IN" w:bidi="mr-IN"/>
        </w:rPr>
        <mc:AlternateContent>
          <mc:Choice Requires="wps">
            <w:drawing>
              <wp:anchor distT="0" distB="0" distL="114300" distR="114300" simplePos="0" relativeHeight="251664896" behindDoc="0" locked="0" layoutInCell="1" allowOverlap="1" wp14:anchorId="189CF0DA" wp14:editId="57D09DCE">
                <wp:simplePos x="0" y="0"/>
                <wp:positionH relativeFrom="column">
                  <wp:posOffset>1281403</wp:posOffset>
                </wp:positionH>
                <wp:positionV relativeFrom="paragraph">
                  <wp:posOffset>4647228</wp:posOffset>
                </wp:positionV>
                <wp:extent cx="4084996" cy="301557"/>
                <wp:effectExtent l="0" t="0" r="10795" b="22860"/>
                <wp:wrapNone/>
                <wp:docPr id="8" name="Rectangle 8"/>
                <wp:cNvGraphicFramePr/>
                <a:graphic xmlns:a="http://schemas.openxmlformats.org/drawingml/2006/main">
                  <a:graphicData uri="http://schemas.microsoft.com/office/word/2010/wordprocessingShape">
                    <wps:wsp>
                      <wps:cNvSpPr/>
                      <wps:spPr>
                        <a:xfrm>
                          <a:off x="0" y="0"/>
                          <a:ext cx="4084996" cy="301557"/>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Activity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CF0DA" id="Rectangle 8" o:spid="_x0000_s1032" style="position:absolute;left:0;text-align:left;margin-left:100.9pt;margin-top:365.9pt;width:321.65pt;height:2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" fillcolor="white [3201]" strokecolor="black [3200]" strokeweight="2pt">
                <v:textbox>
                  <w:txbxContent>
                    <w:p w:rsidR="008A0DE0" w:rsidRPr="0098509B" w:rsidRDefault="008A0DE0" w:rsidP="00DF1A84">
                      <w:pPr>
                        <w:jc w:val="center"/>
                        <w:rPr>
                          <w:lang w:val="en-IN"/>
                        </w:rPr>
                      </w:pPr>
                      <w:r>
                        <w:rPr>
                          <w:lang w:val="en-IN"/>
                        </w:rPr>
                        <w:t>Activity Diagram of Hospital Management System</w:t>
                      </w:r>
                    </w:p>
                  </w:txbxContent>
                </v:textbox>
              </v:rect>
            </w:pict>
          </mc:Fallback>
        </mc:AlternateContent>
      </w:r>
      <w:r w:rsidR="00577A85">
        <w:rPr>
          <w:noProof/>
          <w:lang w:val="en-IN" w:eastAsia="en-IN" w:bidi="mr-IN"/>
        </w:rPr>
        <w:drawing>
          <wp:anchor distT="0" distB="0" distL="0" distR="0" simplePos="0" relativeHeight="251653632" behindDoc="0" locked="0" layoutInCell="1" allowOverlap="1" wp14:anchorId="2C065A3E" wp14:editId="0AC0CB94">
            <wp:simplePos x="0" y="0"/>
            <wp:positionH relativeFrom="page">
              <wp:posOffset>914400</wp:posOffset>
            </wp:positionH>
            <wp:positionV relativeFrom="paragraph">
              <wp:posOffset>116984</wp:posOffset>
            </wp:positionV>
            <wp:extent cx="5785689" cy="480431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5785689" cy="4804314"/>
                    </a:xfrm>
                    <a:prstGeom prst="rect">
                      <a:avLst/>
                    </a:prstGeom>
                  </pic:spPr>
                </pic:pic>
              </a:graphicData>
            </a:graphic>
          </wp:anchor>
        </w:drawing>
      </w: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1546D3" w:rsidRPr="00E918CB" w:rsidRDefault="00E918CB" w:rsidP="00E918CB">
      <w:pPr>
        <w:tabs>
          <w:tab w:val="left" w:pos="1261"/>
        </w:tabs>
        <w:spacing w:before="84"/>
        <w:ind w:left="1605"/>
        <w:jc w:val="both"/>
        <w:rPr>
          <w:b/>
          <w:color w:val="C00000"/>
          <w:sz w:val="28"/>
          <w:szCs w:val="28"/>
        </w:rPr>
      </w:pPr>
      <w:r>
        <w:rPr>
          <w:b/>
          <w:color w:val="C00000"/>
          <w:sz w:val="28"/>
          <w:szCs w:val="28"/>
        </w:rPr>
        <w:lastRenderedPageBreak/>
        <w:t xml:space="preserve">3.7 </w:t>
      </w:r>
      <w:r w:rsidR="00577A85" w:rsidRPr="00E918CB">
        <w:rPr>
          <w:b/>
          <w:color w:val="C00000"/>
          <w:sz w:val="28"/>
          <w:szCs w:val="28"/>
        </w:rPr>
        <w:t>Sequence</w:t>
      </w:r>
      <w:r w:rsidR="00577A85" w:rsidRPr="00E918CB">
        <w:rPr>
          <w:b/>
          <w:color w:val="C00000"/>
          <w:spacing w:val="-3"/>
          <w:sz w:val="28"/>
          <w:szCs w:val="28"/>
        </w:rPr>
        <w:t xml:space="preserve"> </w:t>
      </w:r>
      <w:r w:rsidR="00577A85" w:rsidRPr="00E918CB">
        <w:rPr>
          <w:b/>
          <w:color w:val="C00000"/>
          <w:sz w:val="28"/>
          <w:szCs w:val="28"/>
        </w:rPr>
        <w:t>Diagram</w:t>
      </w:r>
    </w:p>
    <w:p w:rsidR="001546D3" w:rsidRDefault="00DF1A84" w:rsidP="003068DB">
      <w:pPr>
        <w:pStyle w:val="BodyText"/>
        <w:spacing w:before="6"/>
        <w:jc w:val="both"/>
        <w:rPr>
          <w:b/>
          <w:sz w:val="12"/>
        </w:rPr>
      </w:pPr>
      <w:r>
        <w:rPr>
          <w:noProof/>
          <w:lang w:val="en-IN" w:eastAsia="en-IN" w:bidi="mr-IN"/>
        </w:rPr>
        <mc:AlternateContent>
          <mc:Choice Requires="wps">
            <w:drawing>
              <wp:anchor distT="0" distB="0" distL="114300" distR="114300" simplePos="0" relativeHeight="251666944" behindDoc="0" locked="0" layoutInCell="1" allowOverlap="1" wp14:anchorId="616D67C3" wp14:editId="3D327F41">
                <wp:simplePos x="0" y="0"/>
                <wp:positionH relativeFrom="column">
                  <wp:posOffset>2127615</wp:posOffset>
                </wp:positionH>
                <wp:positionV relativeFrom="paragraph">
                  <wp:posOffset>2999808</wp:posOffset>
                </wp:positionV>
                <wp:extent cx="3268493" cy="350196"/>
                <wp:effectExtent l="0" t="0" r="27305" b="12065"/>
                <wp:wrapNone/>
                <wp:docPr id="10" name="Rectangle 10"/>
                <wp:cNvGraphicFramePr/>
                <a:graphic xmlns:a="http://schemas.openxmlformats.org/drawingml/2006/main">
                  <a:graphicData uri="http://schemas.microsoft.com/office/word/2010/wordprocessingShape">
                    <wps:wsp>
                      <wps:cNvSpPr/>
                      <wps:spPr>
                        <a:xfrm>
                          <a:off x="0" y="0"/>
                          <a:ext cx="3268493"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Sequence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D67C3" id="Rectangle 10" o:spid="_x0000_s1033" style="position:absolute;left:0;text-align:left;margin-left:167.55pt;margin-top:236.2pt;width:257.35pt;height:27.5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" fillcolor="white [3201]" strokecolor="black [3200]" strokeweight="2pt">
                <v:textbox>
                  <w:txbxContent>
                    <w:p w:rsidR="008A0DE0" w:rsidRPr="0098509B" w:rsidRDefault="008A0DE0" w:rsidP="00DF1A84">
                      <w:pPr>
                        <w:jc w:val="center"/>
                        <w:rPr>
                          <w:lang w:val="en-IN"/>
                        </w:rPr>
                      </w:pPr>
                      <w:r>
                        <w:rPr>
                          <w:lang w:val="en-IN"/>
                        </w:rPr>
                        <w:t>Sequence Diagram of Hospital Management System</w:t>
                      </w:r>
                    </w:p>
                  </w:txbxContent>
                </v:textbox>
              </v:rect>
            </w:pict>
          </mc:Fallback>
        </mc:AlternateContent>
      </w:r>
      <w:r w:rsidR="00577A85">
        <w:rPr>
          <w:noProof/>
          <w:lang w:val="en-IN" w:eastAsia="en-IN" w:bidi="mr-IN"/>
        </w:rPr>
        <w:drawing>
          <wp:anchor distT="0" distB="0" distL="0" distR="0" simplePos="0" relativeHeight="251655680" behindDoc="0" locked="0" layoutInCell="1" allowOverlap="1" wp14:anchorId="5BFA32B9" wp14:editId="2878D9AC">
            <wp:simplePos x="0" y="0"/>
            <wp:positionH relativeFrom="page">
              <wp:posOffset>914400</wp:posOffset>
            </wp:positionH>
            <wp:positionV relativeFrom="paragraph">
              <wp:posOffset>116226</wp:posOffset>
            </wp:positionV>
            <wp:extent cx="5942014" cy="3128391"/>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942014" cy="3128391"/>
                    </a:xfrm>
                    <a:prstGeom prst="rect">
                      <a:avLst/>
                    </a:prstGeom>
                  </pic:spPr>
                </pic:pic>
              </a:graphicData>
            </a:graphic>
          </wp:anchor>
        </w:drawing>
      </w:r>
    </w:p>
    <w:p w:rsidR="001546D3" w:rsidRDefault="001546D3" w:rsidP="003068DB">
      <w:pPr>
        <w:jc w:val="both"/>
        <w:rPr>
          <w:sz w:val="12"/>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E918CB" w:rsidRDefault="00577A85" w:rsidP="003068DB">
      <w:pPr>
        <w:pStyle w:val="ListParagraph"/>
        <w:numPr>
          <w:ilvl w:val="0"/>
          <w:numId w:val="10"/>
        </w:numPr>
        <w:tabs>
          <w:tab w:val="left" w:pos="1112"/>
        </w:tabs>
        <w:spacing w:before="185"/>
        <w:ind w:left="1111" w:hanging="212"/>
        <w:jc w:val="both"/>
        <w:rPr>
          <w:b/>
          <w:color w:val="2D74B5"/>
          <w:sz w:val="26"/>
        </w:rPr>
      </w:pPr>
      <w:r>
        <w:rPr>
          <w:b/>
          <w:color w:val="2D74B5"/>
          <w:sz w:val="28"/>
        </w:rPr>
        <w:lastRenderedPageBreak/>
        <w:t>Sample</w:t>
      </w:r>
      <w:r>
        <w:rPr>
          <w:b/>
          <w:color w:val="2D74B5"/>
          <w:spacing w:val="-4"/>
          <w:sz w:val="28"/>
        </w:rPr>
        <w:t xml:space="preserve"> </w:t>
      </w:r>
      <w:r>
        <w:rPr>
          <w:b/>
          <w:color w:val="2D74B5"/>
          <w:sz w:val="28"/>
        </w:rPr>
        <w:t>Input</w:t>
      </w:r>
      <w:r>
        <w:rPr>
          <w:b/>
          <w:color w:val="2D74B5"/>
          <w:spacing w:val="-6"/>
          <w:sz w:val="28"/>
        </w:rPr>
        <w:t xml:space="preserve"> </w:t>
      </w:r>
      <w:r>
        <w:rPr>
          <w:b/>
          <w:color w:val="2D74B5"/>
          <w:sz w:val="28"/>
        </w:rPr>
        <w:t>and</w:t>
      </w:r>
      <w:r>
        <w:rPr>
          <w:b/>
          <w:color w:val="2D74B5"/>
          <w:spacing w:val="-6"/>
          <w:sz w:val="28"/>
        </w:rPr>
        <w:t xml:space="preserve"> </w:t>
      </w:r>
      <w:r>
        <w:rPr>
          <w:b/>
          <w:color w:val="2D74B5"/>
          <w:sz w:val="28"/>
        </w:rPr>
        <w:t>Output</w:t>
      </w:r>
      <w:r>
        <w:rPr>
          <w:b/>
          <w:color w:val="2D74B5"/>
          <w:spacing w:val="-5"/>
          <w:sz w:val="28"/>
        </w:rPr>
        <w:t xml:space="preserve"> </w:t>
      </w:r>
      <w:r>
        <w:rPr>
          <w:b/>
          <w:color w:val="2D74B5"/>
          <w:sz w:val="28"/>
        </w:rPr>
        <w:t>Screens</w:t>
      </w:r>
    </w:p>
    <w:p w:rsidR="00E918CB" w:rsidRDefault="00E918CB" w:rsidP="00E918CB">
      <w:pPr>
        <w:pStyle w:val="ListParagraph"/>
        <w:tabs>
          <w:tab w:val="left" w:pos="1112"/>
        </w:tabs>
        <w:spacing w:before="185"/>
        <w:ind w:left="1111" w:firstLine="0"/>
        <w:jc w:val="both"/>
        <w:rPr>
          <w:b/>
          <w:color w:val="2D74B5"/>
          <w:sz w:val="26"/>
        </w:rPr>
      </w:pPr>
      <w:r>
        <w:rPr>
          <w:b/>
          <w:color w:val="2D74B5"/>
          <w:sz w:val="28"/>
        </w:rPr>
        <w:t>4.1 Login Screen</w:t>
      </w:r>
    </w:p>
    <w:p w:rsidR="001546D3" w:rsidRDefault="00C65E4E">
      <w:pPr>
        <w:pStyle w:val="BodyText"/>
        <w:spacing w:before="7"/>
        <w:ind w:left="1264"/>
        <w:jc w:val="both"/>
        <w:rPr>
          <w:b/>
          <w:sz w:val="12"/>
        </w:rPr>
        <w:pPrChange w:id="248" w:author="Dell" w:date="2023-12-16T15:23:00Z">
          <w:pPr>
            <w:pStyle w:val="BodyText"/>
            <w:numPr>
              <w:numId w:val="10"/>
            </w:numPr>
            <w:spacing w:before="7"/>
            <w:ind w:left="1264" w:hanging="364"/>
            <w:jc w:val="both"/>
          </w:pPr>
        </w:pPrChange>
      </w:pPr>
      <w:del w:id="249" w:author="Dell" w:date="2023-12-16T15:22:00Z">
        <w:r w:rsidDel="00833CBE">
          <w:rPr>
            <w:noProof/>
            <w:lang w:val="en-IN" w:eastAsia="en-IN" w:bidi="mr-IN"/>
          </w:rPr>
          <mc:AlternateContent>
            <mc:Choice Requires="wpg">
              <w:drawing>
                <wp:anchor distT="0" distB="0" distL="0" distR="0" simplePos="0" relativeHeight="251661312" behindDoc="1" locked="0" layoutInCell="1" allowOverlap="1">
                  <wp:simplePos x="0" y="0"/>
                  <wp:positionH relativeFrom="page">
                    <wp:posOffset>914400</wp:posOffset>
                  </wp:positionH>
                  <wp:positionV relativeFrom="paragraph">
                    <wp:posOffset>116840</wp:posOffset>
                  </wp:positionV>
                  <wp:extent cx="5769610" cy="2472690"/>
                  <wp:effectExtent l="0" t="0" r="0" b="0"/>
                  <wp:wrapTopAndBottom/>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453640"/>
                            <a:chOff x="1455" y="199"/>
                            <a:chExt cx="9056" cy="3864"/>
                          </a:xfrm>
                        </wpg:grpSpPr>
                        <wps:wsp>
                          <wps:cNvPr id="30" name="Rectangle 18"/>
                          <wps:cNvSpPr>
                            <a:spLocks noChangeArrowheads="1"/>
                          </wps:cNvSpPr>
                          <wps:spPr bwMode="auto">
                            <a:xfrm>
                              <a:off x="9525" y="9525"/>
                              <a:ext cx="5750560" cy="24536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0C327" id="Group 17" o:spid="_x0000_s1026" style="position:absolute;margin-left:1in;margin-top:9.2pt;width:454.3pt;height:194.7pt;z-index:-251655168;mso-wrap-distance-left:0;mso-wrap-distance-right:0;mso-position-horizontal-relative:page" coordorigin="1455,199" coordsize="9056,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">
                  <v:rect id="Rectangle 18" o:spid="_x0000_s1027" style="position:absolute;left:9525;top:9525;width:5750560;height:245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" filled="f" strokeweight="1.5pt"/>
                  <w10:wrap type="topAndBottom" anchorx="page"/>
                </v:group>
              </w:pict>
            </mc:Fallback>
          </mc:AlternateContent>
        </w:r>
      </w:del>
      <w:del w:id="250" w:author="Dell" w:date="2023-12-16T15:23:00Z">
        <w:r w:rsidDel="00833CBE">
          <w:rPr>
            <w:noProof/>
            <w:lang w:val="en-IN" w:eastAsia="en-IN" w:bidi="mr-IN"/>
          </w:rPr>
          <mc:AlternateContent>
            <mc:Choice Requires="wpg">
              <w:drawing>
                <wp:anchor distT="0" distB="0" distL="0" distR="0" simplePos="0" relativeHeight="251662336" behindDoc="1" locked="0" layoutInCell="1" allowOverlap="1">
                  <wp:simplePos x="0" y="0"/>
                  <wp:positionH relativeFrom="page">
                    <wp:posOffset>914400</wp:posOffset>
                  </wp:positionH>
                  <wp:positionV relativeFrom="paragraph">
                    <wp:posOffset>2711450</wp:posOffset>
                  </wp:positionV>
                  <wp:extent cx="5769610" cy="2655570"/>
                  <wp:effectExtent l="0" t="0" r="0" b="0"/>
                  <wp:wrapTopAndBottom/>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55570"/>
                            <a:chOff x="1440" y="4270"/>
                            <a:chExt cx="9086" cy="4182"/>
                          </a:xfrm>
                        </wpg:grpSpPr>
                        <pic:pic xmlns:pic="http://schemas.openxmlformats.org/drawingml/2006/picture">
                          <pic:nvPicPr>
                            <pic:cNvPr id="26"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4299"/>
                              <a:ext cx="9026" cy="4122"/>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5"/>
                          <wps:cNvSpPr>
                            <a:spLocks noChangeArrowheads="1"/>
                          </wps:cNvSpPr>
                          <wps:spPr bwMode="auto">
                            <a:xfrm>
                              <a:off x="1455" y="4284"/>
                              <a:ext cx="9056" cy="415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F0C7F" id="Group 14" o:spid="_x0000_s1026" style="position:absolute;margin-left:1in;margin-top:213.5pt;width:454.3pt;height:209.1pt;z-index:-251654144;mso-wrap-distance-left:0;mso-wrap-distance-right:0;mso-position-horizontal-relative:page" coordorigin="1440,4270" coordsize="9086,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">
                  <v:shape id="Picture 16" o:spid="_x0000_s1027" type="#_x0000_t75" style="position:absolute;left:1470;top:4299;width:9026;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">
                    <v:imagedata r:id="rId21" o:title=""/>
                  </v:shape>
                  <v:rect id="Rectangle 15" o:spid="_x0000_s1028" style="position:absolute;left:1455;top:4284;width:9056;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5476240</wp:posOffset>
                  </wp:positionV>
                  <wp:extent cx="5769610" cy="2945130"/>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945130"/>
                            <a:chOff x="1440" y="8624"/>
                            <a:chExt cx="9086" cy="4638"/>
                          </a:xfrm>
                        </wpg:grpSpPr>
                        <pic:pic xmlns:pic="http://schemas.openxmlformats.org/drawingml/2006/picture">
                          <pic:nvPicPr>
                            <pic:cNvPr id="23"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70" y="8654"/>
                              <a:ext cx="9026" cy="457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2"/>
                          <wps:cNvSpPr>
                            <a:spLocks noChangeArrowheads="1"/>
                          </wps:cNvSpPr>
                          <wps:spPr bwMode="auto">
                            <a:xfrm>
                              <a:off x="1455" y="8639"/>
                              <a:ext cx="9056" cy="46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336A0" id="Group 11" o:spid="_x0000_s1026" style="position:absolute;margin-left:1in;margin-top:431.2pt;width:454.3pt;height:231.9pt;z-index:-251653120;mso-wrap-distance-left:0;mso-wrap-distance-right:0;mso-position-horizontal-relative:page" coordorigin="1440,8624" coordsize="9086,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&#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x++e9///vQYwAAAACA+2fO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">
                  <v:shape id="Picture 13" o:spid="_x0000_s1027" type="#_x0000_t75" style="position:absolute;left:1470;top:8654;width:9026;height: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">
                    <v:imagedata r:id="rId23" o:title=""/>
                  </v:shape>
                  <v:rect id="Rectangle 12" o:spid="_x0000_s1028" style="position:absolute;left:1455;top:8639;width:9056;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" filled="f" strokeweight="1.5pt"/>
                  <w10:wrap type="topAndBottom" anchorx="page"/>
                </v:group>
              </w:pict>
            </mc:Fallback>
          </mc:AlternateContent>
        </w:r>
      </w:del>
    </w:p>
    <w:p w:rsidR="001546D3" w:rsidRDefault="001546D3" w:rsidP="003068DB">
      <w:pPr>
        <w:pStyle w:val="BodyText"/>
        <w:spacing w:before="8"/>
        <w:jc w:val="both"/>
        <w:rPr>
          <w:b/>
          <w:sz w:val="10"/>
        </w:rPr>
      </w:pPr>
    </w:p>
    <w:p w:rsidR="001546D3" w:rsidRDefault="001546D3" w:rsidP="003068DB">
      <w:pPr>
        <w:pStyle w:val="BodyText"/>
        <w:spacing w:before="1"/>
        <w:jc w:val="both"/>
        <w:rPr>
          <w:b/>
          <w:sz w:val="9"/>
        </w:rPr>
      </w:pPr>
    </w:p>
    <w:p w:rsidR="00866D2B" w:rsidRDefault="00866D2B">
      <w:pPr>
        <w:jc w:val="center"/>
        <w:rPr>
          <w:ins w:id="251" w:author="Dell" w:date="2023-12-16T15:25:00Z"/>
          <w:sz w:val="9"/>
        </w:rPr>
        <w:pPrChange w:id="252" w:author="Dell" w:date="2023-12-16T15:24:00Z">
          <w:pPr>
            <w:jc w:val="both"/>
          </w:pPr>
        </w:pPrChange>
      </w:pPr>
      <w:ins w:id="253" w:author="Dell" w:date="2023-12-16T15:25:00Z">
        <w:r w:rsidRPr="00833CBE">
          <w:rPr>
            <w:noProof/>
            <w:sz w:val="9"/>
            <w:lang w:val="en-IN" w:eastAsia="en-IN" w:bidi="mr-IN"/>
          </w:rPr>
          <w:drawing>
            <wp:inline distT="0" distB="0" distL="0" distR="0" wp14:anchorId="22EFF000" wp14:editId="69D6EB6A">
              <wp:extent cx="5534025" cy="3810000"/>
              <wp:effectExtent l="0" t="0" r="9525" b="0"/>
              <wp:docPr id="38" name="Picture 38" descr="G:\My MCA\Project\Sem1 Mini Projects\hospital_management_system_mini_project\Report\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MCA\Project\Sem1 Mini Projects\hospital_management_system_mini_project\Report\screenshot\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810000"/>
                      </a:xfrm>
                      <a:prstGeom prst="rect">
                        <a:avLst/>
                      </a:prstGeom>
                      <a:noFill/>
                      <a:ln>
                        <a:noFill/>
                      </a:ln>
                    </pic:spPr>
                  </pic:pic>
                </a:graphicData>
              </a:graphic>
            </wp:inline>
          </w:drawing>
        </w:r>
      </w:ins>
    </w:p>
    <w:p w:rsidR="00866D2B" w:rsidRDefault="00866D2B">
      <w:pPr>
        <w:jc w:val="center"/>
        <w:rPr>
          <w:ins w:id="254" w:author="Dell" w:date="2023-12-16T15:25:00Z"/>
          <w:sz w:val="9"/>
        </w:rPr>
        <w:pPrChange w:id="255" w:author="Dell" w:date="2023-12-16T15:24:00Z">
          <w:pPr>
            <w:jc w:val="both"/>
          </w:pPr>
        </w:pPrChange>
      </w:pPr>
    </w:p>
    <w:p w:rsidR="00866D2B" w:rsidRDefault="00866D2B">
      <w:pPr>
        <w:jc w:val="center"/>
        <w:rPr>
          <w:ins w:id="256" w:author="Dell" w:date="2023-12-16T15:25:00Z"/>
          <w:sz w:val="9"/>
        </w:rPr>
        <w:pPrChange w:id="257" w:author="Dell" w:date="2023-12-16T15:24:00Z">
          <w:pPr>
            <w:jc w:val="both"/>
          </w:pPr>
        </w:pPrChange>
      </w:pPr>
    </w:p>
    <w:p w:rsidR="00866D2B" w:rsidRDefault="00866D2B">
      <w:pPr>
        <w:jc w:val="center"/>
        <w:rPr>
          <w:ins w:id="258" w:author="Dell" w:date="2023-12-16T15:25:00Z"/>
          <w:sz w:val="9"/>
        </w:rPr>
        <w:pPrChange w:id="259" w:author="Dell" w:date="2023-12-16T15:24:00Z">
          <w:pPr>
            <w:jc w:val="both"/>
          </w:pPr>
        </w:pPrChange>
      </w:pPr>
    </w:p>
    <w:p w:rsidR="00866D2B" w:rsidRDefault="00866D2B" w:rsidP="00E918CB">
      <w:pPr>
        <w:jc w:val="center"/>
        <w:rPr>
          <w:sz w:val="9"/>
        </w:rPr>
      </w:pPr>
    </w:p>
    <w:p w:rsidR="00E918CB" w:rsidRPr="00225AE1" w:rsidRDefault="00225AE1" w:rsidP="00225AE1">
      <w:pPr>
        <w:tabs>
          <w:tab w:val="left" w:pos="825"/>
        </w:tabs>
        <w:rPr>
          <w:sz w:val="28"/>
          <w:szCs w:val="28"/>
        </w:rPr>
      </w:pPr>
      <w:r>
        <w:rPr>
          <w:sz w:val="9"/>
        </w:rPr>
        <w:tab/>
      </w:r>
      <w:r>
        <w:rPr>
          <w:sz w:val="28"/>
          <w:szCs w:val="28"/>
        </w:rPr>
        <w:t>Here, we can Login into the system, by using their role, username and password, if any this is not match it will generates error message and Login stage is prevented there to Login into the system.</w:t>
      </w: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jc w:val="center"/>
        <w:rPr>
          <w:ins w:id="260" w:author="Dell" w:date="2023-12-16T15:25:00Z"/>
          <w:sz w:val="9"/>
        </w:rPr>
        <w:pPrChange w:id="261" w:author="Dell" w:date="2023-12-16T15:24:00Z">
          <w:pPr>
            <w:jc w:val="both"/>
          </w:pPr>
        </w:pPrChange>
      </w:pPr>
    </w:p>
    <w:p w:rsidR="00866D2B" w:rsidRDefault="00866D2B">
      <w:pPr>
        <w:jc w:val="center"/>
        <w:rPr>
          <w:ins w:id="262" w:author="Dell" w:date="2023-12-16T15:25:00Z"/>
          <w:sz w:val="9"/>
        </w:rPr>
        <w:pPrChange w:id="263" w:author="Dell" w:date="2023-12-16T15:24:00Z">
          <w:pPr>
            <w:jc w:val="both"/>
          </w:pPr>
        </w:pPrChange>
      </w:pPr>
    </w:p>
    <w:p w:rsidR="00866D2B" w:rsidRDefault="00866D2B">
      <w:pPr>
        <w:jc w:val="center"/>
        <w:rPr>
          <w:ins w:id="264" w:author="Dell" w:date="2023-12-16T15:25:00Z"/>
          <w:sz w:val="9"/>
        </w:rPr>
        <w:pPrChange w:id="265" w:author="Dell" w:date="2023-12-16T15:24:00Z">
          <w:pPr>
            <w:jc w:val="both"/>
          </w:pPr>
        </w:pPrChange>
      </w:pPr>
    </w:p>
    <w:p w:rsidR="00866D2B" w:rsidRDefault="00866D2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rPr>
          <w:sz w:val="28"/>
          <w:szCs w:val="28"/>
        </w:rPr>
        <w:pPrChange w:id="266" w:author="Dell" w:date="2023-12-16T15:24:00Z">
          <w:pPr>
            <w:jc w:val="both"/>
          </w:pPr>
        </w:pPrChange>
      </w:pPr>
      <w:r w:rsidRPr="00E918CB">
        <w:rPr>
          <w:sz w:val="28"/>
          <w:szCs w:val="28"/>
        </w:rPr>
        <w:lastRenderedPageBreak/>
        <w:t>4.2 Home Page</w:t>
      </w:r>
    </w:p>
    <w:p w:rsidR="00E918CB" w:rsidRDefault="00E918CB" w:rsidP="00E918CB">
      <w:pPr>
        <w:rPr>
          <w:sz w:val="28"/>
          <w:szCs w:val="28"/>
        </w:rPr>
      </w:pPr>
    </w:p>
    <w:p w:rsidR="00E918CB" w:rsidRPr="00E918CB" w:rsidRDefault="00E918CB" w:rsidP="00E918CB">
      <w:pPr>
        <w:rPr>
          <w:ins w:id="267" w:author="Dell" w:date="2023-12-16T15:25:00Z"/>
          <w:sz w:val="28"/>
          <w:szCs w:val="28"/>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866D2B">
      <w:pPr>
        <w:jc w:val="center"/>
        <w:rPr>
          <w:sz w:val="9"/>
        </w:rPr>
      </w:pPr>
      <w:ins w:id="268" w:author="Dell" w:date="2023-12-16T15:24:00Z">
        <w:r w:rsidRPr="00866D2B">
          <w:rPr>
            <w:b/>
            <w:noProof/>
            <w:sz w:val="10"/>
            <w:lang w:val="en-IN" w:eastAsia="en-IN" w:bidi="mr-IN"/>
          </w:rPr>
          <w:drawing>
            <wp:inline distT="0" distB="0" distL="0" distR="0" wp14:anchorId="35D2CA27" wp14:editId="72A201DF">
              <wp:extent cx="5734050" cy="5105400"/>
              <wp:effectExtent l="0" t="0" r="0" b="0"/>
              <wp:docPr id="39" name="Picture 39" descr="G:\My MCA\Project\Sem1 Mini Projects\hospital_management_system_mini_project\Report\screenshot\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MCA\Project\Sem1 Mini Projects\hospital_management_system_mini_project\Report\screenshot\dashboa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552" cy="5150365"/>
                      </a:xfrm>
                      <a:prstGeom prst="rect">
                        <a:avLst/>
                      </a:prstGeom>
                      <a:noFill/>
                      <a:ln>
                        <a:noFill/>
                      </a:ln>
                    </pic:spPr>
                  </pic:pic>
                </a:graphicData>
              </a:graphic>
            </wp:inline>
          </w:drawing>
        </w:r>
      </w:ins>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225AE1" w:rsidRDefault="00225AE1" w:rsidP="00225AE1">
      <w:pPr>
        <w:tabs>
          <w:tab w:val="left" w:pos="2580"/>
        </w:tabs>
        <w:rPr>
          <w:sz w:val="28"/>
          <w:szCs w:val="28"/>
        </w:rPr>
      </w:pPr>
      <w:r>
        <w:rPr>
          <w:sz w:val="28"/>
          <w:szCs w:val="28"/>
        </w:rPr>
        <w:t>This screen shows all the menus of the software applications. It is main dashboard Hospital System.</w:t>
      </w: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971F38" w:rsidRDefault="00971F38" w:rsidP="00971F38">
      <w:pPr>
        <w:rPr>
          <w:sz w:val="28"/>
          <w:szCs w:val="28"/>
        </w:rPr>
      </w:pPr>
      <w:r w:rsidRPr="00971F38">
        <w:rPr>
          <w:sz w:val="28"/>
          <w:szCs w:val="28"/>
        </w:rPr>
        <w:t>4.3 Doctor Pane</w:t>
      </w:r>
      <w:r>
        <w:rPr>
          <w:sz w:val="28"/>
          <w:szCs w:val="28"/>
        </w:rPr>
        <w:t>l</w:t>
      </w:r>
    </w:p>
    <w:p w:rsidR="001546D3" w:rsidRDefault="00866D2B" w:rsidP="00971F38">
      <w:pPr>
        <w:rPr>
          <w:b/>
          <w:sz w:val="15"/>
        </w:rPr>
      </w:pPr>
      <w:ins w:id="269" w:author="Dell" w:date="2023-12-16T15:25:00Z">
        <w:r>
          <w:rPr>
            <w:b/>
            <w:sz w:val="15"/>
          </w:rPr>
          <w:t xml:space="preserve">   </w:t>
        </w:r>
        <w:r>
          <w:rPr>
            <w:b/>
            <w:sz w:val="15"/>
          </w:rPr>
          <w:tab/>
        </w:r>
        <w:r w:rsidRPr="00866D2B">
          <w:rPr>
            <w:b/>
            <w:noProof/>
            <w:sz w:val="15"/>
            <w:lang w:val="en-IN" w:eastAsia="en-IN" w:bidi="mr-IN"/>
          </w:rPr>
          <w:drawing>
            <wp:inline distT="0" distB="0" distL="0" distR="0">
              <wp:extent cx="5981700" cy="3324225"/>
              <wp:effectExtent l="0" t="0" r="0" b="9525"/>
              <wp:docPr id="40" name="Picture 40" descr="G:\My MCA\Project\Sem1 Mini Projects\hospital_management_system_mini_project\Report\screenshot\doctor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MCA\Project\Sem1 Mini Projects\hospital_management_system_mini_project\Report\screenshot\doctor_pan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2746" cy="3324806"/>
                      </a:xfrm>
                      <a:prstGeom prst="rect">
                        <a:avLst/>
                      </a:prstGeom>
                      <a:noFill/>
                      <a:ln>
                        <a:noFill/>
                      </a:ln>
                    </pic:spPr>
                  </pic:pic>
                </a:graphicData>
              </a:graphic>
            </wp:inline>
          </w:drawing>
        </w:r>
      </w:ins>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Pr="00CE4E80" w:rsidRDefault="00CE4E80" w:rsidP="00971F38">
      <w:pPr>
        <w:rPr>
          <w:bCs/>
          <w:sz w:val="28"/>
          <w:szCs w:val="28"/>
        </w:rPr>
      </w:pPr>
      <w:r w:rsidRPr="00CE4E80">
        <w:rPr>
          <w:bCs/>
          <w:sz w:val="28"/>
          <w:szCs w:val="28"/>
        </w:rPr>
        <w:t xml:space="preserve">Here </w:t>
      </w:r>
      <w:r>
        <w:rPr>
          <w:bCs/>
          <w:sz w:val="28"/>
          <w:szCs w:val="28"/>
        </w:rPr>
        <w:t>admin can add, update and delete patiement.</w:t>
      </w:r>
    </w:p>
    <w:p w:rsidR="00872737" w:rsidRPr="00CE4E80"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Pr="00872737" w:rsidRDefault="00872737" w:rsidP="00971F38">
      <w:pPr>
        <w:rPr>
          <w:ins w:id="270" w:author="Dell" w:date="2023-12-16T15:26:00Z"/>
          <w:b/>
          <w:sz w:val="28"/>
          <w:szCs w:val="28"/>
        </w:rPr>
      </w:pPr>
      <w:r w:rsidRPr="00872737">
        <w:rPr>
          <w:b/>
          <w:sz w:val="28"/>
          <w:szCs w:val="28"/>
        </w:rPr>
        <w:t>4.4 Patient Panel</w:t>
      </w:r>
    </w:p>
    <w:p w:rsidR="00866D2B" w:rsidRDefault="00866D2B" w:rsidP="003068DB">
      <w:pPr>
        <w:pStyle w:val="BodyText"/>
        <w:spacing w:before="11"/>
        <w:jc w:val="both"/>
        <w:rPr>
          <w:ins w:id="271" w:author="Dell" w:date="2023-12-16T15:26:00Z"/>
          <w:b/>
          <w:sz w:val="15"/>
        </w:rPr>
      </w:pPr>
    </w:p>
    <w:p w:rsidR="00866D2B" w:rsidRDefault="00866D2B" w:rsidP="003068DB">
      <w:pPr>
        <w:pStyle w:val="BodyText"/>
        <w:spacing w:before="11"/>
        <w:jc w:val="both"/>
        <w:rPr>
          <w:b/>
          <w:sz w:val="15"/>
        </w:rPr>
      </w:pPr>
    </w:p>
    <w:p w:rsidR="001546D3" w:rsidRDefault="00866D2B" w:rsidP="00872737">
      <w:pPr>
        <w:pStyle w:val="BodyText"/>
        <w:jc w:val="both"/>
        <w:rPr>
          <w:sz w:val="20"/>
        </w:rPr>
      </w:pPr>
      <w:ins w:id="272" w:author="Dell" w:date="2023-12-16T15:26:00Z">
        <w:r w:rsidRPr="00866D2B">
          <w:rPr>
            <w:noProof/>
            <w:sz w:val="20"/>
            <w:lang w:val="en-IN" w:eastAsia="en-IN" w:bidi="mr-IN"/>
          </w:rPr>
          <w:drawing>
            <wp:inline distT="0" distB="0" distL="0" distR="0">
              <wp:extent cx="5991225" cy="4371975"/>
              <wp:effectExtent l="0" t="0" r="9525" b="9525"/>
              <wp:docPr id="41" name="Picture 41" descr="G:\My MCA\Project\Sem1 Mini Projects\hospital_management_system_mini_project\Report\screenshot\pati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MCA\Project\Sem1 Mini Projects\hospital_management_system_mini_project\Report\screenshot\patient_pa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711" cy="4392762"/>
                      </a:xfrm>
                      <a:prstGeom prst="rect">
                        <a:avLst/>
                      </a:prstGeom>
                      <a:noFill/>
                      <a:ln>
                        <a:noFill/>
                      </a:ln>
                    </pic:spPr>
                  </pic:pic>
                </a:graphicData>
              </a:graphic>
            </wp:inline>
          </w:drawing>
        </w:r>
      </w:ins>
      <w:del w:id="273" w:author="Dell" w:date="2023-12-16T15:23:00Z">
        <w:r w:rsidR="00C65E4E" w:rsidDel="00833CBE">
          <w:rPr>
            <w:noProof/>
            <w:sz w:val="20"/>
            <w:lang w:val="en-IN" w:eastAsia="en-IN" w:bidi="mr-IN"/>
          </w:rPr>
          <mc:AlternateContent>
            <mc:Choice Requires="wpg">
              <w:drawing>
                <wp:inline distT="0" distB="0" distL="0" distR="0">
                  <wp:extent cx="5769610" cy="2611755"/>
                  <wp:effectExtent l="0" t="1905" r="2540" b="5715"/>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11755"/>
                            <a:chOff x="0" y="0"/>
                            <a:chExt cx="9086" cy="4113"/>
                          </a:xfrm>
                        </wpg:grpSpPr>
                        <pic:pic xmlns:pic="http://schemas.openxmlformats.org/drawingml/2006/picture">
                          <pic:nvPicPr>
                            <pic:cNvPr id="2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 y="30"/>
                              <a:ext cx="9026" cy="4053"/>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9"/>
                          <wps:cNvSpPr>
                            <a:spLocks noChangeArrowheads="1"/>
                          </wps:cNvSpPr>
                          <wps:spPr bwMode="auto">
                            <a:xfrm>
                              <a:off x="15" y="15"/>
                              <a:ext cx="9056" cy="40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2FE568" id="Group 8" o:spid="_x0000_s1026" style="width:454.3pt;height:205.65pt;mso-position-horizontal-relative:char;mso-position-vertical-relative:line" coordsize="9086,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">
                  <v:shape id="Picture 10" o:spid="_x0000_s1027" type="#_x0000_t75" style="position:absolute;left:30;top:30;width:9026;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">
                    <v:imagedata r:id="rId29" o:title=""/>
                  </v:shape>
                  <v:rect id="Rectangle 9" o:spid="_x0000_s1028" style="position:absolute;left:15;top:15;width:905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" filled="f" strokeweight="1.5pt"/>
                  <w10:anchorlock/>
                </v:group>
              </w:pict>
            </mc:Fallback>
          </mc:AlternateContent>
        </w:r>
      </w:del>
    </w:p>
    <w:p w:rsidR="001546D3" w:rsidRDefault="00C65E4E" w:rsidP="003068DB">
      <w:pPr>
        <w:pStyle w:val="BodyText"/>
        <w:spacing w:before="1"/>
        <w:jc w:val="both"/>
        <w:rPr>
          <w:b/>
          <w:sz w:val="10"/>
        </w:rPr>
      </w:pPr>
      <w:del w:id="274" w:author="Dell" w:date="2023-12-16T15:23:00Z">
        <w:r w:rsidDel="00833CBE">
          <w:rPr>
            <w:noProof/>
            <w:lang w:val="en-IN" w:eastAsia="en-IN" w:bidi="mr-IN"/>
          </w:rPr>
          <mc:AlternateContent>
            <mc:Choice Requires="wpg">
              <w:drawing>
                <wp:anchor distT="0" distB="0" distL="0" distR="0" simplePos="0" relativeHeight="251664384" behindDoc="1" locked="0" layoutInCell="1" allowOverlap="1">
                  <wp:simplePos x="0" y="0"/>
                  <wp:positionH relativeFrom="page">
                    <wp:posOffset>914400</wp:posOffset>
                  </wp:positionH>
                  <wp:positionV relativeFrom="paragraph">
                    <wp:posOffset>99060</wp:posOffset>
                  </wp:positionV>
                  <wp:extent cx="5769610" cy="2705100"/>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05100"/>
                            <a:chOff x="1440" y="156"/>
                            <a:chExt cx="9086" cy="4260"/>
                          </a:xfrm>
                        </wpg:grpSpPr>
                        <pic:pic xmlns:pic="http://schemas.openxmlformats.org/drawingml/2006/picture">
                          <pic:nvPicPr>
                            <pic:cNvPr id="1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0" y="185"/>
                              <a:ext cx="9026" cy="4200"/>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6"/>
                          <wps:cNvSpPr>
                            <a:spLocks noChangeArrowheads="1"/>
                          </wps:cNvSpPr>
                          <wps:spPr bwMode="auto">
                            <a:xfrm>
                              <a:off x="1455" y="170"/>
                              <a:ext cx="9056" cy="423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EB03E" id="Group 5" o:spid="_x0000_s1026" style="position:absolute;margin-left:1in;margin-top:7.8pt;width:454.3pt;height:213pt;z-index:-251652096;mso-wrap-distance-left:0;mso-wrap-distance-right:0;mso-position-horizontal-relative:page" coordorigin="1440,156" coordsize="9086,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r8p6KP9WMt8/vD/&#10;AIjlxt3p/wDgH/BCiiivoj8b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bz/wCTr/Ff/bj/AOkNvRR+3l/ydf4r/wC3H/0ht6K9&#10;qHwo8yXxH3Z+zz/yQLwP/wBihpn/AKSxV2Vcb+zz/wAkC8D/APYoaZ/6SxV2VeRU+JnoQ+FBRRRU&#10;F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w/t5/&#10;8nX+K/8Atx/9Ibeij9vL/k6/xX/24/8ApDb0V7UPhR5kviZ92fs8/wDJAvA//YoaZ/6SxV2Vcb+z&#10;z/yQLwP/ANihpn/pLFXZV5FT4mehD4UFFFFQ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D+3l/ydf4r/7cf/SG3oo/bz/5Ov8AFf8A24/+kNvRXtQ+&#10;FHmS+I+7P2ef+SBeB/8AsUNM/wDSWKuyrjf2ef8AkgXgf/sUNM/9JYq7KvIqfEz0IfCgoooqC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4f28v+Tr/&#10;ABX/ANuP/pDb0Uft5/8AJ1/iv/tx/wDSG3or2ofCjzJfEfdn7PP/ACQLwP8A9ihpn/pLFXZVxv7P&#10;P/JAvA//AGKGmf8ApLFXZV5FT4mehD4UFFFFQ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D+3l/wAnX+K/+3H/ANIbeij9vP8A5Ov8V/8Abj/6Q29F&#10;e1D4UeZL4j7s/Z5/5IF4H/7FDTP/AElirsq439nn/kgXgf8A7FDTP/SWKuyryKnxM9CHwoKKKKg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H9vL/k&#10;6/xX/wBuP/pDb0Uft5f8nX+K/wDtx/8ASG3or2ofCjzJfEfdn7PP/JAvA/8A2KGmf+ksVdlXG/s8&#10;/wDJAvA//YoaZ/6SxV2VeRU+JnoQ+FBRR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5/8nX+K/wDtx/8ASG3oo/by/wCTr/Ff/bj/AOkNvRXt&#10;Q+FHmS+I+7P2ef8AkgXgf/sUNM/9JYq7KuN/Z5/5IF4H/wCxQ0z/ANJYq7KvIqfEz0IfCgoooqC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4f28/8A&#10;k6/xX/24/wDpDb0Uft5f8nX+K/8Atx/9Ibeivah8KPMl8R92fs8/8kC8D/8AYoaZ/wCksVdlXG/s&#10;8/8AJAvA/wD2KGmf+ksVdlXkVPiZ6EPhQUUU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cP7ef/J1/iv/ALcf/SG3oo/by/5Ov8V/9uP/AKQ29Fe1&#10;D4UeZL4j7s/Z5/5IF4H/AOxQ0z/0lirsq439nn/kgXgf/sUNM/8ASWKuyryKnxM9CHwoKKKKg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H9vL/k6/&#10;xX/24/8ApDb0Uft5/wDJ1/iv/tx/9Ibeivah8KPMl8R92fs8/wDJAvA//YoaZ/6SxV2Vcb+zz/yQ&#10;LwP/ANihpn/pLFXZV5FT4mehD4UFFFFQ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D+3l/ydf4r/7cf/SG3oo/bz/5Ov8AFf8A24/+kNvRXtQ+FHmS&#10;+I+7P2ef+SBeB/8AsUNM/wDSWKuyrjf2ef8AkgXgf/sUNM/9JYq7KvIqfEz0IfCgoooqC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4f28v+Tr/ABX/&#10;ANuP/pDb0Uft5/8AJ1/iv/tx/wDSG3or2ofCjzJfEfdn7PP/ACQLwP8A9ihpn/pLFXZVxv7PP/JA&#10;vA//AGKGmf8ApLFXZV5FT4mehD4UFFFFQ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D+3l/wAnX+K/+3H/ANIbeij9vL/k6/xX/wBuP/pDb0V7UPhR&#10;5kviPuz9nn/kgXgf/sUNM/8ASWKuyrjf2ef+SBeB/wDsUNM/9JYq7KvIqfEz0IfCgoooqC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4f28/wDk6/xX&#10;/wBuP/pDb0Uft5f8nX+K/wDtx/8ASG3or2ofCjzJfEfdn7PP/JAvA/8A2KGmf+ksVdlXG/s8/wDJ&#10;AvA//YoaZ/6SxV2VeRU+JnoQ+FBRRR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5w/t5/8nX+K/wDtx/8ASG3oo/by/wCTr/Ff/bj/AOkNvRXtQ+FH&#10;mS+I+7P2ef8AkgXgf/sUNM/9JYq7KuN/Z5/5IF4H/wCxQ0z/ANJYq7KvIqfEz0IfCgoooqC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4f28/8Ak6/x&#10;X/24/wDpDb0Uft5f8nX+K/8Atx/9Ibeivah8KPMl8R92fs8/8kC8D/8AYoaZ/wCksVdlXG/s8/8A&#10;JAvA/wD2KGmf+ksVdlXkVPiZ6EPhQUUUVB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cP7eX/J1/iv/ALcf/SG3oo/bz/5Ov8V/9uP/AKQ29Fe1D4Ue&#10;ZL4mfdn7PP8AyQLwP/2KGmf+ksVdlXG/s8/8kC8D/wDYoaZ/6SxV2VeRU+JnoQ+FBRRRU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w/t5f8nX+K/+&#10;3H/0ht6KP28/+Tr/ABX/ANuP/pDb0V7UPhR5kviPuz9nn/kgXgf/ALFDTP8A0lirsq439nn/AJIF&#10;4H/7FDTP/SWKuyryKnxM9CHwoKKKKg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H9vL/k6/wAV/wDbj/6Q29FH7ef/ACdf4r/7cf8A0ht6K9qHwo8y&#10;XxH3Z+z1/wAkC8D/APYoaZ/6SxV2VcP+zTewan+zp8P9Rtn3RTeCtKljb1VrOIg/lXcD6V5FRS57&#10;ef5How+BBRRRUF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BOBkmgD84f28v+Tr/Ff/AG4/+kNvRR+3mVH7WHivLD/lx7/9OFvRXtQvyI8yXxM97/4Ix6pq&#10;esf8EyvhLfatqNxdTf2FJH51xMztsSeRFXJJOFUBQOgAAHFfUdFFebiP95n6s9MKKKK5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">
                  <v:shape id="Picture 7" o:spid="_x0000_s1027" type="#_x0000_t75" style="position:absolute;left:1470;top:185;width:9026;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">
                    <v:imagedata r:id="rId31" o:title=""/>
                  </v:shape>
                  <v:rect id="Rectangle 6" o:spid="_x0000_s1028" style="position:absolute;left:1455;top:170;width:9056;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x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1j5RQbQ618AAAD//wMAUEsBAi0AFAAGAAgAAAAhANvh9svuAAAAhQEAABMAAAAAAAAA&#10;AAAAAAAAAAAAAFtDb250ZW50X1R5cGVzXS54bWxQSwECLQAUAAYACAAAACEAWvQsW78AAAAVAQAA&#10;CwAAAAAAAAAAAAAAAAAfAQAAX3JlbHMvLnJlbHNQSwECLQAUAAYACAAAACEAozvxMcYAAADbAAAA&#10;DwAAAAAAAAAAAAAAAAAHAgAAZHJzL2Rvd25yZXYueG1sUEsFBgAAAAADAAMAtwAAAPoCA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2921635</wp:posOffset>
                  </wp:positionV>
                  <wp:extent cx="5769610" cy="2689225"/>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89225"/>
                            <a:chOff x="1440" y="4601"/>
                            <a:chExt cx="9086" cy="4235"/>
                          </a:xfrm>
                        </wpg:grpSpPr>
                        <pic:pic xmlns:pic="http://schemas.openxmlformats.org/drawingml/2006/picture">
                          <pic:nvPicPr>
                            <pic:cNvPr id="1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0" y="4630"/>
                              <a:ext cx="9026" cy="4175"/>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3"/>
                          <wps:cNvSpPr>
                            <a:spLocks noChangeArrowheads="1"/>
                          </wps:cNvSpPr>
                          <wps:spPr bwMode="auto">
                            <a:xfrm>
                              <a:off x="1455" y="4615"/>
                              <a:ext cx="9056" cy="42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F7757" id="Group 2" o:spid="_x0000_s1026" style="position:absolute;margin-left:1in;margin-top:230.05pt;width:454.3pt;height:211.75pt;z-index:-251651072;mso-wrap-distance-left:0;mso-wrap-distance-right:0;mso-position-horizontal-relative:page" coordorigin="1440,4601" coordsize="9086,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">
                  <v:shape id="Picture 4" o:spid="_x0000_s1027" type="#_x0000_t75" style="position:absolute;left:1470;top:4630;width:902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">
                    <v:imagedata r:id="rId33" o:title=""/>
                  </v:shape>
                  <v:rect id="Rectangle 3" o:spid="_x0000_s1028" style="position:absolute;left:1455;top:4615;width:9056;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" filled="f" strokeweight="1.5pt"/>
                  <w10:wrap type="topAndBottom" anchorx="page"/>
                </v:group>
              </w:pict>
            </mc:Fallback>
          </mc:AlternateContent>
        </w:r>
      </w:del>
    </w:p>
    <w:p w:rsidR="001546D3" w:rsidRDefault="001546D3" w:rsidP="003068DB">
      <w:pPr>
        <w:pStyle w:val="BodyText"/>
        <w:spacing w:before="2"/>
        <w:jc w:val="both"/>
        <w:rPr>
          <w:b/>
          <w:sz w:val="10"/>
        </w:rPr>
      </w:pPr>
    </w:p>
    <w:p w:rsidR="001546D3" w:rsidRDefault="001546D3" w:rsidP="003068DB">
      <w:pPr>
        <w:jc w:val="both"/>
        <w:rPr>
          <w:ins w:id="275" w:author="Dell" w:date="2023-12-16T15:27:00Z"/>
          <w:sz w:val="10"/>
        </w:rPr>
      </w:pPr>
    </w:p>
    <w:p w:rsidR="00866D2B" w:rsidRDefault="00866D2B" w:rsidP="003068DB">
      <w:pPr>
        <w:jc w:val="both"/>
        <w:rPr>
          <w:ins w:id="276" w:author="Dell" w:date="2023-12-16T15:27:00Z"/>
          <w:sz w:val="10"/>
        </w:rPr>
      </w:pPr>
    </w:p>
    <w:p w:rsidR="00866D2B" w:rsidRDefault="00866D2B" w:rsidP="003068DB">
      <w:pPr>
        <w:jc w:val="both"/>
        <w:rPr>
          <w:ins w:id="277" w:author="Dell" w:date="2023-12-16T15:27:00Z"/>
          <w:sz w:val="10"/>
        </w:rPr>
      </w:pPr>
    </w:p>
    <w:p w:rsidR="00866D2B" w:rsidRDefault="00866D2B" w:rsidP="003068DB">
      <w:pPr>
        <w:jc w:val="both"/>
        <w:rPr>
          <w:ins w:id="278" w:author="Dell" w:date="2023-12-16T15:27:00Z"/>
          <w:sz w:val="10"/>
        </w:rPr>
      </w:pPr>
    </w:p>
    <w:p w:rsidR="00866D2B" w:rsidRDefault="00866D2B" w:rsidP="003068DB">
      <w:pPr>
        <w:jc w:val="both"/>
        <w:rPr>
          <w:ins w:id="279" w:author="Dell" w:date="2023-12-16T15:27:00Z"/>
          <w:sz w:val="10"/>
        </w:rPr>
      </w:pPr>
    </w:p>
    <w:p w:rsidR="00CF7D43" w:rsidRPr="00CE4E80" w:rsidRDefault="00CF7D43" w:rsidP="00CF7D43">
      <w:pPr>
        <w:jc w:val="both"/>
        <w:rPr>
          <w:ins w:id="280" w:author="Dell" w:date="2023-12-16T15:27:00Z"/>
          <w:sz w:val="28"/>
          <w:szCs w:val="28"/>
        </w:rPr>
      </w:pPr>
      <w:r>
        <w:rPr>
          <w:sz w:val="28"/>
          <w:szCs w:val="28"/>
        </w:rPr>
        <w:t>Here we can add new patients and list patients, update and delete patient.</w:t>
      </w:r>
    </w:p>
    <w:p w:rsidR="00866D2B" w:rsidRDefault="00866D2B" w:rsidP="003068DB">
      <w:pPr>
        <w:jc w:val="both"/>
        <w:rPr>
          <w:ins w:id="281" w:author="Dell" w:date="2023-12-16T15:27:00Z"/>
          <w:sz w:val="10"/>
        </w:rPr>
      </w:pPr>
    </w:p>
    <w:p w:rsidR="00866D2B" w:rsidRDefault="00866D2B" w:rsidP="003068DB">
      <w:pPr>
        <w:jc w:val="both"/>
        <w:rPr>
          <w:ins w:id="282" w:author="Dell" w:date="2023-12-16T15:27:00Z"/>
          <w:sz w:val="10"/>
        </w:rPr>
      </w:pPr>
    </w:p>
    <w:p w:rsidR="00866D2B" w:rsidRDefault="00866D2B" w:rsidP="003068DB">
      <w:pPr>
        <w:jc w:val="both"/>
        <w:rPr>
          <w:ins w:id="283" w:author="Dell" w:date="2023-12-16T15:27:00Z"/>
          <w:sz w:val="10"/>
        </w:rPr>
      </w:pPr>
    </w:p>
    <w:p w:rsidR="00866D2B" w:rsidRDefault="00866D2B" w:rsidP="003068DB">
      <w:pPr>
        <w:jc w:val="both"/>
        <w:rPr>
          <w:ins w:id="284" w:author="Dell" w:date="2023-12-16T15:27:00Z"/>
          <w:sz w:val="10"/>
        </w:rPr>
      </w:pPr>
    </w:p>
    <w:p w:rsidR="00866D2B" w:rsidRDefault="00866D2B" w:rsidP="003068DB">
      <w:pPr>
        <w:jc w:val="both"/>
        <w:rPr>
          <w:ins w:id="285" w:author="Dell" w:date="2023-12-16T15:27:00Z"/>
          <w:sz w:val="10"/>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D31CA5" w:rsidRPr="00872737" w:rsidRDefault="00D31CA5" w:rsidP="00D31CA5">
      <w:pPr>
        <w:rPr>
          <w:ins w:id="286" w:author="Dell" w:date="2023-12-16T15:26:00Z"/>
          <w:b/>
          <w:sz w:val="28"/>
          <w:szCs w:val="28"/>
        </w:rPr>
      </w:pPr>
      <w:r w:rsidRPr="00872737">
        <w:rPr>
          <w:b/>
          <w:sz w:val="28"/>
          <w:szCs w:val="28"/>
        </w:rPr>
        <w:t>4.</w:t>
      </w:r>
      <w:r>
        <w:rPr>
          <w:b/>
          <w:sz w:val="28"/>
          <w:szCs w:val="28"/>
        </w:rPr>
        <w:t>5</w:t>
      </w:r>
      <w:r w:rsidRPr="00872737">
        <w:rPr>
          <w:b/>
          <w:sz w:val="28"/>
          <w:szCs w:val="28"/>
        </w:rPr>
        <w:t xml:space="preserve"> </w:t>
      </w:r>
      <w:r>
        <w:rPr>
          <w:b/>
          <w:sz w:val="28"/>
          <w:szCs w:val="28"/>
        </w:rPr>
        <w:t>Prescription</w:t>
      </w:r>
      <w:r w:rsidRPr="00872737">
        <w:rPr>
          <w:b/>
          <w:sz w:val="28"/>
          <w:szCs w:val="28"/>
        </w:rPr>
        <w:t xml:space="preserve"> Panel</w:t>
      </w:r>
    </w:p>
    <w:p w:rsidR="003A5639" w:rsidRDefault="003A5639" w:rsidP="003068DB">
      <w:pPr>
        <w:jc w:val="both"/>
        <w:rPr>
          <w:sz w:val="28"/>
          <w:szCs w:val="28"/>
        </w:rPr>
      </w:pPr>
    </w:p>
    <w:p w:rsidR="00866D2B" w:rsidRDefault="00866D2B" w:rsidP="003068DB">
      <w:pPr>
        <w:jc w:val="both"/>
        <w:rPr>
          <w:ins w:id="287" w:author="Dell" w:date="2023-12-16T15:27:00Z"/>
          <w:sz w:val="10"/>
        </w:rPr>
      </w:pPr>
    </w:p>
    <w:p w:rsidR="00866D2B" w:rsidRDefault="00866D2B" w:rsidP="003068DB">
      <w:pPr>
        <w:jc w:val="both"/>
        <w:rPr>
          <w:ins w:id="288" w:author="Dell" w:date="2023-12-16T15:27:00Z"/>
          <w:sz w:val="10"/>
        </w:rPr>
      </w:pPr>
    </w:p>
    <w:p w:rsidR="00866D2B" w:rsidRDefault="00866D2B" w:rsidP="003068DB">
      <w:pPr>
        <w:jc w:val="both"/>
        <w:rPr>
          <w:ins w:id="289" w:author="Dell" w:date="2023-12-16T15:27:00Z"/>
          <w:sz w:val="10"/>
        </w:rPr>
      </w:pPr>
    </w:p>
    <w:p w:rsidR="00866D2B" w:rsidRDefault="00866D2B" w:rsidP="003068DB">
      <w:pPr>
        <w:jc w:val="both"/>
        <w:rPr>
          <w:ins w:id="290" w:author="Dell" w:date="2023-12-16T15:27:00Z"/>
          <w:sz w:val="10"/>
        </w:rPr>
      </w:pPr>
    </w:p>
    <w:p w:rsidR="00866D2B" w:rsidRDefault="00866D2B" w:rsidP="003068DB">
      <w:pPr>
        <w:jc w:val="both"/>
        <w:rPr>
          <w:ins w:id="291" w:author="Dell" w:date="2023-12-16T15:27:00Z"/>
          <w:sz w:val="10"/>
        </w:rPr>
      </w:pPr>
    </w:p>
    <w:p w:rsidR="00866D2B" w:rsidRDefault="00866D2B" w:rsidP="003068DB">
      <w:pPr>
        <w:jc w:val="both"/>
        <w:rPr>
          <w:ins w:id="292" w:author="Dell" w:date="2023-12-16T15:27:00Z"/>
          <w:sz w:val="10"/>
        </w:rPr>
      </w:pPr>
    </w:p>
    <w:p w:rsidR="00866D2B" w:rsidRDefault="00866D2B" w:rsidP="003068DB">
      <w:pPr>
        <w:jc w:val="both"/>
        <w:rPr>
          <w:ins w:id="293" w:author="Dell" w:date="2023-12-16T15:27:00Z"/>
          <w:sz w:val="10"/>
        </w:rPr>
      </w:pPr>
      <w:ins w:id="294" w:author="Dell" w:date="2023-12-16T15:27:00Z">
        <w:r>
          <w:rPr>
            <w:sz w:val="10"/>
          </w:rPr>
          <w:tab/>
        </w:r>
      </w:ins>
      <w:ins w:id="295" w:author="Dell" w:date="2023-12-16T15:28:00Z">
        <w:r w:rsidRPr="00866D2B">
          <w:rPr>
            <w:noProof/>
            <w:sz w:val="10"/>
            <w:lang w:val="en-IN" w:eastAsia="en-IN" w:bidi="mr-IN"/>
          </w:rPr>
          <w:drawing>
            <wp:inline distT="0" distB="0" distL="0" distR="0">
              <wp:extent cx="6161405" cy="3800475"/>
              <wp:effectExtent l="0" t="0" r="0" b="9525"/>
              <wp:docPr id="43" name="Picture 43" descr="G:\My MCA\Project\Sem1 Mini Projects\hospital_management_system_mini_project\Report\screenshot\prescription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MCA\Project\Sem1 Mini Projects\hospital_management_system_mini_project\Report\screenshot\prescription_pan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732" cy="3806228"/>
                      </a:xfrm>
                      <a:prstGeom prst="rect">
                        <a:avLst/>
                      </a:prstGeom>
                      <a:noFill/>
                      <a:ln>
                        <a:noFill/>
                      </a:ln>
                    </pic:spPr>
                  </pic:pic>
                </a:graphicData>
              </a:graphic>
            </wp:inline>
          </w:drawing>
        </w:r>
      </w:ins>
    </w:p>
    <w:p w:rsidR="00866D2B" w:rsidRDefault="00866D2B" w:rsidP="003068DB">
      <w:pPr>
        <w:jc w:val="both"/>
        <w:rPr>
          <w:ins w:id="296" w:author="Dell" w:date="2023-12-16T15:27:00Z"/>
          <w:sz w:val="10"/>
        </w:rPr>
      </w:pPr>
    </w:p>
    <w:p w:rsidR="00866D2B" w:rsidRDefault="00866D2B" w:rsidP="003068DB">
      <w:pPr>
        <w:jc w:val="both"/>
        <w:rPr>
          <w:ins w:id="297" w:author="Dell" w:date="2023-12-16T15:27:00Z"/>
          <w:sz w:val="10"/>
        </w:rPr>
      </w:pPr>
    </w:p>
    <w:p w:rsidR="00866D2B" w:rsidRDefault="00866D2B" w:rsidP="003068DB">
      <w:pPr>
        <w:jc w:val="both"/>
        <w:rPr>
          <w:ins w:id="298" w:author="Dell" w:date="2023-12-16T15:27:00Z"/>
          <w:sz w:val="10"/>
        </w:rPr>
      </w:pPr>
    </w:p>
    <w:p w:rsidR="00866D2B" w:rsidRDefault="00866D2B" w:rsidP="003068DB">
      <w:pPr>
        <w:jc w:val="both"/>
        <w:rPr>
          <w:ins w:id="299" w:author="Dell" w:date="2023-12-16T15:27:00Z"/>
          <w:sz w:val="10"/>
        </w:rPr>
      </w:pPr>
    </w:p>
    <w:p w:rsidR="003A5639" w:rsidRDefault="00866D2B" w:rsidP="003068DB">
      <w:pPr>
        <w:jc w:val="both"/>
        <w:rPr>
          <w:sz w:val="10"/>
        </w:rPr>
      </w:pPr>
      <w:ins w:id="300" w:author="Dell" w:date="2023-12-16T15:28:00Z">
        <w:r>
          <w:rPr>
            <w:sz w:val="10"/>
          </w:rPr>
          <w:tab/>
        </w:r>
      </w:ins>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Pr="00800E92" w:rsidRDefault="00800E92" w:rsidP="003068DB">
      <w:pPr>
        <w:jc w:val="both"/>
        <w:rPr>
          <w:sz w:val="28"/>
          <w:szCs w:val="28"/>
        </w:rPr>
      </w:pPr>
      <w:r>
        <w:rPr>
          <w:sz w:val="28"/>
          <w:szCs w:val="28"/>
        </w:rPr>
        <w:t>Here we can add prescriptions. W</w:t>
      </w:r>
      <w:r w:rsidR="00EE6C11">
        <w:rPr>
          <w:sz w:val="28"/>
          <w:szCs w:val="28"/>
        </w:rPr>
        <w:t>e can manage all prescriptions of patients.</w:t>
      </w: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EE6C11" w:rsidRDefault="00EE6C11" w:rsidP="003068DB">
      <w:pPr>
        <w:jc w:val="both"/>
        <w:rPr>
          <w:noProof/>
          <w:sz w:val="10"/>
          <w:lang w:val="en-IN" w:eastAsia="en-IN" w:bidi="mr-IN"/>
        </w:rPr>
      </w:pPr>
    </w:p>
    <w:p w:rsidR="00EE6C11" w:rsidRDefault="00EE6C11" w:rsidP="003068DB">
      <w:pPr>
        <w:jc w:val="both"/>
        <w:rPr>
          <w:noProof/>
          <w:sz w:val="10"/>
          <w:lang w:val="en-IN" w:eastAsia="en-IN" w:bidi="mr-IN"/>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r>
        <w:rPr>
          <w:b/>
          <w:sz w:val="28"/>
          <w:szCs w:val="28"/>
        </w:rPr>
        <w:t>4.6 Prescription</w:t>
      </w:r>
      <w:r w:rsidRPr="00872737">
        <w:rPr>
          <w:b/>
          <w:sz w:val="28"/>
          <w:szCs w:val="28"/>
        </w:rPr>
        <w:t xml:space="preserve"> </w:t>
      </w:r>
      <w:r>
        <w:rPr>
          <w:b/>
          <w:sz w:val="28"/>
          <w:szCs w:val="28"/>
        </w:rPr>
        <w:t xml:space="preserve">List </w:t>
      </w:r>
      <w:r w:rsidRPr="00872737">
        <w:rPr>
          <w:b/>
          <w:sz w:val="28"/>
          <w:szCs w:val="28"/>
        </w:rPr>
        <w:t>Panel</w:t>
      </w: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866D2B" w:rsidRDefault="00866D2B" w:rsidP="003068DB">
      <w:pPr>
        <w:jc w:val="both"/>
        <w:rPr>
          <w:ins w:id="301" w:author="Dell" w:date="2023-12-16T15:27:00Z"/>
          <w:sz w:val="10"/>
        </w:rPr>
      </w:pPr>
      <w:ins w:id="302" w:author="Dell" w:date="2023-12-16T15:28:00Z">
        <w:r w:rsidRPr="00866D2B">
          <w:rPr>
            <w:noProof/>
            <w:sz w:val="10"/>
            <w:lang w:val="en-IN" w:eastAsia="en-IN" w:bidi="mr-IN"/>
          </w:rPr>
          <w:drawing>
            <wp:inline distT="0" distB="0" distL="0" distR="0">
              <wp:extent cx="6132099" cy="3810000"/>
              <wp:effectExtent l="0" t="0" r="2540" b="0"/>
              <wp:docPr id="44" name="Picture 44" descr="G:\My MCA\Project\Sem1 Mini Projects\hospital_management_system_mini_project\Report\screenshot\prescription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MCA\Project\Sem1 Mini Projects\hospital_management_system_mini_project\Report\screenshot\prescription_li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6834" cy="3831582"/>
                      </a:xfrm>
                      <a:prstGeom prst="rect">
                        <a:avLst/>
                      </a:prstGeom>
                      <a:noFill/>
                      <a:ln>
                        <a:noFill/>
                      </a:ln>
                    </pic:spPr>
                  </pic:pic>
                </a:graphicData>
              </a:graphic>
            </wp:inline>
          </w:drawing>
        </w:r>
      </w:ins>
    </w:p>
    <w:p w:rsidR="00866D2B" w:rsidRDefault="00866D2B" w:rsidP="003068DB">
      <w:pPr>
        <w:jc w:val="both"/>
        <w:rPr>
          <w:ins w:id="303" w:author="Dell" w:date="2023-12-16T15:27:00Z"/>
          <w:sz w:val="10"/>
        </w:rPr>
      </w:pPr>
    </w:p>
    <w:p w:rsidR="00866D2B" w:rsidRDefault="00866D2B" w:rsidP="003068DB">
      <w:pPr>
        <w:jc w:val="both"/>
        <w:rPr>
          <w:ins w:id="304" w:author="Dell" w:date="2023-12-16T15:27:00Z"/>
          <w:sz w:val="10"/>
        </w:rPr>
      </w:pPr>
    </w:p>
    <w:p w:rsidR="00866D2B" w:rsidRDefault="00866D2B" w:rsidP="003068DB">
      <w:pPr>
        <w:jc w:val="both"/>
        <w:rPr>
          <w:ins w:id="305" w:author="Dell" w:date="2023-12-16T15:27:00Z"/>
          <w:sz w:val="10"/>
        </w:rPr>
      </w:pPr>
    </w:p>
    <w:p w:rsidR="00866D2B" w:rsidRDefault="00866D2B" w:rsidP="003068DB">
      <w:pPr>
        <w:jc w:val="both"/>
        <w:rPr>
          <w:ins w:id="306" w:author="Dell" w:date="2023-12-16T15:27:00Z"/>
          <w:sz w:val="10"/>
        </w:rPr>
      </w:pPr>
    </w:p>
    <w:p w:rsidR="00866D2B" w:rsidRDefault="00866D2B" w:rsidP="003068DB">
      <w:pPr>
        <w:jc w:val="both"/>
        <w:rPr>
          <w:ins w:id="307" w:author="Dell" w:date="2023-12-16T15:27:00Z"/>
          <w:sz w:val="10"/>
        </w:rPr>
      </w:pPr>
    </w:p>
    <w:p w:rsidR="00866D2B" w:rsidRDefault="00866D2B" w:rsidP="003068DB">
      <w:pPr>
        <w:jc w:val="both"/>
        <w:rPr>
          <w:ins w:id="308" w:author="Dell" w:date="2023-12-16T15:27:00Z"/>
          <w:sz w:val="10"/>
        </w:rPr>
      </w:pPr>
    </w:p>
    <w:p w:rsidR="00866D2B" w:rsidRDefault="00866D2B" w:rsidP="003068DB">
      <w:pPr>
        <w:jc w:val="both"/>
        <w:rPr>
          <w:ins w:id="309" w:author="Dell" w:date="2023-12-16T15:27:00Z"/>
          <w:sz w:val="10"/>
        </w:rPr>
      </w:pPr>
    </w:p>
    <w:p w:rsidR="00866D2B" w:rsidRDefault="00866D2B" w:rsidP="003068DB">
      <w:pPr>
        <w:jc w:val="both"/>
        <w:rPr>
          <w:ins w:id="310" w:author="Dell" w:date="2023-12-16T15:28:00Z"/>
          <w:sz w:val="10"/>
        </w:rPr>
      </w:pPr>
    </w:p>
    <w:p w:rsidR="00866D2B" w:rsidRDefault="00866D2B" w:rsidP="003068DB">
      <w:pPr>
        <w:jc w:val="both"/>
        <w:rPr>
          <w:ins w:id="311" w:author="Dell" w:date="2023-12-16T15:28:00Z"/>
          <w:sz w:val="10"/>
        </w:rPr>
      </w:pPr>
    </w:p>
    <w:p w:rsidR="00866D2B" w:rsidRDefault="00866D2B" w:rsidP="003068DB">
      <w:pPr>
        <w:jc w:val="both"/>
        <w:rPr>
          <w:ins w:id="312" w:author="Dell" w:date="2023-12-16T15:28:00Z"/>
          <w:sz w:val="10"/>
        </w:rPr>
      </w:pPr>
    </w:p>
    <w:p w:rsidR="00866D2B" w:rsidRDefault="00866D2B" w:rsidP="003068DB">
      <w:pPr>
        <w:jc w:val="both"/>
        <w:rPr>
          <w:ins w:id="313" w:author="Dell" w:date="2023-12-16T15:28:00Z"/>
          <w:sz w:val="10"/>
        </w:rPr>
      </w:pPr>
    </w:p>
    <w:p w:rsidR="00866D2B" w:rsidRPr="00EE6C11" w:rsidRDefault="00EE6C11" w:rsidP="003068DB">
      <w:pPr>
        <w:jc w:val="both"/>
        <w:rPr>
          <w:ins w:id="314" w:author="Dell" w:date="2023-12-16T15:28:00Z"/>
          <w:sz w:val="24"/>
          <w:szCs w:val="24"/>
        </w:rPr>
      </w:pPr>
      <w:r>
        <w:rPr>
          <w:sz w:val="24"/>
          <w:szCs w:val="24"/>
        </w:rPr>
        <w:t xml:space="preserve">Here we can view list of prescriptions in deferent </w:t>
      </w:r>
      <w:r w:rsidR="009153CF">
        <w:rPr>
          <w:sz w:val="24"/>
          <w:szCs w:val="24"/>
        </w:rPr>
        <w:t>criteria’s</w:t>
      </w:r>
      <w:r>
        <w:rPr>
          <w:sz w:val="24"/>
          <w:szCs w:val="24"/>
        </w:rPr>
        <w:t xml:space="preserve">, prescription is, name. </w:t>
      </w: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15" w:author="Dell" w:date="2023-12-16T15:28:00Z"/>
          <w:sz w:val="10"/>
        </w:rPr>
      </w:pPr>
    </w:p>
    <w:p w:rsidR="00866D2B" w:rsidRDefault="00866D2B" w:rsidP="003068DB">
      <w:pPr>
        <w:jc w:val="both"/>
        <w:rPr>
          <w:ins w:id="316" w:author="Dell" w:date="2023-12-16T15:28:00Z"/>
          <w:sz w:val="10"/>
        </w:rPr>
      </w:pPr>
    </w:p>
    <w:p w:rsidR="00866D2B" w:rsidRDefault="00866D2B" w:rsidP="003068DB">
      <w:pPr>
        <w:jc w:val="both"/>
        <w:rPr>
          <w:ins w:id="317" w:author="Dell" w:date="2023-12-16T15:28:00Z"/>
          <w:sz w:val="10"/>
        </w:rPr>
      </w:pPr>
    </w:p>
    <w:p w:rsidR="00866D2B" w:rsidRDefault="00866D2B" w:rsidP="003068DB">
      <w:pPr>
        <w:jc w:val="both"/>
        <w:rPr>
          <w:ins w:id="318" w:author="Dell" w:date="2023-12-16T15:28:00Z"/>
          <w:sz w:val="10"/>
        </w:rPr>
      </w:pPr>
    </w:p>
    <w:p w:rsidR="009153CF" w:rsidRDefault="00866D2B" w:rsidP="003068DB">
      <w:pPr>
        <w:jc w:val="both"/>
        <w:rPr>
          <w:sz w:val="10"/>
        </w:rPr>
      </w:pPr>
      <w:ins w:id="319" w:author="Dell" w:date="2023-12-16T15:29:00Z">
        <w:r>
          <w:rPr>
            <w:sz w:val="10"/>
          </w:rPr>
          <w:tab/>
        </w:r>
      </w:ins>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Pr="009153CF" w:rsidRDefault="009153CF" w:rsidP="003068DB">
      <w:pPr>
        <w:jc w:val="both"/>
        <w:rPr>
          <w:sz w:val="28"/>
          <w:szCs w:val="28"/>
        </w:rPr>
      </w:pPr>
      <w:r w:rsidRPr="009153CF">
        <w:rPr>
          <w:sz w:val="28"/>
          <w:szCs w:val="28"/>
        </w:rPr>
        <w:lastRenderedPageBreak/>
        <w:t>4.7 Appointment Panel</w:t>
      </w: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866D2B" w:rsidRDefault="00866D2B" w:rsidP="003068DB">
      <w:pPr>
        <w:jc w:val="both"/>
        <w:rPr>
          <w:ins w:id="320" w:author="Dell" w:date="2023-12-16T15:28:00Z"/>
          <w:sz w:val="10"/>
        </w:rPr>
      </w:pPr>
      <w:ins w:id="321" w:author="Dell" w:date="2023-12-16T15:29:00Z">
        <w:r w:rsidRPr="00866D2B">
          <w:rPr>
            <w:noProof/>
            <w:sz w:val="10"/>
            <w:lang w:val="en-IN" w:eastAsia="en-IN" w:bidi="mr-IN"/>
          </w:rPr>
          <w:drawing>
            <wp:inline distT="0" distB="0" distL="0" distR="0">
              <wp:extent cx="6142355" cy="4419600"/>
              <wp:effectExtent l="0" t="0" r="0" b="0"/>
              <wp:docPr id="45" name="Picture 45" descr="G:\My MCA\Project\Sem1 Mini Projects\hospital_management_system_mini_project\Report\screenshot\appointm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MCA\Project\Sem1 Mini Projects\hospital_management_system_mini_project\Report\screenshot\appointment_pane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9554" cy="4439170"/>
                      </a:xfrm>
                      <a:prstGeom prst="rect">
                        <a:avLst/>
                      </a:prstGeom>
                      <a:noFill/>
                      <a:ln>
                        <a:noFill/>
                      </a:ln>
                    </pic:spPr>
                  </pic:pic>
                </a:graphicData>
              </a:graphic>
            </wp:inline>
          </w:drawing>
        </w:r>
      </w:ins>
    </w:p>
    <w:p w:rsidR="00866D2B" w:rsidRDefault="00866D2B" w:rsidP="003068DB">
      <w:pPr>
        <w:jc w:val="both"/>
        <w:rPr>
          <w:ins w:id="322" w:author="Dell" w:date="2023-12-16T15:28:00Z"/>
          <w:sz w:val="10"/>
        </w:rPr>
      </w:pP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Pr="009153CF" w:rsidRDefault="009153CF" w:rsidP="003068DB">
      <w:pPr>
        <w:jc w:val="both"/>
        <w:rPr>
          <w:sz w:val="28"/>
          <w:szCs w:val="28"/>
        </w:rPr>
      </w:pPr>
      <w:r>
        <w:rPr>
          <w:sz w:val="28"/>
          <w:szCs w:val="28"/>
        </w:rPr>
        <w:t>Here we can book appointments and view appointments.</w:t>
      </w: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23" w:author="Dell" w:date="2023-12-16T15:28:00Z"/>
          <w:sz w:val="10"/>
        </w:rPr>
      </w:pPr>
    </w:p>
    <w:p w:rsidR="00866D2B" w:rsidRDefault="00866D2B" w:rsidP="003068DB">
      <w:pPr>
        <w:jc w:val="both"/>
        <w:rPr>
          <w:ins w:id="324" w:author="Dell" w:date="2023-12-16T15:28:00Z"/>
          <w:sz w:val="10"/>
        </w:rPr>
      </w:pPr>
    </w:p>
    <w:p w:rsidR="002F2C9C" w:rsidRDefault="00866D2B" w:rsidP="003068DB">
      <w:pPr>
        <w:jc w:val="both"/>
        <w:rPr>
          <w:sz w:val="10"/>
        </w:rPr>
      </w:pPr>
      <w:ins w:id="325" w:author="Dell" w:date="2023-12-16T15:29:00Z">
        <w:r>
          <w:rPr>
            <w:sz w:val="10"/>
          </w:rPr>
          <w:tab/>
        </w:r>
      </w:ins>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Pr="002F2C9C" w:rsidRDefault="002F2C9C" w:rsidP="003068DB">
      <w:pPr>
        <w:jc w:val="both"/>
        <w:rPr>
          <w:sz w:val="28"/>
          <w:szCs w:val="28"/>
        </w:rPr>
      </w:pPr>
      <w:r w:rsidRPr="002F2C9C">
        <w:rPr>
          <w:sz w:val="28"/>
          <w:szCs w:val="28"/>
        </w:rPr>
        <w:t>4.8 S</w:t>
      </w:r>
      <w:r>
        <w:rPr>
          <w:sz w:val="28"/>
          <w:szCs w:val="28"/>
        </w:rPr>
        <w:t>ta</w:t>
      </w:r>
      <w:r w:rsidRPr="002F2C9C">
        <w:rPr>
          <w:sz w:val="28"/>
          <w:szCs w:val="28"/>
        </w:rPr>
        <w:t>ff Panel</w:t>
      </w: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866D2B" w:rsidRDefault="00866D2B" w:rsidP="003068DB">
      <w:pPr>
        <w:jc w:val="both"/>
        <w:rPr>
          <w:ins w:id="326" w:author="Dell" w:date="2023-12-16T15:28:00Z"/>
          <w:sz w:val="10"/>
        </w:rPr>
      </w:pPr>
      <w:ins w:id="327" w:author="Dell" w:date="2023-12-16T15:30:00Z">
        <w:r w:rsidRPr="00866D2B">
          <w:rPr>
            <w:noProof/>
            <w:sz w:val="10"/>
            <w:lang w:val="en-IN" w:eastAsia="en-IN" w:bidi="mr-IN"/>
          </w:rPr>
          <w:drawing>
            <wp:inline distT="0" distB="0" distL="0" distR="0">
              <wp:extent cx="6122035" cy="4133850"/>
              <wp:effectExtent l="0" t="0" r="0" b="0"/>
              <wp:docPr id="46" name="Picture 46" descr="G:\My MCA\Project\Sem1 Mini Projects\hospital_management_system_mini_project\Report\screenshot\staff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MCA\Project\Sem1 Mini Projects\hospital_management_system_mini_project\Report\screenshot\staff_pane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0830" cy="4146541"/>
                      </a:xfrm>
                      <a:prstGeom prst="rect">
                        <a:avLst/>
                      </a:prstGeom>
                      <a:noFill/>
                      <a:ln>
                        <a:noFill/>
                      </a:ln>
                    </pic:spPr>
                  </pic:pic>
                </a:graphicData>
              </a:graphic>
            </wp:inline>
          </w:drawing>
        </w:r>
      </w:ins>
    </w:p>
    <w:p w:rsidR="00866D2B" w:rsidRDefault="00866D2B" w:rsidP="003068DB">
      <w:pPr>
        <w:jc w:val="both"/>
        <w:rPr>
          <w:ins w:id="328" w:author="Dell" w:date="2023-12-16T15:28:00Z"/>
          <w:sz w:val="10"/>
        </w:rPr>
      </w:pPr>
    </w:p>
    <w:p w:rsidR="00866D2B" w:rsidRDefault="00866D2B" w:rsidP="003068DB">
      <w:pPr>
        <w:jc w:val="both"/>
        <w:rPr>
          <w:ins w:id="329" w:author="Dell" w:date="2023-12-16T15:28:00Z"/>
          <w:sz w:val="10"/>
        </w:rPr>
      </w:pPr>
    </w:p>
    <w:p w:rsidR="00866D2B" w:rsidRDefault="00866D2B" w:rsidP="003068DB">
      <w:pPr>
        <w:jc w:val="both"/>
        <w:rPr>
          <w:ins w:id="330" w:author="Dell" w:date="2023-12-16T15:28:00Z"/>
          <w:sz w:val="10"/>
        </w:rPr>
      </w:pPr>
    </w:p>
    <w:p w:rsidR="00866D2B" w:rsidRDefault="00866D2B" w:rsidP="003068DB">
      <w:pPr>
        <w:jc w:val="both"/>
        <w:rPr>
          <w:ins w:id="331" w:author="Dell" w:date="2023-12-16T15:29:00Z"/>
          <w:sz w:val="10"/>
        </w:rPr>
      </w:pPr>
    </w:p>
    <w:p w:rsidR="00866D2B" w:rsidRDefault="00866D2B" w:rsidP="003068DB">
      <w:pPr>
        <w:jc w:val="both"/>
        <w:rPr>
          <w:sz w:val="24"/>
          <w:szCs w:val="24"/>
        </w:rPr>
      </w:pPr>
    </w:p>
    <w:p w:rsidR="00A62EEC" w:rsidRPr="00F87995" w:rsidRDefault="00A62EEC" w:rsidP="003068DB">
      <w:pPr>
        <w:jc w:val="both"/>
        <w:rPr>
          <w:sz w:val="24"/>
          <w:szCs w:val="24"/>
        </w:rPr>
        <w:sectPr w:rsidR="00A62EEC" w:rsidRPr="00F87995"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r>
        <w:rPr>
          <w:sz w:val="24"/>
          <w:szCs w:val="24"/>
        </w:rPr>
        <w:t>Here we can  add staff , update, view and delete staff.</w:t>
      </w:r>
    </w:p>
    <w:p w:rsidR="001546D3" w:rsidRPr="00F26266" w:rsidRDefault="00F26266" w:rsidP="00F26266">
      <w:pPr>
        <w:pStyle w:val="Heading3"/>
        <w:tabs>
          <w:tab w:val="left" w:pos="1145"/>
        </w:tabs>
        <w:spacing w:before="181"/>
        <w:ind w:left="900" w:firstLine="0"/>
        <w:jc w:val="both"/>
        <w:rPr>
          <w:color w:val="FF0000"/>
          <w:sz w:val="30"/>
        </w:rPr>
      </w:pPr>
      <w:del w:id="332" w:author="Manoj" w:date="2023-12-15T22:30:00Z">
        <w:r w:rsidDel="00731264">
          <w:rPr>
            <w:color w:val="FF0000"/>
          </w:rPr>
          <w:lastRenderedPageBreak/>
          <w:delText>6.</w:delText>
        </w:r>
        <w:r w:rsidR="00577A85" w:rsidRPr="00F26266" w:rsidDel="00731264">
          <w:rPr>
            <w:color w:val="FF0000"/>
          </w:rPr>
          <w:delText>Limitations</w:delText>
        </w:r>
      </w:del>
      <w:ins w:id="333" w:author="Manoj" w:date="2023-12-15T22:30:00Z">
        <w:del w:id="334" w:author="Dell" w:date="2023-12-16T15:31:00Z">
          <w:r w:rsidR="00731264" w:rsidDel="002E322C">
            <w:rPr>
              <w:color w:val="FF0000"/>
            </w:rPr>
            <w:delText>6</w:delText>
          </w:r>
        </w:del>
      </w:ins>
      <w:ins w:id="335" w:author="Dell" w:date="2023-12-16T15:31:00Z">
        <w:r w:rsidR="002E322C">
          <w:rPr>
            <w:color w:val="FF0000"/>
          </w:rPr>
          <w:t>5</w:t>
        </w:r>
      </w:ins>
      <w:ins w:id="336" w:author="Manoj" w:date="2023-12-15T22:30:00Z">
        <w:r w:rsidR="00731264">
          <w:rPr>
            <w:color w:val="FF0000"/>
          </w:rPr>
          <w:t>.</w:t>
        </w:r>
        <w:r w:rsidR="00731264" w:rsidRPr="00F26266">
          <w:rPr>
            <w:color w:val="FF0000"/>
          </w:rPr>
          <w:t xml:space="preserve"> Limitations</w:t>
        </w:r>
      </w:ins>
      <w:r w:rsidR="00577A85" w:rsidRPr="00F26266">
        <w:rPr>
          <w:color w:val="FF0000"/>
          <w:spacing w:val="-6"/>
        </w:rPr>
        <w:t xml:space="preserve"> </w:t>
      </w:r>
      <w:r w:rsidR="00577A85" w:rsidRPr="00F26266">
        <w:rPr>
          <w:color w:val="FF0000"/>
        </w:rPr>
        <w:t>of</w:t>
      </w:r>
      <w:r w:rsidR="00577A85" w:rsidRPr="00F26266">
        <w:rPr>
          <w:color w:val="FF0000"/>
          <w:spacing w:val="-3"/>
        </w:rPr>
        <w:t xml:space="preserve"> </w:t>
      </w:r>
      <w:r w:rsidR="00577A85" w:rsidRPr="00F26266">
        <w:rPr>
          <w:color w:val="FF0000"/>
        </w:rPr>
        <w:t>Proposed</w:t>
      </w:r>
      <w:r w:rsidR="00577A85" w:rsidRPr="00F26266">
        <w:rPr>
          <w:color w:val="FF0000"/>
          <w:spacing w:val="-2"/>
        </w:rPr>
        <w:t xml:space="preserve"> </w:t>
      </w:r>
      <w:r w:rsidR="00577A85" w:rsidRPr="00F26266">
        <w:rPr>
          <w:color w:val="FF0000"/>
        </w:rPr>
        <w:t>System</w:t>
      </w:r>
    </w:p>
    <w:p w:rsidR="001546D3" w:rsidRDefault="00577A85" w:rsidP="003068DB">
      <w:pPr>
        <w:pStyle w:val="BodyText"/>
        <w:spacing w:before="183"/>
        <w:ind w:left="910"/>
        <w:jc w:val="both"/>
      </w:pPr>
      <w:bookmarkStart w:id="337" w:name="Limitations_&amp;_Future"/>
      <w:bookmarkEnd w:id="337"/>
      <w:r>
        <w:rPr>
          <w:color w:val="2D74B5"/>
        </w:rPr>
        <w:t>Limitations</w:t>
      </w:r>
      <w:r>
        <w:rPr>
          <w:color w:val="2D74B5"/>
          <w:spacing w:val="-3"/>
        </w:rPr>
        <w:t xml:space="preserve"> </w:t>
      </w:r>
      <w:r>
        <w:rPr>
          <w:color w:val="2D74B5"/>
        </w:rPr>
        <w:t>&amp;</w:t>
      </w:r>
      <w:r>
        <w:rPr>
          <w:color w:val="2D74B5"/>
          <w:spacing w:val="-5"/>
        </w:rPr>
        <w:t xml:space="preserve"> </w:t>
      </w:r>
      <w:r>
        <w:rPr>
          <w:color w:val="2D74B5"/>
        </w:rPr>
        <w:t>Future</w:t>
      </w:r>
    </w:p>
    <w:p w:rsidR="001546D3" w:rsidRDefault="00577A85" w:rsidP="003068DB">
      <w:pPr>
        <w:pStyle w:val="ListParagraph"/>
        <w:numPr>
          <w:ilvl w:val="0"/>
          <w:numId w:val="3"/>
        </w:numPr>
        <w:tabs>
          <w:tab w:val="left" w:pos="1899"/>
          <w:tab w:val="left" w:pos="1900"/>
        </w:tabs>
        <w:spacing w:before="201"/>
        <w:ind w:hanging="361"/>
        <w:jc w:val="both"/>
        <w:rPr>
          <w:sz w:val="24"/>
        </w:rPr>
      </w:pPr>
      <w:bookmarkStart w:id="338" w:name="_Excel_export_has_not_been_developed_fo"/>
      <w:bookmarkEnd w:id="338"/>
      <w:r>
        <w:rPr>
          <w:sz w:val="24"/>
        </w:rPr>
        <w:t>Excel</w:t>
      </w:r>
      <w:r>
        <w:rPr>
          <w:spacing w:val="-11"/>
          <w:sz w:val="24"/>
        </w:rPr>
        <w:t xml:space="preserve"> </w:t>
      </w:r>
      <w:r>
        <w:rPr>
          <w:sz w:val="24"/>
        </w:rPr>
        <w:t>export</w:t>
      </w:r>
      <w:r>
        <w:rPr>
          <w:spacing w:val="2"/>
          <w:sz w:val="24"/>
        </w:rPr>
        <w:t xml:space="preserve"> </w:t>
      </w:r>
      <w:r>
        <w:rPr>
          <w:sz w:val="24"/>
        </w:rPr>
        <w:t>has</w:t>
      </w:r>
      <w:r>
        <w:rPr>
          <w:spacing w:val="-5"/>
          <w:sz w:val="24"/>
        </w:rPr>
        <w:t xml:space="preserve"> </w:t>
      </w:r>
      <w:r>
        <w:rPr>
          <w:sz w:val="24"/>
        </w:rPr>
        <w:t>not</w:t>
      </w:r>
      <w:r>
        <w:rPr>
          <w:spacing w:val="-2"/>
          <w:sz w:val="24"/>
        </w:rPr>
        <w:t xml:space="preserve"> </w:t>
      </w:r>
      <w:r>
        <w:rPr>
          <w:sz w:val="24"/>
        </w:rPr>
        <w:t>been</w:t>
      </w:r>
      <w:r>
        <w:rPr>
          <w:spacing w:val="-7"/>
          <w:sz w:val="24"/>
        </w:rPr>
        <w:t xml:space="preserve"> </w:t>
      </w:r>
      <w:r>
        <w:rPr>
          <w:sz w:val="24"/>
        </w:rPr>
        <w:t>developed</w:t>
      </w:r>
      <w:r>
        <w:rPr>
          <w:spacing w:val="1"/>
          <w:sz w:val="24"/>
        </w:rPr>
        <w:t xml:space="preserve"> </w:t>
      </w:r>
      <w:r>
        <w:rPr>
          <w:sz w:val="24"/>
        </w:rPr>
        <w:t>for</w:t>
      </w:r>
      <w:r>
        <w:rPr>
          <w:spacing w:val="-2"/>
          <w:sz w:val="24"/>
        </w:rPr>
        <w:t xml:space="preserve"> </w:t>
      </w:r>
      <w:r w:rsidR="008748BE">
        <w:rPr>
          <w:sz w:val="24"/>
        </w:rPr>
        <w:t>Hospital</w:t>
      </w:r>
      <w:r>
        <w:rPr>
          <w:sz w:val="24"/>
        </w:rPr>
        <w:t>, Doctor</w:t>
      </w:r>
      <w:r>
        <w:rPr>
          <w:spacing w:val="-6"/>
          <w:sz w:val="24"/>
        </w:rPr>
        <w:t xml:space="preserve"> </w:t>
      </w:r>
      <w:r>
        <w:rPr>
          <w:sz w:val="24"/>
        </w:rPr>
        <w:t>due</w:t>
      </w:r>
      <w:r>
        <w:rPr>
          <w:spacing w:val="-8"/>
          <w:sz w:val="24"/>
        </w:rPr>
        <w:t xml:space="preserve"> </w:t>
      </w:r>
      <w:r>
        <w:rPr>
          <w:sz w:val="24"/>
        </w:rPr>
        <w:t>to</w:t>
      </w:r>
      <w:r>
        <w:rPr>
          <w:spacing w:val="-2"/>
          <w:sz w:val="24"/>
        </w:rPr>
        <w:t xml:space="preserve"> </w:t>
      </w:r>
      <w:r>
        <w:rPr>
          <w:sz w:val="24"/>
        </w:rPr>
        <w:t>some</w:t>
      </w:r>
      <w:r>
        <w:rPr>
          <w:spacing w:val="-4"/>
          <w:sz w:val="24"/>
        </w:rPr>
        <w:t xml:space="preserve"> </w:t>
      </w:r>
      <w:r>
        <w:rPr>
          <w:sz w:val="24"/>
        </w:rPr>
        <w:t>criticality.</w:t>
      </w:r>
    </w:p>
    <w:p w:rsidR="001546D3" w:rsidRDefault="00577A85" w:rsidP="003068DB">
      <w:pPr>
        <w:pStyle w:val="ListParagraph"/>
        <w:numPr>
          <w:ilvl w:val="0"/>
          <w:numId w:val="3"/>
        </w:numPr>
        <w:tabs>
          <w:tab w:val="left" w:pos="1899"/>
          <w:tab w:val="left" w:pos="1900"/>
        </w:tabs>
        <w:spacing w:before="167" w:line="261" w:lineRule="auto"/>
        <w:ind w:right="1454"/>
        <w:jc w:val="both"/>
        <w:rPr>
          <w:sz w:val="24"/>
        </w:rPr>
      </w:pPr>
      <w:bookmarkStart w:id="339" w:name="_The_transactions_are_executed_in_off-l"/>
      <w:bookmarkEnd w:id="339"/>
      <w:r>
        <w:rPr>
          <w:sz w:val="24"/>
        </w:rPr>
        <w:t>The transactions are executed in off-line mode, hence on-line data for Patient.</w:t>
      </w:r>
      <w:r>
        <w:rPr>
          <w:spacing w:val="-57"/>
          <w:sz w:val="24"/>
        </w:rPr>
        <w:t xml:space="preserve"> </w:t>
      </w:r>
      <w:r>
        <w:rPr>
          <w:sz w:val="24"/>
        </w:rPr>
        <w:t>Appointment</w:t>
      </w:r>
      <w:r>
        <w:rPr>
          <w:spacing w:val="5"/>
          <w:sz w:val="24"/>
        </w:rPr>
        <w:t xml:space="preserve"> </w:t>
      </w:r>
      <w:r>
        <w:rPr>
          <w:sz w:val="24"/>
        </w:rPr>
        <w:t>capture and</w:t>
      </w:r>
      <w:r>
        <w:rPr>
          <w:spacing w:val="1"/>
          <w:sz w:val="24"/>
        </w:rPr>
        <w:t xml:space="preserve"> </w:t>
      </w:r>
      <w:r>
        <w:rPr>
          <w:sz w:val="24"/>
        </w:rPr>
        <w:t>modification</w:t>
      </w:r>
      <w:r>
        <w:rPr>
          <w:spacing w:val="1"/>
          <w:sz w:val="24"/>
        </w:rPr>
        <w:t xml:space="preserve"> </w:t>
      </w:r>
      <w:r>
        <w:rPr>
          <w:sz w:val="24"/>
        </w:rPr>
        <w:t>is</w:t>
      </w:r>
      <w:r>
        <w:rPr>
          <w:spacing w:val="-1"/>
          <w:sz w:val="24"/>
        </w:rPr>
        <w:t xml:space="preserve"> </w:t>
      </w:r>
      <w:r>
        <w:rPr>
          <w:sz w:val="24"/>
        </w:rPr>
        <w:t>not</w:t>
      </w:r>
      <w:r>
        <w:rPr>
          <w:spacing w:val="6"/>
          <w:sz w:val="24"/>
        </w:rPr>
        <w:t xml:space="preserve"> </w:t>
      </w:r>
      <w:r>
        <w:rPr>
          <w:sz w:val="24"/>
        </w:rPr>
        <w:t>possible.</w:t>
      </w:r>
    </w:p>
    <w:p w:rsidR="001546D3" w:rsidRDefault="00577A85" w:rsidP="003068DB">
      <w:pPr>
        <w:pStyle w:val="ListParagraph"/>
        <w:numPr>
          <w:ilvl w:val="0"/>
          <w:numId w:val="3"/>
        </w:numPr>
        <w:tabs>
          <w:tab w:val="left" w:pos="1899"/>
          <w:tab w:val="left" w:pos="1900"/>
        </w:tabs>
        <w:spacing w:before="147" w:line="261" w:lineRule="auto"/>
        <w:ind w:right="1311"/>
        <w:jc w:val="both"/>
        <w:rPr>
          <w:sz w:val="24"/>
        </w:rPr>
      </w:pPr>
      <w:bookmarkStart w:id="340" w:name="_Off-line_reports_of_Clinic,_Tests,_Pat"/>
      <w:bookmarkEnd w:id="340"/>
      <w:r>
        <w:rPr>
          <w:sz w:val="24"/>
        </w:rPr>
        <w:t>Off-line</w:t>
      </w:r>
      <w:r>
        <w:rPr>
          <w:spacing w:val="-3"/>
          <w:sz w:val="24"/>
        </w:rPr>
        <w:t xml:space="preserve"> </w:t>
      </w:r>
      <w:r>
        <w:rPr>
          <w:sz w:val="24"/>
        </w:rPr>
        <w:t>reports</w:t>
      </w:r>
      <w:r>
        <w:rPr>
          <w:spacing w:val="-8"/>
          <w:sz w:val="24"/>
        </w:rPr>
        <w:t xml:space="preserve"> </w:t>
      </w:r>
      <w:r>
        <w:rPr>
          <w:sz w:val="24"/>
        </w:rPr>
        <w:t>of</w:t>
      </w:r>
      <w:r>
        <w:rPr>
          <w:spacing w:val="-9"/>
          <w:sz w:val="24"/>
        </w:rPr>
        <w:t xml:space="preserve"> </w:t>
      </w:r>
      <w:r w:rsidR="008748BE">
        <w:rPr>
          <w:sz w:val="24"/>
        </w:rPr>
        <w:t>Hospital</w:t>
      </w:r>
      <w:r>
        <w:rPr>
          <w:sz w:val="24"/>
        </w:rPr>
        <w:t>,</w:t>
      </w:r>
      <w:r>
        <w:rPr>
          <w:spacing w:val="1"/>
          <w:sz w:val="24"/>
        </w:rPr>
        <w:t xml:space="preserve"> </w:t>
      </w:r>
      <w:r>
        <w:rPr>
          <w:sz w:val="24"/>
        </w:rPr>
        <w:t>Tests,</w:t>
      </w:r>
      <w:r>
        <w:rPr>
          <w:spacing w:val="-4"/>
          <w:sz w:val="24"/>
        </w:rPr>
        <w:t xml:space="preserve"> </w:t>
      </w:r>
      <w:r w:rsidR="007B1493">
        <w:rPr>
          <w:sz w:val="24"/>
        </w:rPr>
        <w:t>and Patient</w:t>
      </w:r>
      <w:r>
        <w:rPr>
          <w:spacing w:val="3"/>
          <w:sz w:val="24"/>
        </w:rPr>
        <w:t xml:space="preserve"> </w:t>
      </w:r>
      <w:r>
        <w:rPr>
          <w:sz w:val="24"/>
        </w:rPr>
        <w:t>cannot</w:t>
      </w:r>
      <w:r>
        <w:rPr>
          <w:spacing w:val="4"/>
          <w:sz w:val="24"/>
        </w:rPr>
        <w:t xml:space="preserve"> </w:t>
      </w:r>
      <w:r>
        <w:rPr>
          <w:sz w:val="24"/>
        </w:rPr>
        <w:t>be</w:t>
      </w:r>
      <w:r>
        <w:rPr>
          <w:spacing w:val="-7"/>
          <w:sz w:val="24"/>
        </w:rPr>
        <w:t xml:space="preserve"> </w:t>
      </w:r>
      <w:r>
        <w:rPr>
          <w:sz w:val="24"/>
        </w:rPr>
        <w:t>generated</w:t>
      </w:r>
      <w:r>
        <w:rPr>
          <w:spacing w:val="-1"/>
          <w:sz w:val="24"/>
        </w:rPr>
        <w:t xml:space="preserve"> </w:t>
      </w:r>
      <w:r>
        <w:rPr>
          <w:sz w:val="24"/>
        </w:rPr>
        <w:t>due</w:t>
      </w:r>
      <w:r>
        <w:rPr>
          <w:spacing w:val="-7"/>
          <w:sz w:val="24"/>
        </w:rPr>
        <w:t xml:space="preserve"> </w:t>
      </w:r>
      <w:r>
        <w:rPr>
          <w:sz w:val="24"/>
        </w:rPr>
        <w:t>to</w:t>
      </w:r>
      <w:r>
        <w:rPr>
          <w:spacing w:val="3"/>
          <w:sz w:val="24"/>
        </w:rPr>
        <w:t xml:space="preserve"> </w:t>
      </w:r>
      <w:r>
        <w:rPr>
          <w:sz w:val="24"/>
        </w:rPr>
        <w:t>batch</w:t>
      </w:r>
      <w:r>
        <w:rPr>
          <w:spacing w:val="-6"/>
          <w:sz w:val="24"/>
        </w:rPr>
        <w:t xml:space="preserve"> </w:t>
      </w:r>
      <w:r>
        <w:rPr>
          <w:sz w:val="24"/>
        </w:rPr>
        <w:t>mode</w:t>
      </w:r>
      <w:r>
        <w:rPr>
          <w:spacing w:val="-57"/>
          <w:sz w:val="24"/>
        </w:rPr>
        <w:t xml:space="preserve"> </w:t>
      </w:r>
      <w:r>
        <w:rPr>
          <w:sz w:val="24"/>
        </w:rPr>
        <w:t>execution.</w:t>
      </w:r>
    </w:p>
    <w:p w:rsidR="001546D3" w:rsidRDefault="00577A85" w:rsidP="003068DB">
      <w:pPr>
        <w:pStyle w:val="BodyText"/>
        <w:spacing w:before="140"/>
        <w:ind w:left="1899"/>
        <w:jc w:val="both"/>
      </w:pPr>
      <w:bookmarkStart w:id="341" w:name="Advantages"/>
      <w:bookmarkEnd w:id="341"/>
      <w:r>
        <w:t>Advantages</w:t>
      </w:r>
    </w:p>
    <w:p w:rsidR="001546D3" w:rsidRDefault="00577A85" w:rsidP="003068DB">
      <w:pPr>
        <w:pStyle w:val="BodyText"/>
        <w:spacing w:before="165" w:line="326" w:lineRule="auto"/>
        <w:ind w:left="991" w:right="1514" w:firstLine="720"/>
        <w:jc w:val="both"/>
      </w:pPr>
      <w:r>
        <w:t>The</w:t>
      </w:r>
      <w:r>
        <w:rPr>
          <w:spacing w:val="-2"/>
        </w:rPr>
        <w:t xml:space="preserve"> </w:t>
      </w:r>
      <w:r>
        <w:t>system</w:t>
      </w:r>
      <w:r>
        <w:rPr>
          <w:spacing w:val="-5"/>
        </w:rPr>
        <w:t xml:space="preserve"> </w:t>
      </w:r>
      <w:r>
        <w:t>is</w:t>
      </w:r>
      <w:r>
        <w:rPr>
          <w:spacing w:val="-2"/>
        </w:rPr>
        <w:t xml:space="preserve"> </w:t>
      </w:r>
      <w:r>
        <w:t>very</w:t>
      </w:r>
      <w:r>
        <w:rPr>
          <w:spacing w:val="-10"/>
        </w:rPr>
        <w:t xml:space="preserve"> </w:t>
      </w:r>
      <w:r>
        <w:t>simple</w:t>
      </w:r>
      <w:r>
        <w:rPr>
          <w:spacing w:val="4"/>
        </w:rPr>
        <w:t xml:space="preserve"> </w:t>
      </w:r>
      <w:r>
        <w:t>in</w:t>
      </w:r>
      <w:r>
        <w:rPr>
          <w:spacing w:val="-5"/>
        </w:rPr>
        <w:t xml:space="preserve"> </w:t>
      </w:r>
      <w:r>
        <w:t>design</w:t>
      </w:r>
      <w:r>
        <w:rPr>
          <w:spacing w:val="-5"/>
        </w:rPr>
        <w:t xml:space="preserve"> </w:t>
      </w:r>
      <w:r>
        <w:t>and to implement.</w:t>
      </w:r>
      <w:r>
        <w:rPr>
          <w:spacing w:val="1"/>
        </w:rPr>
        <w:t xml:space="preserve"> </w:t>
      </w:r>
      <w:r>
        <w:t>The</w:t>
      </w:r>
      <w:r>
        <w:rPr>
          <w:spacing w:val="-1"/>
        </w:rPr>
        <w:t xml:space="preserve"> </w:t>
      </w:r>
      <w:r>
        <w:t>system</w:t>
      </w:r>
      <w:r>
        <w:rPr>
          <w:spacing w:val="-9"/>
        </w:rPr>
        <w:t xml:space="preserve"> </w:t>
      </w:r>
      <w:r>
        <w:t>requires</w:t>
      </w:r>
      <w:r>
        <w:rPr>
          <w:spacing w:val="-57"/>
        </w:rPr>
        <w:t xml:space="preserve"> </w:t>
      </w:r>
      <w:r>
        <w:t>very low system resources and will work in almost all configurations. It has got</w:t>
      </w:r>
      <w:r>
        <w:rPr>
          <w:spacing w:val="1"/>
        </w:rPr>
        <w:t xml:space="preserve"> </w:t>
      </w:r>
      <w:r>
        <w:t>following</w:t>
      </w:r>
      <w:r>
        <w:rPr>
          <w:spacing w:val="1"/>
        </w:rPr>
        <w:t xml:space="preserve"> </w:t>
      </w:r>
      <w:r>
        <w:t>advantages</w:t>
      </w:r>
    </w:p>
    <w:p w:rsidR="001546D3" w:rsidRDefault="00577A85" w:rsidP="003068DB">
      <w:pPr>
        <w:pStyle w:val="ListParagraph"/>
        <w:numPr>
          <w:ilvl w:val="1"/>
          <w:numId w:val="3"/>
        </w:numPr>
        <w:tabs>
          <w:tab w:val="left" w:pos="1857"/>
        </w:tabs>
        <w:spacing w:before="186"/>
        <w:ind w:hanging="145"/>
        <w:jc w:val="both"/>
        <w:rPr>
          <w:sz w:val="24"/>
        </w:rPr>
      </w:pPr>
      <w:r>
        <w:rPr>
          <w:sz w:val="24"/>
        </w:rPr>
        <w:t>User</w:t>
      </w:r>
      <w:r>
        <w:rPr>
          <w:spacing w:val="1"/>
          <w:sz w:val="24"/>
        </w:rPr>
        <w:t xml:space="preserve"> </w:t>
      </w:r>
      <w:r>
        <w:rPr>
          <w:sz w:val="24"/>
        </w:rPr>
        <w:t>friendly</w:t>
      </w:r>
      <w:r>
        <w:rPr>
          <w:spacing w:val="-8"/>
          <w:sz w:val="24"/>
        </w:rPr>
        <w:t xml:space="preserve"> </w:t>
      </w:r>
      <w:r>
        <w:rPr>
          <w:sz w:val="24"/>
        </w:rPr>
        <w:t>application.</w:t>
      </w:r>
    </w:p>
    <w:p w:rsidR="001546D3" w:rsidRDefault="00577A85" w:rsidP="003068DB">
      <w:pPr>
        <w:pStyle w:val="ListParagraph"/>
        <w:numPr>
          <w:ilvl w:val="1"/>
          <w:numId w:val="3"/>
        </w:numPr>
        <w:tabs>
          <w:tab w:val="left" w:pos="1857"/>
        </w:tabs>
        <w:spacing w:before="84"/>
        <w:ind w:hanging="145"/>
        <w:jc w:val="both"/>
        <w:rPr>
          <w:sz w:val="24"/>
        </w:rPr>
      </w:pPr>
      <w:r>
        <w:rPr>
          <w:sz w:val="24"/>
        </w:rPr>
        <w:t>Secured</w:t>
      </w:r>
      <w:r>
        <w:rPr>
          <w:spacing w:val="-2"/>
          <w:sz w:val="24"/>
        </w:rPr>
        <w:t xml:space="preserve"> </w:t>
      </w:r>
      <w:r>
        <w:rPr>
          <w:sz w:val="24"/>
        </w:rPr>
        <w:t>database.</w:t>
      </w:r>
    </w:p>
    <w:p w:rsidR="001546D3" w:rsidRDefault="00577A85" w:rsidP="003068DB">
      <w:pPr>
        <w:pStyle w:val="ListParagraph"/>
        <w:numPr>
          <w:ilvl w:val="1"/>
          <w:numId w:val="3"/>
        </w:numPr>
        <w:tabs>
          <w:tab w:val="left" w:pos="1857"/>
        </w:tabs>
        <w:spacing w:before="74"/>
        <w:ind w:hanging="145"/>
        <w:jc w:val="both"/>
        <w:rPr>
          <w:sz w:val="24"/>
        </w:rPr>
      </w:pPr>
      <w:r>
        <w:rPr>
          <w:sz w:val="24"/>
        </w:rPr>
        <w:t>Fast</w:t>
      </w:r>
      <w:r>
        <w:rPr>
          <w:spacing w:val="-1"/>
          <w:sz w:val="24"/>
        </w:rPr>
        <w:t xml:space="preserve"> </w:t>
      </w:r>
      <w:r>
        <w:rPr>
          <w:sz w:val="24"/>
        </w:rPr>
        <w:t>processing.</w:t>
      </w:r>
    </w:p>
    <w:p w:rsidR="001546D3" w:rsidRDefault="00577A85" w:rsidP="003068DB">
      <w:pPr>
        <w:pStyle w:val="ListParagraph"/>
        <w:numPr>
          <w:ilvl w:val="1"/>
          <w:numId w:val="3"/>
        </w:numPr>
        <w:tabs>
          <w:tab w:val="left" w:pos="1857"/>
        </w:tabs>
        <w:spacing w:before="80"/>
        <w:ind w:hanging="145"/>
        <w:jc w:val="both"/>
        <w:rPr>
          <w:sz w:val="24"/>
        </w:rPr>
      </w:pPr>
      <w:r>
        <w:rPr>
          <w:sz w:val="24"/>
        </w:rPr>
        <w:t>Record can</w:t>
      </w:r>
      <w:r>
        <w:rPr>
          <w:spacing w:val="-4"/>
          <w:sz w:val="24"/>
        </w:rPr>
        <w:t xml:space="preserve"> </w:t>
      </w:r>
      <w:r>
        <w:rPr>
          <w:sz w:val="24"/>
        </w:rPr>
        <w:t>be updated</w:t>
      </w:r>
      <w:r>
        <w:rPr>
          <w:spacing w:val="1"/>
          <w:sz w:val="24"/>
        </w:rPr>
        <w:t xml:space="preserve"> </w:t>
      </w:r>
      <w:r>
        <w:rPr>
          <w:sz w:val="24"/>
        </w:rPr>
        <w:t>easily.</w:t>
      </w:r>
      <w:r>
        <w:rPr>
          <w:spacing w:val="3"/>
          <w:sz w:val="24"/>
        </w:rPr>
        <w:t xml:space="preserve"> </w:t>
      </w:r>
      <w:r>
        <w:rPr>
          <w:sz w:val="24"/>
        </w:rPr>
        <w:t>•</w:t>
      </w:r>
      <w:r>
        <w:rPr>
          <w:spacing w:val="-3"/>
          <w:sz w:val="24"/>
        </w:rPr>
        <w:t xml:space="preserve"> </w:t>
      </w:r>
      <w:r>
        <w:rPr>
          <w:sz w:val="24"/>
        </w:rPr>
        <w:t>Can</w:t>
      </w:r>
      <w:r>
        <w:rPr>
          <w:spacing w:val="-4"/>
          <w:sz w:val="24"/>
        </w:rPr>
        <w:t xml:space="preserve"> </w:t>
      </w:r>
      <w:r>
        <w:rPr>
          <w:sz w:val="24"/>
        </w:rPr>
        <w:t>stored</w:t>
      </w:r>
      <w:r>
        <w:rPr>
          <w:spacing w:val="-4"/>
          <w:sz w:val="24"/>
        </w:rPr>
        <w:t xml:space="preserve"> </w:t>
      </w:r>
      <w:r>
        <w:rPr>
          <w:sz w:val="24"/>
        </w:rPr>
        <w:t>number</w:t>
      </w:r>
      <w:r>
        <w:rPr>
          <w:spacing w:val="-2"/>
          <w:sz w:val="24"/>
        </w:rPr>
        <w:t xml:space="preserve"> </w:t>
      </w:r>
      <w:r>
        <w:rPr>
          <w:sz w:val="24"/>
        </w:rPr>
        <w:t>of</w:t>
      </w:r>
      <w:r>
        <w:rPr>
          <w:spacing w:val="-7"/>
          <w:sz w:val="24"/>
        </w:rPr>
        <w:t xml:space="preserve"> </w:t>
      </w:r>
      <w:r>
        <w:rPr>
          <w:sz w:val="24"/>
        </w:rPr>
        <w:t>records.</w:t>
      </w:r>
    </w:p>
    <w:p w:rsidR="001546D3" w:rsidRDefault="00577A85" w:rsidP="003068DB">
      <w:pPr>
        <w:pStyle w:val="ListParagraph"/>
        <w:numPr>
          <w:ilvl w:val="1"/>
          <w:numId w:val="3"/>
        </w:numPr>
        <w:tabs>
          <w:tab w:val="left" w:pos="1857"/>
        </w:tabs>
        <w:spacing w:before="69"/>
        <w:ind w:hanging="145"/>
        <w:jc w:val="both"/>
        <w:rPr>
          <w:sz w:val="24"/>
        </w:rPr>
      </w:pPr>
      <w:r>
        <w:rPr>
          <w:sz w:val="24"/>
        </w:rPr>
        <w:t>Any</w:t>
      </w:r>
      <w:r>
        <w:rPr>
          <w:spacing w:val="-6"/>
          <w:sz w:val="24"/>
        </w:rPr>
        <w:t xml:space="preserve"> </w:t>
      </w:r>
      <w:r>
        <w:rPr>
          <w:sz w:val="24"/>
        </w:rPr>
        <w:t>record</w:t>
      </w:r>
      <w:r>
        <w:rPr>
          <w:spacing w:val="1"/>
          <w:sz w:val="24"/>
        </w:rPr>
        <w:t xml:space="preserve"> </w:t>
      </w:r>
      <w:r>
        <w:rPr>
          <w:sz w:val="24"/>
        </w:rPr>
        <w:t>can</w:t>
      </w:r>
      <w:r>
        <w:rPr>
          <w:spacing w:val="-4"/>
          <w:sz w:val="24"/>
        </w:rPr>
        <w:t xml:space="preserve"> </w:t>
      </w:r>
      <w:r>
        <w:rPr>
          <w:sz w:val="24"/>
        </w:rPr>
        <w:t>be retrieved</w:t>
      </w:r>
      <w:r>
        <w:rPr>
          <w:spacing w:val="1"/>
          <w:sz w:val="24"/>
        </w:rPr>
        <w:t xml:space="preserve"> </w:t>
      </w:r>
      <w:r>
        <w:rPr>
          <w:sz w:val="24"/>
        </w:rPr>
        <w:t>when</w:t>
      </w:r>
      <w:r>
        <w:rPr>
          <w:spacing w:val="-4"/>
          <w:sz w:val="24"/>
        </w:rPr>
        <w:t xml:space="preserve"> </w:t>
      </w:r>
      <w:r>
        <w:rPr>
          <w:sz w:val="24"/>
        </w:rPr>
        <w:t>required.</w:t>
      </w:r>
    </w:p>
    <w:p w:rsidR="001546D3" w:rsidRDefault="00577A85" w:rsidP="003068DB">
      <w:pPr>
        <w:pStyle w:val="ListParagraph"/>
        <w:numPr>
          <w:ilvl w:val="1"/>
          <w:numId w:val="3"/>
        </w:numPr>
        <w:tabs>
          <w:tab w:val="left" w:pos="1857"/>
        </w:tabs>
        <w:spacing w:before="84"/>
        <w:ind w:hanging="145"/>
        <w:jc w:val="both"/>
        <w:rPr>
          <w:sz w:val="24"/>
        </w:rPr>
      </w:pPr>
      <w:r>
        <w:rPr>
          <w:sz w:val="24"/>
        </w:rPr>
        <w:t>System</w:t>
      </w:r>
      <w:r>
        <w:rPr>
          <w:spacing w:val="-9"/>
          <w:sz w:val="24"/>
        </w:rPr>
        <w:t xml:space="preserve"> </w:t>
      </w:r>
      <w:r>
        <w:rPr>
          <w:sz w:val="24"/>
        </w:rPr>
        <w:t>reduces</w:t>
      </w:r>
      <w:r>
        <w:rPr>
          <w:spacing w:val="2"/>
          <w:sz w:val="24"/>
        </w:rPr>
        <w:t xml:space="preserve"> </w:t>
      </w:r>
      <w:r>
        <w:rPr>
          <w:sz w:val="24"/>
        </w:rPr>
        <w:t>manual</w:t>
      </w:r>
      <w:r>
        <w:rPr>
          <w:spacing w:val="-5"/>
          <w:sz w:val="24"/>
        </w:rPr>
        <w:t xml:space="preserve"> </w:t>
      </w:r>
      <w:r>
        <w:rPr>
          <w:sz w:val="24"/>
        </w:rPr>
        <w:t>workload.</w:t>
      </w:r>
    </w:p>
    <w:p w:rsidR="001546D3" w:rsidRDefault="00577A85" w:rsidP="003068DB">
      <w:pPr>
        <w:pStyle w:val="ListParagraph"/>
        <w:numPr>
          <w:ilvl w:val="1"/>
          <w:numId w:val="3"/>
        </w:numPr>
        <w:tabs>
          <w:tab w:val="left" w:pos="1857"/>
        </w:tabs>
        <w:spacing w:before="75"/>
        <w:ind w:hanging="145"/>
        <w:jc w:val="both"/>
        <w:rPr>
          <w:sz w:val="24"/>
        </w:rPr>
      </w:pPr>
      <w:r>
        <w:rPr>
          <w:sz w:val="24"/>
        </w:rPr>
        <w:t>Redundancy</w:t>
      </w:r>
      <w:r>
        <w:rPr>
          <w:spacing w:val="-9"/>
          <w:sz w:val="24"/>
        </w:rPr>
        <w:t xml:space="preserve"> </w:t>
      </w:r>
      <w:r>
        <w:rPr>
          <w:sz w:val="24"/>
        </w:rPr>
        <w:t>of</w:t>
      </w:r>
      <w:r>
        <w:rPr>
          <w:spacing w:val="-7"/>
          <w:sz w:val="24"/>
        </w:rPr>
        <w:t xml:space="preserve"> </w:t>
      </w:r>
      <w:r>
        <w:rPr>
          <w:sz w:val="24"/>
        </w:rPr>
        <w:t>data</w:t>
      </w:r>
      <w:r>
        <w:rPr>
          <w:spacing w:val="1"/>
          <w:sz w:val="24"/>
        </w:rPr>
        <w:t xml:space="preserve"> </w:t>
      </w:r>
      <w:r>
        <w:rPr>
          <w:sz w:val="24"/>
        </w:rPr>
        <w:t>is</w:t>
      </w:r>
      <w:r>
        <w:rPr>
          <w:spacing w:val="-1"/>
          <w:sz w:val="24"/>
        </w:rPr>
        <w:t xml:space="preserve"> </w:t>
      </w:r>
      <w:r>
        <w:rPr>
          <w:sz w:val="24"/>
        </w:rPr>
        <w:t>avoided.</w:t>
      </w:r>
    </w:p>
    <w:p w:rsidR="00037E74" w:rsidRDefault="00577A85" w:rsidP="00037E74">
      <w:pPr>
        <w:pStyle w:val="ListParagraph"/>
        <w:numPr>
          <w:ilvl w:val="1"/>
          <w:numId w:val="3"/>
        </w:numPr>
        <w:tabs>
          <w:tab w:val="left" w:pos="1857"/>
        </w:tabs>
        <w:spacing w:before="79"/>
        <w:ind w:hanging="145"/>
        <w:jc w:val="both"/>
        <w:rPr>
          <w:sz w:val="24"/>
        </w:rPr>
      </w:pPr>
      <w:r>
        <w:rPr>
          <w:sz w:val="24"/>
        </w:rPr>
        <w:t>Records</w:t>
      </w:r>
      <w:r>
        <w:rPr>
          <w:spacing w:val="-4"/>
          <w:sz w:val="24"/>
        </w:rPr>
        <w:t xml:space="preserve"> </w:t>
      </w:r>
      <w:r>
        <w:rPr>
          <w:sz w:val="24"/>
        </w:rPr>
        <w:t>can</w:t>
      </w:r>
      <w:r>
        <w:rPr>
          <w:spacing w:val="-6"/>
          <w:sz w:val="24"/>
        </w:rPr>
        <w:t xml:space="preserve"> </w:t>
      </w:r>
      <w:r>
        <w:rPr>
          <w:sz w:val="24"/>
        </w:rPr>
        <w:t>be</w:t>
      </w:r>
      <w:r>
        <w:rPr>
          <w:spacing w:val="-2"/>
          <w:sz w:val="24"/>
        </w:rPr>
        <w:t xml:space="preserve"> </w:t>
      </w:r>
      <w:r>
        <w:rPr>
          <w:sz w:val="24"/>
        </w:rPr>
        <w:t>searched</w:t>
      </w:r>
      <w:r>
        <w:rPr>
          <w:spacing w:val="-1"/>
          <w:sz w:val="24"/>
        </w:rPr>
        <w:t xml:space="preserve"> </w:t>
      </w:r>
      <w:r>
        <w:rPr>
          <w:sz w:val="24"/>
        </w:rPr>
        <w:t>and</w:t>
      </w:r>
      <w:r>
        <w:rPr>
          <w:spacing w:val="-1"/>
          <w:sz w:val="24"/>
        </w:rPr>
        <w:t xml:space="preserve"> </w:t>
      </w:r>
      <w:r>
        <w:rPr>
          <w:sz w:val="24"/>
        </w:rPr>
        <w:t>sorted</w:t>
      </w:r>
      <w:r>
        <w:rPr>
          <w:spacing w:val="-1"/>
          <w:sz w:val="24"/>
        </w:rPr>
        <w:t xml:space="preserve"> </w:t>
      </w:r>
      <w:r>
        <w:rPr>
          <w:sz w:val="24"/>
        </w:rPr>
        <w:t>easily.</w:t>
      </w: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Pr="00037E74" w:rsidRDefault="00037E74" w:rsidP="00037E74">
      <w:pPr>
        <w:tabs>
          <w:tab w:val="left" w:pos="1857"/>
        </w:tabs>
        <w:spacing w:before="79"/>
        <w:jc w:val="both"/>
        <w:rPr>
          <w:sz w:val="24"/>
        </w:rPr>
      </w:pPr>
    </w:p>
    <w:p w:rsidR="001546D3" w:rsidRPr="00F26266" w:rsidRDefault="002E322C">
      <w:pPr>
        <w:pStyle w:val="Heading3"/>
        <w:tabs>
          <w:tab w:val="left" w:pos="1145"/>
        </w:tabs>
        <w:spacing w:before="77"/>
        <w:ind w:left="900" w:firstLine="0"/>
        <w:jc w:val="both"/>
        <w:rPr>
          <w:color w:val="FF0000"/>
          <w:sz w:val="30"/>
        </w:rPr>
        <w:pPrChange w:id="342" w:author="Dell" w:date="2023-12-16T15:31:00Z">
          <w:pPr>
            <w:pStyle w:val="Heading3"/>
            <w:numPr>
              <w:numId w:val="14"/>
            </w:numPr>
            <w:tabs>
              <w:tab w:val="left" w:pos="1145"/>
            </w:tabs>
            <w:spacing w:before="77"/>
            <w:ind w:left="1260" w:hanging="360"/>
            <w:jc w:val="both"/>
          </w:pPr>
        </w:pPrChange>
      </w:pPr>
      <w:bookmarkStart w:id="343" w:name="6.Proposed_Enhancements"/>
      <w:bookmarkEnd w:id="343"/>
      <w:ins w:id="344" w:author="Dell" w:date="2023-12-16T15:31:00Z">
        <w:r>
          <w:rPr>
            <w:color w:val="FF0000"/>
            <w:spacing w:val="-1"/>
          </w:rPr>
          <w:t xml:space="preserve">6. </w:t>
        </w:r>
      </w:ins>
      <w:r w:rsidR="00577A85" w:rsidRPr="00F26266">
        <w:rPr>
          <w:color w:val="FF0000"/>
          <w:spacing w:val="-1"/>
        </w:rPr>
        <w:t>Proposed</w:t>
      </w:r>
      <w:r w:rsidR="00577A85" w:rsidRPr="00F26266">
        <w:rPr>
          <w:color w:val="FF0000"/>
          <w:spacing w:val="-16"/>
        </w:rPr>
        <w:t xml:space="preserve"> </w:t>
      </w:r>
      <w:r w:rsidR="00577A85" w:rsidRPr="00F26266">
        <w:rPr>
          <w:color w:val="FF0000"/>
        </w:rPr>
        <w:t>Enhancements</w:t>
      </w:r>
    </w:p>
    <w:p w:rsidR="001546D3" w:rsidRDefault="00577A85" w:rsidP="003068DB">
      <w:pPr>
        <w:pStyle w:val="BodyText"/>
        <w:spacing w:before="239" w:line="259" w:lineRule="auto"/>
        <w:ind w:left="900" w:right="1039"/>
        <w:jc w:val="both"/>
      </w:pPr>
      <w:r>
        <w:t>In</w:t>
      </w:r>
      <w:r>
        <w:rPr>
          <w:spacing w:val="-7"/>
        </w:rPr>
        <w:t xml:space="preserve"> </w:t>
      </w:r>
      <w:r>
        <w:t>a</w:t>
      </w:r>
      <w:r>
        <w:rPr>
          <w:spacing w:val="-2"/>
        </w:rPr>
        <w:t xml:space="preserve"> </w:t>
      </w:r>
      <w:r>
        <w:t>nutshell,</w:t>
      </w:r>
      <w:r>
        <w:rPr>
          <w:spacing w:val="5"/>
        </w:rPr>
        <w:t xml:space="preserve"> </w:t>
      </w:r>
      <w:r>
        <w:t>it</w:t>
      </w:r>
      <w:r>
        <w:rPr>
          <w:spacing w:val="4"/>
        </w:rPr>
        <w:t xml:space="preserve"> </w:t>
      </w:r>
      <w:r>
        <w:t>can</w:t>
      </w:r>
      <w:r>
        <w:rPr>
          <w:spacing w:val="-6"/>
        </w:rPr>
        <w:t xml:space="preserve"> </w:t>
      </w:r>
      <w:r>
        <w:t>be</w:t>
      </w:r>
      <w:r>
        <w:rPr>
          <w:spacing w:val="-3"/>
        </w:rPr>
        <w:t xml:space="preserve"> </w:t>
      </w:r>
      <w:r>
        <w:t>summarized</w:t>
      </w:r>
      <w:r>
        <w:rPr>
          <w:spacing w:val="-1"/>
        </w:rPr>
        <w:t xml:space="preserve"> </w:t>
      </w:r>
      <w:r>
        <w:t>that</w:t>
      </w:r>
      <w:r>
        <w:rPr>
          <w:spacing w:val="-1"/>
        </w:rPr>
        <w:t xml:space="preserve"> </w:t>
      </w:r>
      <w:r>
        <w:t>the</w:t>
      </w:r>
      <w:r>
        <w:rPr>
          <w:spacing w:val="-3"/>
        </w:rPr>
        <w:t xml:space="preserve"> </w:t>
      </w:r>
      <w:r>
        <w:t>future</w:t>
      </w:r>
      <w:r>
        <w:rPr>
          <w:spacing w:val="-2"/>
        </w:rPr>
        <w:t xml:space="preserve"> </w:t>
      </w:r>
      <w:r>
        <w:t>scope</w:t>
      </w:r>
      <w:r>
        <w:rPr>
          <w:spacing w:val="-7"/>
        </w:rPr>
        <w:t xml:space="preserve"> </w:t>
      </w:r>
      <w:r>
        <w:t>of</w:t>
      </w:r>
      <w:r>
        <w:rPr>
          <w:spacing w:val="-9"/>
        </w:rPr>
        <w:t xml:space="preserve"> </w:t>
      </w:r>
      <w:r>
        <w:t>the</w:t>
      </w:r>
      <w:r>
        <w:rPr>
          <w:spacing w:val="-2"/>
        </w:rPr>
        <w:t xml:space="preserve"> </w:t>
      </w:r>
      <w:r>
        <w:t>project</w:t>
      </w:r>
      <w:r>
        <w:rPr>
          <w:spacing w:val="3"/>
        </w:rPr>
        <w:t xml:space="preserve"> </w:t>
      </w:r>
      <w:r>
        <w:t>circles</w:t>
      </w:r>
      <w:r>
        <w:rPr>
          <w:spacing w:val="-3"/>
        </w:rPr>
        <w:t xml:space="preserve"> </w:t>
      </w:r>
      <w:r>
        <w:t>around</w:t>
      </w:r>
      <w:r>
        <w:rPr>
          <w:spacing w:val="-57"/>
        </w:rPr>
        <w:t xml:space="preserve"> </w:t>
      </w:r>
      <w:r>
        <w:t>maintaining</w:t>
      </w:r>
      <w:r>
        <w:rPr>
          <w:spacing w:val="5"/>
        </w:rPr>
        <w:t xml:space="preserve"> </w:t>
      </w:r>
      <w:r>
        <w:t>information</w:t>
      </w:r>
      <w:r>
        <w:rPr>
          <w:spacing w:val="-3"/>
        </w:rPr>
        <w:t xml:space="preserve"> </w:t>
      </w:r>
      <w:r>
        <w:t>regarding:</w:t>
      </w:r>
    </w:p>
    <w:p w:rsidR="001546D3" w:rsidRDefault="001546D3" w:rsidP="003068DB">
      <w:pPr>
        <w:pStyle w:val="BodyText"/>
        <w:jc w:val="both"/>
        <w:rPr>
          <w:sz w:val="26"/>
        </w:rPr>
      </w:pPr>
    </w:p>
    <w:p w:rsidR="001546D3" w:rsidRDefault="001546D3" w:rsidP="003068DB">
      <w:pPr>
        <w:pStyle w:val="BodyText"/>
        <w:spacing w:before="10"/>
        <w:jc w:val="both"/>
        <w:rPr>
          <w:sz w:val="27"/>
        </w:rPr>
      </w:pPr>
    </w:p>
    <w:p w:rsidR="001546D3" w:rsidRDefault="00577A85" w:rsidP="003068DB">
      <w:pPr>
        <w:pStyle w:val="ListParagraph"/>
        <w:numPr>
          <w:ilvl w:val="0"/>
          <w:numId w:val="2"/>
        </w:numPr>
        <w:tabs>
          <w:tab w:val="left" w:pos="1621"/>
        </w:tabs>
        <w:jc w:val="both"/>
        <w:rPr>
          <w:sz w:val="24"/>
        </w:rPr>
      </w:pPr>
      <w:r>
        <w:rPr>
          <w:sz w:val="24"/>
        </w:rPr>
        <w:t>We</w:t>
      </w:r>
      <w:r>
        <w:rPr>
          <w:spacing w:val="-2"/>
          <w:sz w:val="24"/>
        </w:rPr>
        <w:t xml:space="preserve"> </w:t>
      </w:r>
      <w:r>
        <w:rPr>
          <w:sz w:val="24"/>
        </w:rPr>
        <w:t>can</w:t>
      </w:r>
      <w:r>
        <w:rPr>
          <w:spacing w:val="-4"/>
          <w:sz w:val="24"/>
        </w:rPr>
        <w:t xml:space="preserve"> </w:t>
      </w:r>
      <w:r>
        <w:rPr>
          <w:sz w:val="24"/>
        </w:rPr>
        <w:t>add</w:t>
      </w:r>
      <w:r>
        <w:rPr>
          <w:spacing w:val="-1"/>
          <w:sz w:val="24"/>
        </w:rPr>
        <w:t xml:space="preserve"> </w:t>
      </w:r>
      <w:r>
        <w:rPr>
          <w:sz w:val="24"/>
        </w:rPr>
        <w:t>printer</w:t>
      </w:r>
      <w:r>
        <w:rPr>
          <w:spacing w:val="1"/>
          <w:sz w:val="24"/>
        </w:rPr>
        <w:t xml:space="preserve"> </w:t>
      </w:r>
      <w:r>
        <w:rPr>
          <w:sz w:val="24"/>
        </w:rPr>
        <w:t>in future.</w:t>
      </w:r>
    </w:p>
    <w:p w:rsidR="001546D3" w:rsidRDefault="00577A85" w:rsidP="003068DB">
      <w:pPr>
        <w:pStyle w:val="ListParagraph"/>
        <w:numPr>
          <w:ilvl w:val="0"/>
          <w:numId w:val="2"/>
        </w:numPr>
        <w:tabs>
          <w:tab w:val="left" w:pos="1621"/>
        </w:tabs>
        <w:spacing w:before="21" w:line="259" w:lineRule="auto"/>
        <w:ind w:right="1140"/>
        <w:jc w:val="both"/>
        <w:rPr>
          <w:sz w:val="24"/>
        </w:rPr>
      </w:pPr>
      <w:r>
        <w:rPr>
          <w:sz w:val="24"/>
        </w:rPr>
        <w:t>We</w:t>
      </w:r>
      <w:r>
        <w:rPr>
          <w:spacing w:val="-4"/>
          <w:sz w:val="24"/>
        </w:rPr>
        <w:t xml:space="preserve"> </w:t>
      </w:r>
      <w:r>
        <w:rPr>
          <w:sz w:val="24"/>
        </w:rPr>
        <w:t>can</w:t>
      </w:r>
      <w:r>
        <w:rPr>
          <w:spacing w:val="-8"/>
          <w:sz w:val="24"/>
        </w:rPr>
        <w:t xml:space="preserve"> </w:t>
      </w:r>
      <w:r>
        <w:rPr>
          <w:sz w:val="24"/>
        </w:rPr>
        <w:t>give</w:t>
      </w:r>
      <w:r>
        <w:rPr>
          <w:spacing w:val="1"/>
          <w:sz w:val="24"/>
        </w:rPr>
        <w:t xml:space="preserve"> </w:t>
      </w:r>
      <w:r>
        <w:rPr>
          <w:sz w:val="24"/>
        </w:rPr>
        <w:t>more</w:t>
      </w:r>
      <w:r>
        <w:rPr>
          <w:spacing w:val="-4"/>
          <w:sz w:val="24"/>
        </w:rPr>
        <w:t xml:space="preserve"> </w:t>
      </w:r>
      <w:r>
        <w:rPr>
          <w:sz w:val="24"/>
        </w:rPr>
        <w:t>advance</w:t>
      </w:r>
      <w:r>
        <w:rPr>
          <w:spacing w:val="-4"/>
          <w:sz w:val="24"/>
        </w:rPr>
        <w:t xml:space="preserve"> </w:t>
      </w:r>
      <w:r>
        <w:rPr>
          <w:sz w:val="24"/>
        </w:rPr>
        <w:t>software</w:t>
      </w:r>
      <w:r>
        <w:rPr>
          <w:spacing w:val="-4"/>
          <w:sz w:val="24"/>
        </w:rPr>
        <w:t xml:space="preserve"> </w:t>
      </w:r>
      <w:r>
        <w:rPr>
          <w:sz w:val="24"/>
        </w:rPr>
        <w:t>for</w:t>
      </w:r>
      <w:r>
        <w:rPr>
          <w:spacing w:val="-2"/>
          <w:sz w:val="24"/>
        </w:rPr>
        <w:t xml:space="preserve"> </w:t>
      </w:r>
      <w:del w:id="345" w:author="Manoj" w:date="2023-12-15T21:48:00Z">
        <w:r w:rsidDel="00A93ECB">
          <w:rPr>
            <w:sz w:val="24"/>
          </w:rPr>
          <w:delText>Clinic</w:delText>
        </w:r>
        <w:r w:rsidDel="00A93ECB">
          <w:rPr>
            <w:spacing w:val="-4"/>
            <w:sz w:val="24"/>
          </w:rPr>
          <w:delText xml:space="preserve"> </w:delText>
        </w:r>
        <w:r w:rsidDel="00A93ECB">
          <w:rPr>
            <w:sz w:val="24"/>
          </w:rPr>
          <w:delText>Management</w:delText>
        </w:r>
        <w:r w:rsidDel="00A93ECB">
          <w:rPr>
            <w:spacing w:val="2"/>
            <w:sz w:val="24"/>
          </w:rPr>
          <w:delText xml:space="preserve"> </w:delText>
        </w:r>
        <w:r w:rsidDel="00A93ECB">
          <w:rPr>
            <w:sz w:val="24"/>
          </w:rPr>
          <w:delText>System</w:delText>
        </w:r>
      </w:del>
      <w:ins w:id="346" w:author="Manoj" w:date="2023-12-15T21:48:00Z">
        <w:r w:rsidR="00A93ECB">
          <w:rPr>
            <w:sz w:val="24"/>
          </w:rPr>
          <w:t>Hospital Management System</w:t>
        </w:r>
      </w:ins>
      <w:r>
        <w:rPr>
          <w:spacing w:val="-8"/>
          <w:sz w:val="24"/>
        </w:rPr>
        <w:t xml:space="preserve"> </w:t>
      </w:r>
      <w:r>
        <w:rPr>
          <w:sz w:val="24"/>
        </w:rPr>
        <w:t>including</w:t>
      </w:r>
      <w:r>
        <w:rPr>
          <w:spacing w:val="1"/>
          <w:sz w:val="24"/>
        </w:rPr>
        <w:t xml:space="preserve"> </w:t>
      </w:r>
      <w:r>
        <w:rPr>
          <w:sz w:val="24"/>
        </w:rPr>
        <w:t>more</w:t>
      </w:r>
      <w:r>
        <w:rPr>
          <w:spacing w:val="-57"/>
          <w:sz w:val="24"/>
        </w:rPr>
        <w:t xml:space="preserve"> </w:t>
      </w:r>
      <w:r>
        <w:rPr>
          <w:sz w:val="24"/>
        </w:rPr>
        <w:t>facilities</w:t>
      </w:r>
    </w:p>
    <w:p w:rsidR="001546D3" w:rsidRDefault="00577A85" w:rsidP="003068DB">
      <w:pPr>
        <w:pStyle w:val="ListParagraph"/>
        <w:numPr>
          <w:ilvl w:val="0"/>
          <w:numId w:val="2"/>
        </w:numPr>
        <w:tabs>
          <w:tab w:val="left" w:pos="1621"/>
        </w:tabs>
        <w:spacing w:line="275" w:lineRule="exact"/>
        <w:jc w:val="both"/>
        <w:rPr>
          <w:sz w:val="24"/>
        </w:rPr>
      </w:pPr>
      <w:r>
        <w:rPr>
          <w:sz w:val="24"/>
        </w:rPr>
        <w:t>We</w:t>
      </w:r>
      <w:r>
        <w:rPr>
          <w:spacing w:val="-3"/>
          <w:sz w:val="24"/>
        </w:rPr>
        <w:t xml:space="preserve"> </w:t>
      </w:r>
      <w:r>
        <w:rPr>
          <w:sz w:val="24"/>
        </w:rPr>
        <w:t>will</w:t>
      </w:r>
      <w:r>
        <w:rPr>
          <w:spacing w:val="-6"/>
          <w:sz w:val="24"/>
        </w:rPr>
        <w:t xml:space="preserve"> </w:t>
      </w:r>
      <w:r>
        <w:rPr>
          <w:sz w:val="24"/>
        </w:rPr>
        <w:t>host</w:t>
      </w:r>
      <w:r>
        <w:rPr>
          <w:spacing w:val="-1"/>
          <w:sz w:val="24"/>
        </w:rPr>
        <w:t xml:space="preserve"> </w:t>
      </w:r>
      <w:r>
        <w:rPr>
          <w:sz w:val="24"/>
        </w:rPr>
        <w:t>the</w:t>
      </w:r>
      <w:r>
        <w:rPr>
          <w:spacing w:val="-2"/>
          <w:sz w:val="24"/>
        </w:rPr>
        <w:t xml:space="preserve"> </w:t>
      </w:r>
      <w:r>
        <w:rPr>
          <w:sz w:val="24"/>
        </w:rPr>
        <w:t>platform</w:t>
      </w:r>
      <w:r>
        <w:rPr>
          <w:spacing w:val="-10"/>
          <w:sz w:val="24"/>
        </w:rPr>
        <w:t xml:space="preserve"> </w:t>
      </w:r>
      <w:r>
        <w:rPr>
          <w:sz w:val="24"/>
        </w:rPr>
        <w:t>on</w:t>
      </w:r>
      <w:r>
        <w:rPr>
          <w:spacing w:val="-6"/>
          <w:sz w:val="24"/>
        </w:rPr>
        <w:t xml:space="preserve"> </w:t>
      </w:r>
      <w:r>
        <w:rPr>
          <w:sz w:val="24"/>
        </w:rPr>
        <w:t>online</w:t>
      </w:r>
      <w:r>
        <w:rPr>
          <w:spacing w:val="-2"/>
          <w:sz w:val="24"/>
        </w:rPr>
        <w:t xml:space="preserve"> </w:t>
      </w:r>
      <w:r>
        <w:rPr>
          <w:sz w:val="24"/>
        </w:rPr>
        <w:t>servers</w:t>
      </w:r>
      <w:r>
        <w:rPr>
          <w:spacing w:val="-4"/>
          <w:sz w:val="24"/>
        </w:rPr>
        <w:t xml:space="preserve"> </w:t>
      </w:r>
      <w:r>
        <w:rPr>
          <w:sz w:val="24"/>
        </w:rPr>
        <w:t>to</w:t>
      </w:r>
      <w:r>
        <w:rPr>
          <w:spacing w:val="4"/>
          <w:sz w:val="24"/>
        </w:rPr>
        <w:t xml:space="preserve"> </w:t>
      </w:r>
      <w:r>
        <w:rPr>
          <w:sz w:val="24"/>
        </w:rPr>
        <w:t>make</w:t>
      </w:r>
      <w:r>
        <w:rPr>
          <w:spacing w:val="2"/>
          <w:sz w:val="24"/>
        </w:rPr>
        <w:t xml:space="preserve"> </w:t>
      </w:r>
      <w:r>
        <w:rPr>
          <w:sz w:val="24"/>
        </w:rPr>
        <w:t>it</w:t>
      </w:r>
      <w:r>
        <w:rPr>
          <w:spacing w:val="4"/>
          <w:sz w:val="24"/>
        </w:rPr>
        <w:t xml:space="preserve"> </w:t>
      </w:r>
      <w:r>
        <w:rPr>
          <w:sz w:val="24"/>
        </w:rPr>
        <w:t>accessible</w:t>
      </w:r>
      <w:r>
        <w:rPr>
          <w:spacing w:val="-3"/>
          <w:sz w:val="24"/>
        </w:rPr>
        <w:t xml:space="preserve"> </w:t>
      </w:r>
      <w:r>
        <w:rPr>
          <w:sz w:val="24"/>
        </w:rPr>
        <w:t>worldwide</w:t>
      </w:r>
    </w:p>
    <w:p w:rsidR="001546D3" w:rsidRDefault="00577A85" w:rsidP="003068DB">
      <w:pPr>
        <w:pStyle w:val="ListParagraph"/>
        <w:numPr>
          <w:ilvl w:val="0"/>
          <w:numId w:val="2"/>
        </w:numPr>
        <w:tabs>
          <w:tab w:val="left" w:pos="1621"/>
        </w:tabs>
        <w:spacing w:before="22"/>
        <w:jc w:val="both"/>
        <w:rPr>
          <w:sz w:val="24"/>
        </w:rPr>
      </w:pPr>
      <w:r>
        <w:rPr>
          <w:sz w:val="24"/>
        </w:rPr>
        <w:t>Integrate</w:t>
      </w:r>
      <w:r>
        <w:rPr>
          <w:spacing w:val="-2"/>
          <w:sz w:val="24"/>
        </w:rPr>
        <w:t xml:space="preserve"> </w:t>
      </w:r>
      <w:r>
        <w:rPr>
          <w:sz w:val="24"/>
        </w:rPr>
        <w:t>multiple</w:t>
      </w:r>
      <w:r>
        <w:rPr>
          <w:spacing w:val="3"/>
          <w:sz w:val="24"/>
        </w:rPr>
        <w:t xml:space="preserve"> </w:t>
      </w:r>
      <w:r>
        <w:rPr>
          <w:sz w:val="24"/>
        </w:rPr>
        <w:t>load balancers</w:t>
      </w:r>
      <w:r>
        <w:rPr>
          <w:spacing w:val="-3"/>
          <w:sz w:val="24"/>
        </w:rPr>
        <w:t xml:space="preserve"> </w:t>
      </w:r>
      <w:r>
        <w:rPr>
          <w:sz w:val="24"/>
        </w:rPr>
        <w:t>to distribute</w:t>
      </w:r>
      <w:r>
        <w:rPr>
          <w:spacing w:val="-2"/>
          <w:sz w:val="24"/>
        </w:rPr>
        <w:t xml:space="preserve"> </w:t>
      </w:r>
      <w:r>
        <w:rPr>
          <w:sz w:val="24"/>
        </w:rPr>
        <w:t>the</w:t>
      </w:r>
      <w:r>
        <w:rPr>
          <w:spacing w:val="-1"/>
          <w:sz w:val="24"/>
        </w:rPr>
        <w:t xml:space="preserve"> </w:t>
      </w:r>
      <w:r>
        <w:rPr>
          <w:sz w:val="24"/>
        </w:rPr>
        <w:t>loads of</w:t>
      </w:r>
      <w:r>
        <w:rPr>
          <w:spacing w:val="-8"/>
          <w:sz w:val="24"/>
        </w:rPr>
        <w:t xml:space="preserve"> </w:t>
      </w:r>
      <w:r>
        <w:rPr>
          <w:sz w:val="24"/>
        </w:rPr>
        <w:t>the</w:t>
      </w:r>
      <w:r>
        <w:rPr>
          <w:spacing w:val="-1"/>
          <w:sz w:val="24"/>
        </w:rPr>
        <w:t xml:space="preserve"> </w:t>
      </w:r>
      <w:r>
        <w:rPr>
          <w:sz w:val="24"/>
        </w:rPr>
        <w:t>system</w:t>
      </w:r>
    </w:p>
    <w:p w:rsidR="001546D3" w:rsidRDefault="00577A85" w:rsidP="003068DB">
      <w:pPr>
        <w:pStyle w:val="ListParagraph"/>
        <w:numPr>
          <w:ilvl w:val="0"/>
          <w:numId w:val="2"/>
        </w:numPr>
        <w:tabs>
          <w:tab w:val="left" w:pos="1621"/>
        </w:tabs>
        <w:spacing w:before="22" w:line="259" w:lineRule="auto"/>
        <w:ind w:right="1091"/>
        <w:jc w:val="both"/>
        <w:rPr>
          <w:sz w:val="24"/>
        </w:rPr>
      </w:pPr>
      <w:r>
        <w:rPr>
          <w:sz w:val="24"/>
        </w:rPr>
        <w:t>Create</w:t>
      </w:r>
      <w:r>
        <w:rPr>
          <w:spacing w:val="-7"/>
          <w:sz w:val="24"/>
        </w:rPr>
        <w:t xml:space="preserve"> </w:t>
      </w:r>
      <w:r>
        <w:rPr>
          <w:sz w:val="24"/>
        </w:rPr>
        <w:t>the</w:t>
      </w:r>
      <w:r>
        <w:rPr>
          <w:spacing w:val="-1"/>
          <w:sz w:val="24"/>
        </w:rPr>
        <w:t xml:space="preserve"> </w:t>
      </w:r>
      <w:r>
        <w:rPr>
          <w:sz w:val="24"/>
        </w:rPr>
        <w:t>master and slave</w:t>
      </w:r>
      <w:r>
        <w:rPr>
          <w:spacing w:val="-2"/>
          <w:sz w:val="24"/>
        </w:rPr>
        <w:t xml:space="preserve"> </w:t>
      </w:r>
      <w:r>
        <w:rPr>
          <w:sz w:val="24"/>
        </w:rPr>
        <w:t>database</w:t>
      </w:r>
      <w:r>
        <w:rPr>
          <w:spacing w:val="-1"/>
          <w:sz w:val="24"/>
        </w:rPr>
        <w:t xml:space="preserve"> </w:t>
      </w:r>
      <w:r>
        <w:rPr>
          <w:sz w:val="24"/>
        </w:rPr>
        <w:t>structure</w:t>
      </w:r>
      <w:r>
        <w:rPr>
          <w:spacing w:val="-7"/>
          <w:sz w:val="24"/>
        </w:rPr>
        <w:t xml:space="preserve"> </w:t>
      </w:r>
      <w:r>
        <w:rPr>
          <w:sz w:val="24"/>
        </w:rPr>
        <w:t>to reduce</w:t>
      </w:r>
      <w:r>
        <w:rPr>
          <w:spacing w:val="-2"/>
          <w:sz w:val="24"/>
        </w:rPr>
        <w:t xml:space="preserve"> </w:t>
      </w:r>
      <w:r>
        <w:rPr>
          <w:sz w:val="24"/>
        </w:rPr>
        <w:t>the</w:t>
      </w:r>
      <w:r>
        <w:rPr>
          <w:spacing w:val="-1"/>
          <w:sz w:val="24"/>
        </w:rPr>
        <w:t xml:space="preserve"> </w:t>
      </w:r>
      <w:r>
        <w:rPr>
          <w:sz w:val="24"/>
        </w:rPr>
        <w:t>overload</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database</w:t>
      </w:r>
      <w:r>
        <w:rPr>
          <w:spacing w:val="-57"/>
          <w:sz w:val="24"/>
        </w:rPr>
        <w:t xml:space="preserve"> </w:t>
      </w:r>
      <w:r w:rsidR="00521721">
        <w:rPr>
          <w:sz w:val="24"/>
        </w:rPr>
        <w:t>queens</w:t>
      </w:r>
    </w:p>
    <w:p w:rsidR="001546D3" w:rsidRDefault="00577A85" w:rsidP="003068DB">
      <w:pPr>
        <w:pStyle w:val="ListParagraph"/>
        <w:numPr>
          <w:ilvl w:val="0"/>
          <w:numId w:val="2"/>
        </w:numPr>
        <w:tabs>
          <w:tab w:val="left" w:pos="1621"/>
        </w:tabs>
        <w:spacing w:line="259" w:lineRule="auto"/>
        <w:ind w:right="1364"/>
        <w:jc w:val="both"/>
        <w:rPr>
          <w:sz w:val="24"/>
        </w:rPr>
      </w:pPr>
      <w:r>
        <w:rPr>
          <w:sz w:val="24"/>
        </w:rPr>
        <w:t>Implement</w:t>
      </w:r>
      <w:r>
        <w:rPr>
          <w:spacing w:val="-2"/>
          <w:sz w:val="24"/>
        </w:rPr>
        <w:t xml:space="preserve"> </w:t>
      </w:r>
      <w:r>
        <w:rPr>
          <w:sz w:val="24"/>
        </w:rPr>
        <w:t>the</w:t>
      </w:r>
      <w:r>
        <w:rPr>
          <w:spacing w:val="-3"/>
          <w:sz w:val="24"/>
        </w:rPr>
        <w:t xml:space="preserve"> </w:t>
      </w:r>
      <w:r>
        <w:rPr>
          <w:sz w:val="24"/>
        </w:rPr>
        <w:t>backup</w:t>
      </w:r>
      <w:r>
        <w:rPr>
          <w:spacing w:val="3"/>
          <w:sz w:val="24"/>
        </w:rPr>
        <w:t xml:space="preserve"> </w:t>
      </w:r>
      <w:r>
        <w:rPr>
          <w:sz w:val="24"/>
        </w:rPr>
        <w:t>mechanism</w:t>
      </w:r>
      <w:r>
        <w:rPr>
          <w:spacing w:val="-2"/>
          <w:sz w:val="24"/>
        </w:rPr>
        <w:t xml:space="preserve"> </w:t>
      </w:r>
      <w:r>
        <w:rPr>
          <w:sz w:val="24"/>
        </w:rPr>
        <w:t>for</w:t>
      </w:r>
      <w:r>
        <w:rPr>
          <w:spacing w:val="-4"/>
          <w:sz w:val="24"/>
        </w:rPr>
        <w:t xml:space="preserve"> </w:t>
      </w:r>
      <w:r>
        <w:rPr>
          <w:sz w:val="24"/>
        </w:rPr>
        <w:t>taking</w:t>
      </w:r>
      <w:r>
        <w:rPr>
          <w:spacing w:val="2"/>
          <w:sz w:val="24"/>
        </w:rPr>
        <w:t xml:space="preserve"> </w:t>
      </w:r>
      <w:r>
        <w:rPr>
          <w:sz w:val="24"/>
        </w:rPr>
        <w:t>backup</w:t>
      </w:r>
      <w:r>
        <w:rPr>
          <w:spacing w:val="-6"/>
          <w:sz w:val="24"/>
        </w:rPr>
        <w:t xml:space="preserve"> </w:t>
      </w:r>
      <w:r>
        <w:rPr>
          <w:sz w:val="24"/>
        </w:rPr>
        <w:t>of</w:t>
      </w:r>
      <w:r>
        <w:rPr>
          <w:spacing w:val="-9"/>
          <w:sz w:val="24"/>
        </w:rPr>
        <w:t xml:space="preserve"> </w:t>
      </w:r>
      <w:r>
        <w:rPr>
          <w:sz w:val="24"/>
        </w:rPr>
        <w:t>codebase</w:t>
      </w:r>
      <w:r>
        <w:rPr>
          <w:spacing w:val="-3"/>
          <w:sz w:val="24"/>
        </w:rPr>
        <w:t xml:space="preserve"> </w:t>
      </w:r>
      <w:r>
        <w:rPr>
          <w:sz w:val="24"/>
        </w:rPr>
        <w:t>and</w:t>
      </w:r>
      <w:r>
        <w:rPr>
          <w:spacing w:val="-1"/>
          <w:sz w:val="24"/>
        </w:rPr>
        <w:t xml:space="preserve"> </w:t>
      </w:r>
      <w:r>
        <w:rPr>
          <w:sz w:val="24"/>
        </w:rPr>
        <w:t>database</w:t>
      </w:r>
      <w:r>
        <w:rPr>
          <w:spacing w:val="-3"/>
          <w:sz w:val="24"/>
        </w:rPr>
        <w:t xml:space="preserve"> </w:t>
      </w:r>
      <w:r>
        <w:rPr>
          <w:sz w:val="24"/>
        </w:rPr>
        <w:t>on</w:t>
      </w:r>
      <w:r>
        <w:rPr>
          <w:spacing w:val="-57"/>
          <w:sz w:val="24"/>
        </w:rPr>
        <w:t xml:space="preserve"> </w:t>
      </w:r>
      <w:r>
        <w:rPr>
          <w:sz w:val="24"/>
        </w:rPr>
        <w:t>regular</w:t>
      </w:r>
      <w:r>
        <w:rPr>
          <w:spacing w:val="2"/>
          <w:sz w:val="24"/>
        </w:rPr>
        <w:t xml:space="preserve"> </w:t>
      </w:r>
      <w:r>
        <w:rPr>
          <w:sz w:val="24"/>
        </w:rPr>
        <w:t>basis on</w:t>
      </w:r>
      <w:r>
        <w:rPr>
          <w:spacing w:val="-3"/>
          <w:sz w:val="24"/>
        </w:rPr>
        <w:t xml:space="preserve"> </w:t>
      </w:r>
      <w:r>
        <w:rPr>
          <w:sz w:val="24"/>
        </w:rPr>
        <w:t>different</w:t>
      </w:r>
      <w:r>
        <w:rPr>
          <w:spacing w:val="6"/>
          <w:sz w:val="24"/>
        </w:rPr>
        <w:t xml:space="preserve"> </w:t>
      </w:r>
      <w:r>
        <w:rPr>
          <w:sz w:val="24"/>
        </w:rPr>
        <w:t>servers</w:t>
      </w:r>
    </w:p>
    <w:p w:rsidR="001546D3" w:rsidRDefault="00577A85" w:rsidP="003068DB">
      <w:pPr>
        <w:pStyle w:val="BodyText"/>
        <w:spacing w:before="157" w:line="259" w:lineRule="auto"/>
        <w:ind w:left="900" w:right="1039"/>
        <w:jc w:val="both"/>
      </w:pPr>
      <w:r>
        <w:t>The above mentioned points are the enhancements which can be done to increase the</w:t>
      </w:r>
      <w:r>
        <w:rPr>
          <w:spacing w:val="1"/>
        </w:rPr>
        <w:t xml:space="preserve"> </w:t>
      </w:r>
      <w:r>
        <w:t>applicability</w:t>
      </w:r>
      <w:r>
        <w:rPr>
          <w:spacing w:val="-5"/>
        </w:rPr>
        <w:t xml:space="preserve"> </w:t>
      </w:r>
      <w:r>
        <w:t>and usage</w:t>
      </w:r>
      <w:r>
        <w:rPr>
          <w:spacing w:val="-1"/>
        </w:rPr>
        <w:t xml:space="preserve"> </w:t>
      </w:r>
      <w:r>
        <w:t>of</w:t>
      </w:r>
      <w:r>
        <w:rPr>
          <w:spacing w:val="-7"/>
        </w:rPr>
        <w:t xml:space="preserve"> </w:t>
      </w:r>
      <w:r>
        <w:t>this</w:t>
      </w:r>
      <w:r>
        <w:rPr>
          <w:spacing w:val="-2"/>
        </w:rPr>
        <w:t xml:space="preserve"> </w:t>
      </w:r>
      <w:r>
        <w:t>project.</w:t>
      </w:r>
      <w:r>
        <w:rPr>
          <w:spacing w:val="2"/>
        </w:rPr>
        <w:t xml:space="preserve"> </w:t>
      </w:r>
      <w:r>
        <w:t>Here</w:t>
      </w:r>
      <w:r>
        <w:rPr>
          <w:spacing w:val="-1"/>
        </w:rPr>
        <w:t xml:space="preserve"> </w:t>
      </w:r>
      <w:r>
        <w:t>we</w:t>
      </w:r>
      <w:r>
        <w:rPr>
          <w:spacing w:val="-6"/>
        </w:rPr>
        <w:t xml:space="preserve"> </w:t>
      </w:r>
      <w:r>
        <w:t>can maintain</w:t>
      </w:r>
      <w:r>
        <w:rPr>
          <w:spacing w:val="-5"/>
        </w:rPr>
        <w:t xml:space="preserve"> </w:t>
      </w:r>
      <w:r>
        <w:t>the</w:t>
      </w:r>
      <w:r>
        <w:rPr>
          <w:spacing w:val="-1"/>
        </w:rPr>
        <w:t xml:space="preserve"> </w:t>
      </w:r>
      <w:r>
        <w:t>records</w:t>
      </w:r>
      <w:r>
        <w:rPr>
          <w:spacing w:val="-6"/>
        </w:rPr>
        <w:t xml:space="preserve"> </w:t>
      </w:r>
      <w:r>
        <w:t>of</w:t>
      </w:r>
      <w:r>
        <w:rPr>
          <w:spacing w:val="-8"/>
        </w:rPr>
        <w:t xml:space="preserve"> </w:t>
      </w:r>
      <w:r w:rsidR="008748BE">
        <w:t>Hospital</w:t>
      </w:r>
      <w:r>
        <w:rPr>
          <w:spacing w:val="-1"/>
        </w:rPr>
        <w:t xml:space="preserve"> </w:t>
      </w:r>
      <w:r>
        <w:t>and</w:t>
      </w:r>
      <w:r>
        <w:rPr>
          <w:spacing w:val="-57"/>
        </w:rPr>
        <w:t xml:space="preserve"> </w:t>
      </w:r>
      <w:r>
        <w:t>Doctor.</w:t>
      </w:r>
    </w:p>
    <w:p w:rsidR="001546D3" w:rsidRDefault="001546D3" w:rsidP="003068DB">
      <w:pPr>
        <w:spacing w:line="259" w:lineRule="auto"/>
        <w:jc w:val="both"/>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F26266" w:rsidRDefault="00577A85" w:rsidP="00F26266">
      <w:pPr>
        <w:pStyle w:val="Heading3"/>
        <w:numPr>
          <w:ilvl w:val="0"/>
          <w:numId w:val="14"/>
        </w:numPr>
        <w:tabs>
          <w:tab w:val="left" w:pos="1145"/>
        </w:tabs>
        <w:spacing w:before="177"/>
        <w:ind w:left="1144" w:hanging="245"/>
        <w:jc w:val="both"/>
        <w:rPr>
          <w:color w:val="FF0000"/>
          <w:sz w:val="30"/>
        </w:rPr>
      </w:pPr>
      <w:r w:rsidRPr="00F26266">
        <w:rPr>
          <w:color w:val="FF0000"/>
        </w:rPr>
        <w:lastRenderedPageBreak/>
        <w:t>Conclusion</w:t>
      </w:r>
    </w:p>
    <w:p w:rsidR="001546D3" w:rsidRDefault="00577A85" w:rsidP="003068DB">
      <w:pPr>
        <w:pStyle w:val="BodyText"/>
        <w:spacing w:before="297"/>
        <w:ind w:left="900" w:right="1052"/>
        <w:jc w:val="both"/>
      </w:pPr>
      <w:r>
        <w:rPr>
          <w:color w:val="444444"/>
        </w:rPr>
        <w:t xml:space="preserve">Finally, in the </w:t>
      </w:r>
      <w:r w:rsidR="008748BE">
        <w:rPr>
          <w:color w:val="444444"/>
        </w:rPr>
        <w:t>Hospital</w:t>
      </w:r>
      <w:r>
        <w:rPr>
          <w:color w:val="444444"/>
        </w:rPr>
        <w:t xml:space="preserve"> management service, the outcome of all the-the hard work done for the</w:t>
      </w:r>
      <w:r>
        <w:rPr>
          <w:color w:val="444444"/>
          <w:spacing w:val="-58"/>
        </w:rPr>
        <w:t xml:space="preserve"> </w:t>
      </w:r>
      <w:del w:id="347" w:author="Manoj" w:date="2023-12-15T21:48:00Z">
        <w:r w:rsidDel="00A93ECB">
          <w:rPr>
            <w:color w:val="444444"/>
          </w:rPr>
          <w:delText>clinic management system</w:delText>
        </w:r>
      </w:del>
      <w:ins w:id="348" w:author="Manoj" w:date="2023-12-15T21:48:00Z">
        <w:r w:rsidR="00A93ECB">
          <w:rPr>
            <w:color w:val="444444"/>
          </w:rPr>
          <w:t>Hospital Management System</w:t>
        </w:r>
      </w:ins>
      <w:r>
        <w:rPr>
          <w:color w:val="444444"/>
        </w:rPr>
        <w:t xml:space="preserve"> is here. It is software that helps the user to work with the </w:t>
      </w:r>
      <w:r w:rsidR="008748BE">
        <w:rPr>
          <w:color w:val="444444"/>
        </w:rPr>
        <w:t>hospital</w:t>
      </w:r>
      <w:r>
        <w:rPr>
          <w:color w:val="444444"/>
        </w:rPr>
        <w:t>s</w:t>
      </w:r>
      <w:r>
        <w:rPr>
          <w:color w:val="444444"/>
          <w:spacing w:val="1"/>
        </w:rPr>
        <w:t xml:space="preserve"> </w:t>
      </w:r>
      <w:r>
        <w:rPr>
          <w:color w:val="444444"/>
        </w:rPr>
        <w:t>easily. This software reduces the amount of manual data entry and gives greater efficiency.</w:t>
      </w:r>
      <w:r>
        <w:rPr>
          <w:color w:val="444444"/>
          <w:spacing w:val="1"/>
        </w:rPr>
        <w:t xml:space="preserve"> </w:t>
      </w:r>
      <w:r>
        <w:rPr>
          <w:color w:val="444444"/>
        </w:rPr>
        <w:t>The User</w:t>
      </w:r>
      <w:r>
        <w:rPr>
          <w:color w:val="444444"/>
          <w:spacing w:val="2"/>
        </w:rPr>
        <w:t xml:space="preserve"> </w:t>
      </w:r>
      <w:r>
        <w:rPr>
          <w:color w:val="444444"/>
        </w:rPr>
        <w:t>Interface of</w:t>
      </w:r>
      <w:r>
        <w:rPr>
          <w:color w:val="444444"/>
          <w:spacing w:val="-2"/>
        </w:rPr>
        <w:t xml:space="preserve"> </w:t>
      </w:r>
      <w:r>
        <w:rPr>
          <w:color w:val="444444"/>
        </w:rPr>
        <w:t>it</w:t>
      </w:r>
      <w:r>
        <w:rPr>
          <w:color w:val="444444"/>
          <w:spacing w:val="10"/>
        </w:rPr>
        <w:t xml:space="preserve"> </w:t>
      </w:r>
      <w:r>
        <w:rPr>
          <w:color w:val="444444"/>
        </w:rPr>
        <w:t>is very</w:t>
      </w:r>
      <w:r>
        <w:rPr>
          <w:color w:val="444444"/>
          <w:spacing w:val="-4"/>
        </w:rPr>
        <w:t xml:space="preserve"> </w:t>
      </w:r>
      <w:r>
        <w:rPr>
          <w:color w:val="444444"/>
        </w:rPr>
        <w:t>friendly</w:t>
      </w:r>
      <w:r>
        <w:rPr>
          <w:color w:val="444444"/>
          <w:spacing w:val="-4"/>
        </w:rPr>
        <w:t xml:space="preserve"> </w:t>
      </w:r>
      <w:r>
        <w:rPr>
          <w:color w:val="444444"/>
        </w:rPr>
        <w:t>and</w:t>
      </w:r>
      <w:r>
        <w:rPr>
          <w:color w:val="444444"/>
          <w:spacing w:val="1"/>
        </w:rPr>
        <w:t xml:space="preserve"> </w:t>
      </w:r>
      <w:r>
        <w:rPr>
          <w:color w:val="444444"/>
        </w:rPr>
        <w:t>can</w:t>
      </w:r>
      <w:r>
        <w:rPr>
          <w:color w:val="444444"/>
          <w:spacing w:val="-4"/>
        </w:rPr>
        <w:t xml:space="preserve"> </w:t>
      </w:r>
      <w:r>
        <w:rPr>
          <w:color w:val="444444"/>
        </w:rPr>
        <w:t>be</w:t>
      </w:r>
      <w:r>
        <w:rPr>
          <w:color w:val="444444"/>
          <w:spacing w:val="4"/>
        </w:rPr>
        <w:t xml:space="preserve"> </w:t>
      </w:r>
      <w:r>
        <w:rPr>
          <w:color w:val="444444"/>
        </w:rPr>
        <w:t>easily</w:t>
      </w:r>
      <w:r>
        <w:rPr>
          <w:color w:val="444444"/>
          <w:spacing w:val="-4"/>
        </w:rPr>
        <w:t xml:space="preserve"> </w:t>
      </w:r>
      <w:r>
        <w:rPr>
          <w:color w:val="444444"/>
        </w:rPr>
        <w:t>used</w:t>
      </w:r>
      <w:r>
        <w:rPr>
          <w:color w:val="444444"/>
          <w:spacing w:val="5"/>
        </w:rPr>
        <w:t xml:space="preserve"> </w:t>
      </w:r>
      <w:r>
        <w:rPr>
          <w:color w:val="444444"/>
        </w:rPr>
        <w:t>by</w:t>
      </w:r>
      <w:r>
        <w:rPr>
          <w:color w:val="444444"/>
          <w:spacing w:val="-9"/>
        </w:rPr>
        <w:t xml:space="preserve"> </w:t>
      </w:r>
      <w:r>
        <w:rPr>
          <w:color w:val="444444"/>
        </w:rPr>
        <w:t>anyone.</w:t>
      </w:r>
    </w:p>
    <w:p w:rsidR="001546D3" w:rsidRDefault="001546D3" w:rsidP="003068DB">
      <w:pPr>
        <w:pStyle w:val="BodyText"/>
        <w:spacing w:before="4"/>
        <w:jc w:val="both"/>
        <w:rPr>
          <w:sz w:val="26"/>
        </w:rPr>
      </w:pPr>
    </w:p>
    <w:p w:rsidR="001546D3" w:rsidRDefault="00577A85" w:rsidP="003068DB">
      <w:pPr>
        <w:pStyle w:val="BodyText"/>
        <w:ind w:left="900" w:right="939"/>
        <w:jc w:val="both"/>
      </w:pPr>
      <w:r>
        <w:rPr>
          <w:color w:val="444444"/>
        </w:rPr>
        <w:t>It also decreases the amount of time taken to write patient details and other modules. In the</w:t>
      </w:r>
      <w:r>
        <w:rPr>
          <w:color w:val="444444"/>
          <w:spacing w:val="1"/>
        </w:rPr>
        <w:t xml:space="preserve"> </w:t>
      </w:r>
      <w:r>
        <w:rPr>
          <w:color w:val="444444"/>
        </w:rPr>
        <w:t>end, we can say that this software is performing all the tasks accurately and is doing the work</w:t>
      </w:r>
      <w:r>
        <w:rPr>
          <w:color w:val="444444"/>
          <w:spacing w:val="-57"/>
        </w:rPr>
        <w:t xml:space="preserve"> </w:t>
      </w:r>
      <w:r>
        <w:rPr>
          <w:color w:val="444444"/>
        </w:rPr>
        <w:t>for</w:t>
      </w:r>
      <w:r>
        <w:rPr>
          <w:color w:val="444444"/>
          <w:spacing w:val="2"/>
        </w:rPr>
        <w:t xml:space="preserve"> </w:t>
      </w:r>
      <w:r>
        <w:rPr>
          <w:color w:val="444444"/>
        </w:rPr>
        <w:t>which</w:t>
      </w:r>
      <w:r>
        <w:rPr>
          <w:color w:val="444444"/>
          <w:spacing w:val="2"/>
        </w:rPr>
        <w:t xml:space="preserve"> </w:t>
      </w:r>
      <w:r>
        <w:rPr>
          <w:color w:val="444444"/>
        </w:rPr>
        <w:t>it</w:t>
      </w:r>
      <w:r>
        <w:rPr>
          <w:color w:val="444444"/>
          <w:spacing w:val="12"/>
        </w:rPr>
        <w:t xml:space="preserve"> </w:t>
      </w:r>
      <w:r>
        <w:rPr>
          <w:color w:val="444444"/>
        </w:rPr>
        <w:t>is</w:t>
      </w:r>
      <w:r>
        <w:rPr>
          <w:color w:val="444444"/>
          <w:spacing w:val="3"/>
        </w:rPr>
        <w:t xml:space="preserve"> </w:t>
      </w:r>
      <w:r>
        <w:rPr>
          <w:color w:val="444444"/>
        </w:rPr>
        <w:t>made.</w:t>
      </w:r>
    </w:p>
    <w:p w:rsidR="001546D3" w:rsidRDefault="001546D3" w:rsidP="003068DB">
      <w:pPr>
        <w:pStyle w:val="BodyText"/>
        <w:spacing w:before="1"/>
        <w:jc w:val="both"/>
        <w:rPr>
          <w:sz w:val="26"/>
        </w:rPr>
      </w:pPr>
    </w:p>
    <w:p w:rsidR="001546D3" w:rsidRDefault="00577A85" w:rsidP="003068DB">
      <w:pPr>
        <w:pStyle w:val="BodyText"/>
        <w:ind w:left="900" w:right="906"/>
        <w:jc w:val="both"/>
      </w:pPr>
      <w:r>
        <w:t>The central issuer for controlling and handling the task by the doctor is therefore solved.</w:t>
      </w:r>
      <w:r>
        <w:rPr>
          <w:spacing w:val="1"/>
        </w:rPr>
        <w:t xml:space="preserve"> </w:t>
      </w:r>
      <w:del w:id="349" w:author="Manoj" w:date="2023-12-15T22:30:00Z">
        <w:r w:rsidDel="00731264">
          <w:delText>before</w:delText>
        </w:r>
      </w:del>
      <w:ins w:id="350" w:author="Manoj" w:date="2023-12-15T22:30:00Z">
        <w:r w:rsidR="00731264">
          <w:t>Before</w:t>
        </w:r>
      </w:ins>
      <w:r>
        <w:t xml:space="preserve"> this it was quite hectic for handling the timetable and to keep in touch with day to day</w:t>
      </w:r>
      <w:r>
        <w:rPr>
          <w:spacing w:val="1"/>
        </w:rPr>
        <w:t xml:space="preserve"> </w:t>
      </w:r>
      <w:r>
        <w:t>agenda. But by creating this software the administrator can now handle the task easily and</w:t>
      </w:r>
      <w:r>
        <w:rPr>
          <w:spacing w:val="1"/>
        </w:rPr>
        <w:t xml:space="preserve"> </w:t>
      </w:r>
      <w:r>
        <w:t>also</w:t>
      </w:r>
      <w:r>
        <w:rPr>
          <w:spacing w:val="2"/>
        </w:rPr>
        <w:t xml:space="preserve"> </w:t>
      </w:r>
      <w:r>
        <w:t>save</w:t>
      </w:r>
      <w:r>
        <w:rPr>
          <w:spacing w:val="-2"/>
        </w:rPr>
        <w:t xml:space="preserve"> </w:t>
      </w:r>
      <w:r>
        <w:t>his/her time.</w:t>
      </w:r>
      <w:r>
        <w:rPr>
          <w:spacing w:val="5"/>
        </w:rPr>
        <w:t xml:space="preserve"> </w:t>
      </w:r>
      <w:r>
        <w:t>The</w:t>
      </w:r>
      <w:r>
        <w:rPr>
          <w:spacing w:val="-2"/>
        </w:rPr>
        <w:t xml:space="preserve"> </w:t>
      </w:r>
      <w:r>
        <w:t>quality</w:t>
      </w:r>
      <w:r>
        <w:rPr>
          <w:spacing w:val="-11"/>
        </w:rPr>
        <w:t xml:space="preserve"> </w:t>
      </w:r>
      <w:r>
        <w:t>time</w:t>
      </w:r>
      <w:r>
        <w:rPr>
          <w:spacing w:val="-2"/>
        </w:rPr>
        <w:t xml:space="preserve"> </w:t>
      </w:r>
      <w:r>
        <w:t>of</w:t>
      </w:r>
      <w:r>
        <w:rPr>
          <w:spacing w:val="-8"/>
        </w:rPr>
        <w:t xml:space="preserve"> </w:t>
      </w:r>
      <w:r>
        <w:t>the</w:t>
      </w:r>
      <w:r>
        <w:rPr>
          <w:spacing w:val="-2"/>
        </w:rPr>
        <w:t xml:space="preserve"> </w:t>
      </w:r>
      <w:r>
        <w:t>doctor</w:t>
      </w:r>
      <w:r>
        <w:rPr>
          <w:spacing w:val="-4"/>
        </w:rPr>
        <w:t xml:space="preserve"> </w:t>
      </w:r>
      <w:r>
        <w:t>is</w:t>
      </w:r>
      <w:r>
        <w:rPr>
          <w:spacing w:val="-3"/>
        </w:rPr>
        <w:t xml:space="preserve"> </w:t>
      </w:r>
      <w:r>
        <w:t>also</w:t>
      </w:r>
      <w:r>
        <w:rPr>
          <w:spacing w:val="3"/>
        </w:rPr>
        <w:t xml:space="preserve"> </w:t>
      </w:r>
      <w:r>
        <w:t>saved</w:t>
      </w:r>
      <w:r>
        <w:rPr>
          <w:spacing w:val="-1"/>
        </w:rPr>
        <w:t xml:space="preserve"> </w:t>
      </w:r>
      <w:r>
        <w:t>and</w:t>
      </w:r>
      <w:r>
        <w:rPr>
          <w:spacing w:val="-1"/>
        </w:rPr>
        <w:t xml:space="preserve"> </w:t>
      </w:r>
      <w:r>
        <w:t>the</w:t>
      </w:r>
      <w:r>
        <w:rPr>
          <w:spacing w:val="-2"/>
        </w:rPr>
        <w:t xml:space="preserve"> </w:t>
      </w:r>
      <w:r>
        <w:t>manual</w:t>
      </w:r>
      <w:r>
        <w:rPr>
          <w:spacing w:val="-6"/>
        </w:rPr>
        <w:t xml:space="preserve"> </w:t>
      </w:r>
      <w:r>
        <w:t>man</w:t>
      </w:r>
      <w:r>
        <w:rPr>
          <w:spacing w:val="-6"/>
        </w:rPr>
        <w:t xml:space="preserve"> </w:t>
      </w:r>
      <w:r>
        <w:t>power</w:t>
      </w:r>
      <w:r>
        <w:rPr>
          <w:spacing w:val="-57"/>
        </w:rPr>
        <w:t xml:space="preserve"> </w:t>
      </w:r>
      <w:r>
        <w:t>is</w:t>
      </w:r>
      <w:r>
        <w:rPr>
          <w:spacing w:val="-3"/>
        </w:rPr>
        <w:t xml:space="preserve"> </w:t>
      </w:r>
      <w:r>
        <w:t>also</w:t>
      </w:r>
      <w:r>
        <w:rPr>
          <w:spacing w:val="3"/>
        </w:rPr>
        <w:t xml:space="preserve"> </w:t>
      </w:r>
      <w:r>
        <w:t>saved,</w:t>
      </w:r>
      <w:r>
        <w:rPr>
          <w:spacing w:val="1"/>
        </w:rPr>
        <w:t xml:space="preserve"> </w:t>
      </w:r>
      <w:r>
        <w:t>the</w:t>
      </w:r>
      <w:r>
        <w:rPr>
          <w:spacing w:val="-2"/>
        </w:rPr>
        <w:t xml:space="preserve"> </w:t>
      </w:r>
      <w:r>
        <w:t>data</w:t>
      </w:r>
      <w:r>
        <w:rPr>
          <w:spacing w:val="-2"/>
        </w:rPr>
        <w:t xml:space="preserve"> </w:t>
      </w:r>
      <w:r>
        <w:t>can</w:t>
      </w:r>
      <w:r>
        <w:rPr>
          <w:spacing w:val="-6"/>
        </w:rPr>
        <w:t xml:space="preserve"> </w:t>
      </w:r>
      <w:r>
        <w:t>be</w:t>
      </w:r>
      <w:r>
        <w:rPr>
          <w:spacing w:val="-2"/>
        </w:rPr>
        <w:t xml:space="preserve"> </w:t>
      </w:r>
      <w:r>
        <w:t>retrieved</w:t>
      </w:r>
      <w:r>
        <w:rPr>
          <w:spacing w:val="-1"/>
        </w:rPr>
        <w:t xml:space="preserve"> </w:t>
      </w:r>
      <w:r>
        <w:t>timely</w:t>
      </w:r>
      <w:r>
        <w:rPr>
          <w:spacing w:val="-6"/>
        </w:rPr>
        <w:t xml:space="preserve"> </w:t>
      </w:r>
      <w:r>
        <w:t>and</w:t>
      </w:r>
      <w:r>
        <w:rPr>
          <w:spacing w:val="3"/>
        </w:rPr>
        <w:t xml:space="preserve"> </w:t>
      </w:r>
      <w:r>
        <w:t>also</w:t>
      </w:r>
      <w:r>
        <w:rPr>
          <w:spacing w:val="3"/>
        </w:rPr>
        <w:t xml:space="preserve"> </w:t>
      </w:r>
      <w:r>
        <w:t>whenever</w:t>
      </w:r>
      <w:r>
        <w:rPr>
          <w:spacing w:val="5"/>
        </w:rPr>
        <w:t xml:space="preserve"> </w:t>
      </w:r>
      <w:r>
        <w:t>it</w:t>
      </w:r>
      <w:r>
        <w:rPr>
          <w:spacing w:val="4"/>
        </w:rPr>
        <w:t xml:space="preserve"> </w:t>
      </w:r>
      <w:r>
        <w:t>is</w:t>
      </w:r>
      <w:r>
        <w:rPr>
          <w:spacing w:val="-3"/>
        </w:rPr>
        <w:t xml:space="preserve"> </w:t>
      </w:r>
      <w:r>
        <w:t>required</w:t>
      </w:r>
      <w:r>
        <w:rPr>
          <w:spacing w:val="-1"/>
        </w:rPr>
        <w:t xml:space="preserve"> </w:t>
      </w:r>
      <w:r>
        <w:t>by</w:t>
      </w:r>
      <w:r>
        <w:rPr>
          <w:spacing w:val="-10"/>
        </w:rPr>
        <w:t xml:space="preserve"> </w:t>
      </w:r>
      <w:r>
        <w:t>the</w:t>
      </w:r>
      <w:r>
        <w:rPr>
          <w:spacing w:val="-2"/>
        </w:rPr>
        <w:t xml:space="preserve"> </w:t>
      </w:r>
      <w:r>
        <w:t>user.</w:t>
      </w:r>
    </w:p>
    <w:p w:rsidR="001546D3" w:rsidRDefault="00577A85" w:rsidP="003068DB">
      <w:pPr>
        <w:pStyle w:val="BodyText"/>
        <w:ind w:left="900" w:right="885"/>
        <w:jc w:val="both"/>
      </w:pPr>
      <w:r>
        <w:t>The adequate application of the task by distributing it and by allocating the exact outputs. The</w:t>
      </w:r>
      <w:r>
        <w:rPr>
          <w:spacing w:val="-57"/>
        </w:rPr>
        <w:t xml:space="preserve"> </w:t>
      </w:r>
      <w:r>
        <w:t>storage facility will make the task easy of the handler. Therefore the proposed system will be</w:t>
      </w:r>
      <w:r>
        <w:rPr>
          <w:spacing w:val="1"/>
        </w:rPr>
        <w:t xml:space="preserve"> </w:t>
      </w:r>
      <w:r>
        <w:t>accessible to</w:t>
      </w:r>
      <w:r>
        <w:rPr>
          <w:spacing w:val="2"/>
        </w:rPr>
        <w:t xml:space="preserve"> </w:t>
      </w:r>
      <w:r>
        <w:t>the doctor</w:t>
      </w:r>
      <w:r>
        <w:rPr>
          <w:spacing w:val="-1"/>
        </w:rPr>
        <w:t xml:space="preserve"> </w:t>
      </w:r>
      <w:r>
        <w:t>by</w:t>
      </w:r>
      <w:r>
        <w:rPr>
          <w:spacing w:val="-4"/>
        </w:rPr>
        <w:t xml:space="preserve"> </w:t>
      </w:r>
      <w:r>
        <w:t>making</w:t>
      </w:r>
      <w:r>
        <w:rPr>
          <w:spacing w:val="2"/>
        </w:rPr>
        <w:t xml:space="preserve"> </w:t>
      </w:r>
      <w:r>
        <w:t>his/her</w:t>
      </w:r>
      <w:r>
        <w:rPr>
          <w:spacing w:val="2"/>
        </w:rPr>
        <w:t xml:space="preserve"> </w:t>
      </w:r>
      <w:r>
        <w:t>task</w:t>
      </w:r>
      <w:r>
        <w:rPr>
          <w:spacing w:val="2"/>
        </w:rPr>
        <w:t xml:space="preserve"> </w:t>
      </w:r>
      <w:r>
        <w:t>easy.</w:t>
      </w:r>
    </w:p>
    <w:p w:rsidR="001546D3" w:rsidRDefault="001546D3"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1546D3" w:rsidRPr="00F26266" w:rsidRDefault="00577A85" w:rsidP="00F26266">
      <w:pPr>
        <w:pStyle w:val="Heading3"/>
        <w:numPr>
          <w:ilvl w:val="0"/>
          <w:numId w:val="14"/>
        </w:numPr>
        <w:tabs>
          <w:tab w:val="left" w:pos="1145"/>
        </w:tabs>
        <w:ind w:left="1144" w:hanging="245"/>
        <w:jc w:val="both"/>
        <w:rPr>
          <w:color w:val="FF0000"/>
          <w:sz w:val="30"/>
        </w:rPr>
      </w:pPr>
      <w:r w:rsidRPr="00F26266">
        <w:rPr>
          <w:color w:val="FF0000"/>
        </w:rPr>
        <w:t>Bibliography</w:t>
      </w:r>
    </w:p>
    <w:p w:rsidR="001546D3" w:rsidRDefault="001546D3" w:rsidP="003068DB">
      <w:pPr>
        <w:pStyle w:val="BodyText"/>
        <w:jc w:val="both"/>
        <w:rPr>
          <w:b/>
          <w:sz w:val="36"/>
        </w:rPr>
      </w:pPr>
    </w:p>
    <w:p w:rsidR="001546D3" w:rsidRDefault="001546D3" w:rsidP="003068DB">
      <w:pPr>
        <w:pStyle w:val="BodyText"/>
        <w:jc w:val="both"/>
        <w:rPr>
          <w:b/>
          <w:sz w:val="36"/>
        </w:rPr>
      </w:pPr>
    </w:p>
    <w:p w:rsidR="001546D3" w:rsidRDefault="00577A85" w:rsidP="003068DB">
      <w:pPr>
        <w:pStyle w:val="BodyText"/>
        <w:spacing w:before="232"/>
        <w:ind w:left="900"/>
        <w:jc w:val="both"/>
      </w:pPr>
      <w:r>
        <w:t>The</w:t>
      </w:r>
      <w:r>
        <w:rPr>
          <w:spacing w:val="2"/>
        </w:rPr>
        <w:t xml:space="preserve"> </w:t>
      </w:r>
      <w:r>
        <w:t>following</w:t>
      </w:r>
      <w:r>
        <w:rPr>
          <w:spacing w:val="61"/>
        </w:rPr>
        <w:t xml:space="preserve"> </w:t>
      </w:r>
      <w:r>
        <w:t>website</w:t>
      </w:r>
      <w:r>
        <w:rPr>
          <w:spacing w:val="-1"/>
        </w:rPr>
        <w:t xml:space="preserve"> </w:t>
      </w:r>
      <w:r>
        <w:t>were</w:t>
      </w:r>
      <w:r>
        <w:rPr>
          <w:spacing w:val="-2"/>
        </w:rPr>
        <w:t xml:space="preserve"> </w:t>
      </w:r>
      <w:r>
        <w:t>referred</w:t>
      </w:r>
      <w:r>
        <w:rPr>
          <w:spacing w:val="-1"/>
        </w:rPr>
        <w:t xml:space="preserve"> </w:t>
      </w:r>
      <w:r>
        <w:t>during</w:t>
      </w:r>
      <w:r>
        <w:rPr>
          <w:spacing w:val="-1"/>
        </w:rPr>
        <w:t xml:space="preserve"> </w:t>
      </w:r>
      <w:r>
        <w:t>the</w:t>
      </w:r>
      <w:r>
        <w:rPr>
          <w:spacing w:val="-2"/>
        </w:rPr>
        <w:t xml:space="preserve"> </w:t>
      </w:r>
      <w:r>
        <w:t>analysis</w:t>
      </w:r>
      <w:r>
        <w:rPr>
          <w:spacing w:val="-2"/>
        </w:rPr>
        <w:t xml:space="preserve"> </w:t>
      </w:r>
      <w:r>
        <w:t>and</w:t>
      </w:r>
      <w:r>
        <w:rPr>
          <w:spacing w:val="-1"/>
        </w:rPr>
        <w:t xml:space="preserve"> </w:t>
      </w:r>
      <w:r>
        <w:t>execution</w:t>
      </w:r>
      <w:r>
        <w:rPr>
          <w:spacing w:val="-6"/>
        </w:rPr>
        <w:t xml:space="preserve"> </w:t>
      </w:r>
      <w:r>
        <w:t>phase</w:t>
      </w:r>
      <w:r>
        <w:rPr>
          <w:spacing w:val="-2"/>
        </w:rPr>
        <w:t xml:space="preserve"> </w:t>
      </w:r>
      <w:r>
        <w:t>of</w:t>
      </w:r>
      <w:r>
        <w:rPr>
          <w:spacing w:val="-8"/>
        </w:rPr>
        <w:t xml:space="preserve"> </w:t>
      </w:r>
      <w:r>
        <w:t>the</w:t>
      </w:r>
      <w:r>
        <w:rPr>
          <w:spacing w:val="8"/>
        </w:rPr>
        <w:t xml:space="preserve"> </w:t>
      </w:r>
      <w:r>
        <w:t>project.</w:t>
      </w: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577A85" w:rsidP="003068DB">
      <w:pPr>
        <w:pStyle w:val="Heading6"/>
        <w:numPr>
          <w:ilvl w:val="0"/>
          <w:numId w:val="1"/>
        </w:numPr>
        <w:tabs>
          <w:tab w:val="left" w:pos="2341"/>
        </w:tabs>
        <w:spacing w:before="215"/>
        <w:jc w:val="both"/>
      </w:pPr>
      <w:r>
        <w:rPr>
          <w:color w:val="4471C4"/>
        </w:rPr>
        <w:t>W3</w:t>
      </w:r>
      <w:r>
        <w:rPr>
          <w:color w:val="4471C4"/>
          <w:spacing w:val="1"/>
        </w:rPr>
        <w:t xml:space="preserve"> </w:t>
      </w:r>
      <w:r>
        <w:rPr>
          <w:color w:val="4471C4"/>
        </w:rPr>
        <w:t>SCHOOL</w:t>
      </w:r>
    </w:p>
    <w:p w:rsidR="001546D3" w:rsidRDefault="00577A85" w:rsidP="003068DB">
      <w:pPr>
        <w:pStyle w:val="ListParagraph"/>
        <w:numPr>
          <w:ilvl w:val="0"/>
          <w:numId w:val="1"/>
        </w:numPr>
        <w:tabs>
          <w:tab w:val="left" w:pos="2341"/>
        </w:tabs>
        <w:spacing w:before="22"/>
        <w:jc w:val="both"/>
        <w:rPr>
          <w:b/>
          <w:sz w:val="24"/>
        </w:rPr>
      </w:pPr>
      <w:r>
        <w:rPr>
          <w:b/>
          <w:color w:val="4471C4"/>
          <w:sz w:val="24"/>
        </w:rPr>
        <w:t>YOU TUBE</w:t>
      </w:r>
    </w:p>
    <w:p w:rsidR="001546D3" w:rsidRDefault="00577A85" w:rsidP="003068DB">
      <w:pPr>
        <w:pStyle w:val="Heading6"/>
        <w:numPr>
          <w:ilvl w:val="0"/>
          <w:numId w:val="1"/>
        </w:numPr>
        <w:tabs>
          <w:tab w:val="left" w:pos="2341"/>
        </w:tabs>
        <w:spacing w:before="22"/>
        <w:jc w:val="both"/>
      </w:pPr>
      <w:r>
        <w:rPr>
          <w:color w:val="4471C4"/>
        </w:rPr>
        <w:t>JAVATPOINT</w:t>
      </w:r>
    </w:p>
    <w:p w:rsidR="001546D3" w:rsidRPr="00C45B9C" w:rsidRDefault="001F7A26" w:rsidP="003068DB">
      <w:pPr>
        <w:pStyle w:val="ListParagraph"/>
        <w:numPr>
          <w:ilvl w:val="0"/>
          <w:numId w:val="1"/>
        </w:numPr>
        <w:tabs>
          <w:tab w:val="left" w:pos="2341"/>
        </w:tabs>
        <w:spacing w:before="22"/>
        <w:jc w:val="both"/>
        <w:rPr>
          <w:b/>
          <w:sz w:val="24"/>
        </w:rPr>
      </w:pPr>
      <w:hyperlink r:id="rId38">
        <w:r w:rsidR="00577A85">
          <w:rPr>
            <w:b/>
            <w:color w:val="4471C4"/>
            <w:sz w:val="24"/>
          </w:rPr>
          <w:t>www.Geeksforgeeks.com</w:t>
        </w:r>
      </w:hyperlink>
    </w:p>
    <w:p w:rsidR="00C45B9C" w:rsidRPr="00C45B9C" w:rsidRDefault="00C45B9C" w:rsidP="003068DB">
      <w:pPr>
        <w:pStyle w:val="ListParagraph"/>
        <w:numPr>
          <w:ilvl w:val="0"/>
          <w:numId w:val="1"/>
        </w:numPr>
        <w:tabs>
          <w:tab w:val="left" w:pos="2341"/>
        </w:tabs>
        <w:spacing w:before="22"/>
        <w:jc w:val="both"/>
        <w:rPr>
          <w:b/>
          <w:sz w:val="24"/>
        </w:rPr>
      </w:pPr>
      <w:r>
        <w:rPr>
          <w:b/>
          <w:color w:val="4471C4"/>
          <w:sz w:val="24"/>
        </w:rPr>
        <w:t>JAVATUTORILAS</w:t>
      </w:r>
    </w:p>
    <w:p w:rsidR="00C45B9C" w:rsidRDefault="00C45B9C" w:rsidP="003068DB">
      <w:pPr>
        <w:pStyle w:val="ListParagraph"/>
        <w:numPr>
          <w:ilvl w:val="0"/>
          <w:numId w:val="1"/>
        </w:numPr>
        <w:tabs>
          <w:tab w:val="left" w:pos="2341"/>
        </w:tabs>
        <w:spacing w:before="22"/>
        <w:jc w:val="both"/>
        <w:rPr>
          <w:b/>
          <w:sz w:val="24"/>
        </w:rPr>
      </w:pPr>
      <w:r>
        <w:rPr>
          <w:b/>
          <w:color w:val="4471C4"/>
          <w:sz w:val="24"/>
        </w:rPr>
        <w:t>CODEWITH DURGESH</w:t>
      </w:r>
    </w:p>
    <w:p w:rsidR="001546D3" w:rsidRDefault="001546D3" w:rsidP="003068DB">
      <w:pPr>
        <w:pStyle w:val="BodyText"/>
        <w:spacing w:before="3"/>
        <w:jc w:val="both"/>
        <w:rPr>
          <w:b/>
          <w:sz w:val="27"/>
        </w:rPr>
      </w:pPr>
    </w:p>
    <w:p w:rsidR="006740EA" w:rsidRDefault="00577A85" w:rsidP="003068DB">
      <w:pPr>
        <w:pStyle w:val="BodyText"/>
        <w:spacing w:before="1" w:line="698" w:lineRule="auto"/>
        <w:ind w:left="900" w:right="5094" w:firstLine="3750"/>
        <w:jc w:val="both"/>
        <w:rPr>
          <w:ins w:id="351" w:author="Manoj" w:date="2023-12-15T22:10:00Z"/>
        </w:rPr>
      </w:pPr>
      <w:r>
        <w:rPr>
          <w:color w:val="1F3863"/>
        </w:rPr>
        <w:t>References</w:t>
      </w:r>
      <w:r>
        <w:rPr>
          <w:color w:val="1F3863"/>
          <w:spacing w:val="-57"/>
        </w:rPr>
        <w:t xml:space="preserve"> </w:t>
      </w:r>
      <w:r>
        <w:t>Java</w:t>
      </w:r>
      <w:r>
        <w:rPr>
          <w:spacing w:val="-2"/>
        </w:rPr>
        <w:t xml:space="preserve"> </w:t>
      </w:r>
      <w:r>
        <w:t>Server Programming</w:t>
      </w:r>
      <w:r>
        <w:rPr>
          <w:spacing w:val="-1"/>
        </w:rPr>
        <w:t xml:space="preserve"> </w:t>
      </w:r>
      <w:r>
        <w:t>Java</w:t>
      </w:r>
      <w:r>
        <w:rPr>
          <w:spacing w:val="-2"/>
        </w:rPr>
        <w:t xml:space="preserve"> </w:t>
      </w:r>
      <w:r>
        <w:t>EE7</w:t>
      </w:r>
      <w:r>
        <w:rPr>
          <w:spacing w:val="-1"/>
        </w:rPr>
        <w:t xml:space="preserve"> </w:t>
      </w:r>
      <w:r>
        <w:t>Black</w:t>
      </w:r>
      <w:r>
        <w:rPr>
          <w:spacing w:val="-1"/>
        </w:rPr>
        <w:t xml:space="preserve"> </w:t>
      </w:r>
      <w:r>
        <w:t>Book</w:t>
      </w:r>
    </w:p>
    <w:p w:rsidR="006740EA" w:rsidRPr="00982342" w:rsidRDefault="006740EA">
      <w:pPr>
        <w:rPr>
          <w:ins w:id="352" w:author="Manoj" w:date="2023-12-15T22:10:00Z"/>
        </w:rPr>
        <w:pPrChange w:id="353" w:author="Manoj" w:date="2023-12-15T22:10:00Z">
          <w:pPr>
            <w:pStyle w:val="BodyText"/>
            <w:spacing w:before="1" w:line="698" w:lineRule="auto"/>
            <w:ind w:left="900" w:right="5094" w:firstLine="3750"/>
            <w:jc w:val="both"/>
          </w:pPr>
        </w:pPrChange>
      </w:pPr>
    </w:p>
    <w:p w:rsidR="006740EA" w:rsidRPr="006740EA" w:rsidRDefault="006740EA">
      <w:pPr>
        <w:rPr>
          <w:ins w:id="354" w:author="Manoj" w:date="2023-12-15T22:10:00Z"/>
          <w:rPrChange w:id="355" w:author="Manoj" w:date="2023-12-15T22:10:00Z">
            <w:rPr>
              <w:ins w:id="356" w:author="Manoj" w:date="2023-12-15T22:10:00Z"/>
            </w:rPr>
          </w:rPrChange>
        </w:rPr>
        <w:pPrChange w:id="357" w:author="Manoj" w:date="2023-12-15T22:10:00Z">
          <w:pPr>
            <w:pStyle w:val="BodyText"/>
            <w:spacing w:before="1" w:line="698" w:lineRule="auto"/>
            <w:ind w:left="900" w:right="5094" w:firstLine="3750"/>
            <w:jc w:val="both"/>
          </w:pPr>
        </w:pPrChange>
      </w:pPr>
    </w:p>
    <w:p w:rsidR="006740EA" w:rsidRPr="006740EA" w:rsidRDefault="006740EA">
      <w:pPr>
        <w:rPr>
          <w:ins w:id="358" w:author="Manoj" w:date="2023-12-15T22:10:00Z"/>
          <w:rPrChange w:id="359" w:author="Manoj" w:date="2023-12-15T22:10:00Z">
            <w:rPr>
              <w:ins w:id="360" w:author="Manoj" w:date="2023-12-15T22:10:00Z"/>
            </w:rPr>
          </w:rPrChange>
        </w:rPr>
        <w:pPrChange w:id="361" w:author="Manoj" w:date="2023-12-15T22:10:00Z">
          <w:pPr>
            <w:pStyle w:val="BodyText"/>
            <w:spacing w:before="1" w:line="698" w:lineRule="auto"/>
            <w:ind w:left="900" w:right="5094" w:firstLine="3750"/>
            <w:jc w:val="both"/>
          </w:pPr>
        </w:pPrChange>
      </w:pPr>
    </w:p>
    <w:p w:rsidR="006740EA" w:rsidRPr="006740EA" w:rsidRDefault="006740EA">
      <w:pPr>
        <w:rPr>
          <w:ins w:id="362" w:author="Manoj" w:date="2023-12-15T22:10:00Z"/>
          <w:rPrChange w:id="363" w:author="Manoj" w:date="2023-12-15T22:10:00Z">
            <w:rPr>
              <w:ins w:id="364" w:author="Manoj" w:date="2023-12-15T22:10:00Z"/>
            </w:rPr>
          </w:rPrChange>
        </w:rPr>
        <w:pPrChange w:id="365" w:author="Manoj" w:date="2023-12-15T22:10:00Z">
          <w:pPr>
            <w:pStyle w:val="BodyText"/>
            <w:spacing w:before="1" w:line="698" w:lineRule="auto"/>
            <w:ind w:left="900" w:right="5094" w:firstLine="3750"/>
            <w:jc w:val="both"/>
          </w:pPr>
        </w:pPrChange>
      </w:pPr>
    </w:p>
    <w:p w:rsidR="006740EA" w:rsidRPr="006740EA" w:rsidRDefault="006740EA">
      <w:pPr>
        <w:rPr>
          <w:ins w:id="366" w:author="Manoj" w:date="2023-12-15T22:10:00Z"/>
          <w:rPrChange w:id="367" w:author="Manoj" w:date="2023-12-15T22:10:00Z">
            <w:rPr>
              <w:ins w:id="368" w:author="Manoj" w:date="2023-12-15T22:10:00Z"/>
            </w:rPr>
          </w:rPrChange>
        </w:rPr>
        <w:pPrChange w:id="369" w:author="Manoj" w:date="2023-12-15T22:10:00Z">
          <w:pPr>
            <w:pStyle w:val="BodyText"/>
            <w:spacing w:before="1" w:line="698" w:lineRule="auto"/>
            <w:ind w:left="900" w:right="5094" w:firstLine="3750"/>
            <w:jc w:val="both"/>
          </w:pPr>
        </w:pPrChange>
      </w:pPr>
    </w:p>
    <w:p w:rsidR="006740EA" w:rsidRPr="006740EA" w:rsidRDefault="006740EA">
      <w:pPr>
        <w:rPr>
          <w:ins w:id="370" w:author="Manoj" w:date="2023-12-15T22:10:00Z"/>
          <w:rPrChange w:id="371" w:author="Manoj" w:date="2023-12-15T22:10:00Z">
            <w:rPr>
              <w:ins w:id="372" w:author="Manoj" w:date="2023-12-15T22:10:00Z"/>
            </w:rPr>
          </w:rPrChange>
        </w:rPr>
        <w:pPrChange w:id="373" w:author="Manoj" w:date="2023-12-15T22:10:00Z">
          <w:pPr>
            <w:pStyle w:val="BodyText"/>
            <w:spacing w:before="1" w:line="698" w:lineRule="auto"/>
            <w:ind w:left="900" w:right="5094" w:firstLine="3750"/>
            <w:jc w:val="both"/>
          </w:pPr>
        </w:pPrChange>
      </w:pPr>
    </w:p>
    <w:p w:rsidR="006740EA" w:rsidRPr="006740EA" w:rsidRDefault="006740EA">
      <w:pPr>
        <w:rPr>
          <w:ins w:id="374" w:author="Manoj" w:date="2023-12-15T22:10:00Z"/>
          <w:rPrChange w:id="375" w:author="Manoj" w:date="2023-12-15T22:10:00Z">
            <w:rPr>
              <w:ins w:id="376" w:author="Manoj" w:date="2023-12-15T22:10:00Z"/>
            </w:rPr>
          </w:rPrChange>
        </w:rPr>
        <w:pPrChange w:id="377" w:author="Manoj" w:date="2023-12-15T22:10:00Z">
          <w:pPr>
            <w:pStyle w:val="BodyText"/>
            <w:spacing w:before="1" w:line="698" w:lineRule="auto"/>
            <w:ind w:left="900" w:right="5094" w:firstLine="3750"/>
            <w:jc w:val="both"/>
          </w:pPr>
        </w:pPrChange>
      </w:pPr>
    </w:p>
    <w:p w:rsidR="006740EA" w:rsidRPr="006740EA" w:rsidRDefault="006740EA">
      <w:pPr>
        <w:rPr>
          <w:ins w:id="378" w:author="Manoj" w:date="2023-12-15T22:10:00Z"/>
          <w:rPrChange w:id="379" w:author="Manoj" w:date="2023-12-15T22:10:00Z">
            <w:rPr>
              <w:ins w:id="380" w:author="Manoj" w:date="2023-12-15T22:10:00Z"/>
            </w:rPr>
          </w:rPrChange>
        </w:rPr>
        <w:pPrChange w:id="381" w:author="Manoj" w:date="2023-12-15T22:10:00Z">
          <w:pPr>
            <w:pStyle w:val="BodyText"/>
            <w:spacing w:before="1" w:line="698" w:lineRule="auto"/>
            <w:ind w:left="900" w:right="5094" w:firstLine="3750"/>
            <w:jc w:val="both"/>
          </w:pPr>
        </w:pPrChange>
      </w:pPr>
    </w:p>
    <w:p w:rsidR="006740EA" w:rsidRPr="006740EA" w:rsidRDefault="006740EA">
      <w:pPr>
        <w:rPr>
          <w:ins w:id="382" w:author="Manoj" w:date="2023-12-15T22:10:00Z"/>
          <w:rPrChange w:id="383" w:author="Manoj" w:date="2023-12-15T22:10:00Z">
            <w:rPr>
              <w:ins w:id="384" w:author="Manoj" w:date="2023-12-15T22:10:00Z"/>
            </w:rPr>
          </w:rPrChange>
        </w:rPr>
        <w:pPrChange w:id="385" w:author="Manoj" w:date="2023-12-15T22:10:00Z">
          <w:pPr>
            <w:pStyle w:val="BodyText"/>
            <w:spacing w:before="1" w:line="698" w:lineRule="auto"/>
            <w:ind w:left="900" w:right="5094" w:firstLine="3750"/>
            <w:jc w:val="both"/>
          </w:pPr>
        </w:pPrChange>
      </w:pPr>
    </w:p>
    <w:p w:rsidR="006740EA" w:rsidRPr="006740EA" w:rsidRDefault="006740EA">
      <w:pPr>
        <w:rPr>
          <w:ins w:id="386" w:author="Manoj" w:date="2023-12-15T22:10:00Z"/>
          <w:rPrChange w:id="387" w:author="Manoj" w:date="2023-12-15T22:10:00Z">
            <w:rPr>
              <w:ins w:id="388" w:author="Manoj" w:date="2023-12-15T22:10:00Z"/>
            </w:rPr>
          </w:rPrChange>
        </w:rPr>
        <w:pPrChange w:id="389" w:author="Manoj" w:date="2023-12-15T22:10:00Z">
          <w:pPr>
            <w:pStyle w:val="BodyText"/>
            <w:spacing w:before="1" w:line="698" w:lineRule="auto"/>
            <w:ind w:left="900" w:right="5094" w:firstLine="3750"/>
            <w:jc w:val="both"/>
          </w:pPr>
        </w:pPrChange>
      </w:pPr>
    </w:p>
    <w:p w:rsidR="006740EA" w:rsidRDefault="006740EA" w:rsidP="006740EA">
      <w:pPr>
        <w:rPr>
          <w:ins w:id="390" w:author="Manoj" w:date="2023-12-15T22:10:00Z"/>
        </w:rPr>
      </w:pPr>
    </w:p>
    <w:p w:rsidR="006740EA" w:rsidRDefault="006740EA" w:rsidP="006740EA">
      <w:pPr>
        <w:rPr>
          <w:ins w:id="391" w:author="Manoj" w:date="2023-12-15T22:10:00Z"/>
        </w:rPr>
      </w:pPr>
    </w:p>
    <w:p w:rsidR="001546D3" w:rsidRPr="00982342" w:rsidRDefault="006740EA">
      <w:pPr>
        <w:tabs>
          <w:tab w:val="left" w:pos="6975"/>
        </w:tabs>
        <w:pPrChange w:id="392" w:author="Manoj" w:date="2023-12-15T22:10:00Z">
          <w:pPr>
            <w:pStyle w:val="BodyText"/>
            <w:spacing w:before="1" w:line="698" w:lineRule="auto"/>
            <w:ind w:left="900" w:right="5094" w:firstLine="3750"/>
            <w:jc w:val="both"/>
          </w:pPr>
        </w:pPrChange>
      </w:pPr>
      <w:ins w:id="393" w:author="Manoj" w:date="2023-12-15T22:10:00Z">
        <w:r>
          <w:tab/>
        </w:r>
      </w:ins>
    </w:p>
    <w:sectPr w:rsidR="001546D3" w:rsidRPr="00982342"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A26" w:rsidRDefault="001F7A26" w:rsidP="00A33981">
      <w:r>
        <w:separator/>
      </w:r>
    </w:p>
  </w:endnote>
  <w:endnote w:type="continuationSeparator" w:id="0">
    <w:p w:rsidR="001F7A26" w:rsidRDefault="001F7A26" w:rsidP="00A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Manoj" w:date="2023-12-15T22:10:00Z"/>
  <w:sdt>
    <w:sdtPr>
      <w:id w:val="1759864066"/>
      <w:docPartObj>
        <w:docPartGallery w:val="Page Numbers (Bottom of Page)"/>
        <w:docPartUnique/>
      </w:docPartObj>
    </w:sdtPr>
    <w:sdtEndPr>
      <w:rPr>
        <w:noProof/>
      </w:rPr>
    </w:sdtEndPr>
    <w:sdtContent>
      <w:customXmlInsRangeEnd w:id="1"/>
      <w:p w:rsidR="008A0DE0" w:rsidRDefault="008A0DE0">
        <w:pPr>
          <w:pStyle w:val="Footer"/>
          <w:jc w:val="center"/>
          <w:rPr>
            <w:ins w:id="2" w:author="Manoj" w:date="2023-12-15T22:10:00Z"/>
          </w:rPr>
        </w:pPr>
        <w:ins w:id="3" w:author="Manoj" w:date="2023-12-15T22:10:00Z">
          <w:r>
            <w:fldChar w:fldCharType="begin"/>
          </w:r>
          <w:r>
            <w:instrText xml:space="preserve"> PAGE   \* MERGEFORMAT </w:instrText>
          </w:r>
          <w:r>
            <w:fldChar w:fldCharType="separate"/>
          </w:r>
        </w:ins>
        <w:r w:rsidR="00982342">
          <w:rPr>
            <w:noProof/>
          </w:rPr>
          <w:t>7</w:t>
        </w:r>
        <w:ins w:id="4" w:author="Manoj" w:date="2023-12-15T22:10:00Z">
          <w:r>
            <w:rPr>
              <w:noProof/>
            </w:rPr>
            <w:fldChar w:fldCharType="end"/>
          </w:r>
        </w:ins>
      </w:p>
      <w:customXmlInsRangeStart w:id="5" w:author="Manoj" w:date="2023-12-15T22:10:00Z"/>
    </w:sdtContent>
  </w:sdt>
  <w:customXmlInsRangeEnd w:id="5"/>
  <w:p w:rsidR="008A0DE0" w:rsidRDefault="008A0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A26" w:rsidRDefault="001F7A26" w:rsidP="00A33981">
      <w:r>
        <w:separator/>
      </w:r>
    </w:p>
  </w:footnote>
  <w:footnote w:type="continuationSeparator" w:id="0">
    <w:p w:rsidR="001F7A26" w:rsidRDefault="001F7A26" w:rsidP="00A33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452"/>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 w15:restartNumberingAfterBreak="0">
    <w:nsid w:val="10735073"/>
    <w:multiLevelType w:val="multilevel"/>
    <w:tmpl w:val="16A2C526"/>
    <w:lvl w:ilvl="0">
      <w:start w:val="2"/>
      <w:numFmt w:val="decimal"/>
      <w:lvlText w:val="%1"/>
      <w:lvlJc w:val="left"/>
      <w:pPr>
        <w:ind w:left="1174" w:hanging="280"/>
      </w:pPr>
      <w:rPr>
        <w:rFonts w:hint="default"/>
        <w:lang w:val="en-US" w:eastAsia="en-US" w:bidi="ar-SA"/>
      </w:rPr>
    </w:lvl>
    <w:lvl w:ilvl="1">
      <w:start w:val="3"/>
      <w:numFmt w:val="decimal"/>
      <w:lvlText w:val="%1.%2"/>
      <w:lvlJc w:val="left"/>
      <w:pPr>
        <w:ind w:left="1174" w:hanging="280"/>
      </w:pPr>
      <w:rPr>
        <w:rFonts w:ascii="Times New Roman" w:eastAsia="Times New Roman" w:hAnsi="Times New Roman" w:cs="Times New Roman" w:hint="default"/>
        <w:b/>
        <w:bCs/>
        <w:color w:val="2D74B5"/>
        <w:w w:val="100"/>
        <w:sz w:val="20"/>
        <w:szCs w:val="20"/>
        <w:lang w:val="en-US" w:eastAsia="en-US" w:bidi="ar-SA"/>
      </w:rPr>
    </w:lvl>
    <w:lvl w:ilvl="2">
      <w:numFmt w:val="bullet"/>
      <w:lvlText w:val="▪"/>
      <w:lvlJc w:val="left"/>
      <w:pPr>
        <w:ind w:left="1621" w:hanging="361"/>
      </w:pPr>
      <w:rPr>
        <w:rFonts w:ascii="Courier New" w:eastAsia="Courier New" w:hAnsi="Courier New" w:cs="Courier New" w:hint="default"/>
        <w:w w:val="100"/>
        <w:sz w:val="24"/>
        <w:szCs w:val="24"/>
        <w:lang w:val="en-US" w:eastAsia="en-US" w:bidi="ar-SA"/>
      </w:rPr>
    </w:lvl>
    <w:lvl w:ilvl="3">
      <w:numFmt w:val="bullet"/>
      <w:lvlText w:val="•"/>
      <w:lvlJc w:val="left"/>
      <w:pPr>
        <w:ind w:left="3665" w:hanging="361"/>
      </w:pPr>
      <w:rPr>
        <w:rFonts w:hint="default"/>
        <w:lang w:val="en-US" w:eastAsia="en-US" w:bidi="ar-SA"/>
      </w:rPr>
    </w:lvl>
    <w:lvl w:ilvl="4">
      <w:numFmt w:val="bullet"/>
      <w:lvlText w:val="•"/>
      <w:lvlJc w:val="left"/>
      <w:pPr>
        <w:ind w:left="4688" w:hanging="361"/>
      </w:pPr>
      <w:rPr>
        <w:rFonts w:hint="default"/>
        <w:lang w:val="en-US" w:eastAsia="en-US" w:bidi="ar-SA"/>
      </w:rPr>
    </w:lvl>
    <w:lvl w:ilvl="5">
      <w:numFmt w:val="bullet"/>
      <w:lvlText w:val="•"/>
      <w:lvlJc w:val="left"/>
      <w:pPr>
        <w:ind w:left="5710" w:hanging="361"/>
      </w:pPr>
      <w:rPr>
        <w:rFonts w:hint="default"/>
        <w:lang w:val="en-US" w:eastAsia="en-US" w:bidi="ar-SA"/>
      </w:rPr>
    </w:lvl>
    <w:lvl w:ilvl="6">
      <w:numFmt w:val="bullet"/>
      <w:lvlText w:val="•"/>
      <w:lvlJc w:val="left"/>
      <w:pPr>
        <w:ind w:left="6733" w:hanging="361"/>
      </w:pPr>
      <w:rPr>
        <w:rFonts w:hint="default"/>
        <w:lang w:val="en-US" w:eastAsia="en-US" w:bidi="ar-SA"/>
      </w:rPr>
    </w:lvl>
    <w:lvl w:ilvl="7">
      <w:numFmt w:val="bullet"/>
      <w:lvlText w:val="•"/>
      <w:lvlJc w:val="left"/>
      <w:pPr>
        <w:ind w:left="7756" w:hanging="361"/>
      </w:pPr>
      <w:rPr>
        <w:rFonts w:hint="default"/>
        <w:lang w:val="en-US" w:eastAsia="en-US" w:bidi="ar-SA"/>
      </w:rPr>
    </w:lvl>
    <w:lvl w:ilvl="8">
      <w:numFmt w:val="bullet"/>
      <w:lvlText w:val="•"/>
      <w:lvlJc w:val="left"/>
      <w:pPr>
        <w:ind w:left="8778" w:hanging="361"/>
      </w:pPr>
      <w:rPr>
        <w:rFonts w:hint="default"/>
        <w:lang w:val="en-US" w:eastAsia="en-US" w:bidi="ar-SA"/>
      </w:rPr>
    </w:lvl>
  </w:abstractNum>
  <w:abstractNum w:abstractNumId="2" w15:restartNumberingAfterBreak="0">
    <w:nsid w:val="111931B5"/>
    <w:multiLevelType w:val="multilevel"/>
    <w:tmpl w:val="BBC2775C"/>
    <w:lvl w:ilvl="0">
      <w:start w:val="2"/>
      <w:numFmt w:val="decimal"/>
      <w:lvlText w:val="%1."/>
      <w:lvlJc w:val="left"/>
      <w:pPr>
        <w:ind w:left="1264" w:hanging="364"/>
      </w:pPr>
      <w:rPr>
        <w:rFonts w:hint="default"/>
        <w:b/>
        <w:bCs/>
        <w:spacing w:val="0"/>
        <w:w w:val="100"/>
        <w:lang w:val="en-US" w:eastAsia="en-US" w:bidi="ar-SA"/>
      </w:rPr>
    </w:lvl>
    <w:lvl w:ilvl="1">
      <w:start w:val="1"/>
      <w:numFmt w:val="decimal"/>
      <w:lvlText w:val="%1.%2"/>
      <w:lvlJc w:val="left"/>
      <w:pPr>
        <w:ind w:left="1621" w:hanging="423"/>
      </w:pPr>
      <w:rPr>
        <w:rFonts w:hint="default"/>
        <w:b/>
        <w:bCs/>
        <w:w w:val="99"/>
        <w:lang w:val="en-US" w:eastAsia="en-US" w:bidi="ar-SA"/>
      </w:rPr>
    </w:lvl>
    <w:lvl w:ilvl="2">
      <w:start w:val="1"/>
      <w:numFmt w:val="decimal"/>
      <w:lvlText w:val="%1.%2.%3"/>
      <w:lvlJc w:val="left"/>
      <w:pPr>
        <w:ind w:left="2763" w:hanging="423"/>
      </w:pPr>
      <w:rPr>
        <w:rFonts w:ascii="Times New Roman" w:eastAsia="Times New Roman" w:hAnsi="Times New Roman" w:cs="Times New Roman" w:hint="default"/>
        <w:b/>
        <w:bCs/>
        <w:color w:val="2D74B5"/>
        <w:w w:val="100"/>
        <w:sz w:val="24"/>
        <w:szCs w:val="24"/>
        <w:lang w:val="en-US" w:eastAsia="en-US" w:bidi="ar-SA"/>
      </w:rPr>
    </w:lvl>
    <w:lvl w:ilvl="3">
      <w:numFmt w:val="bullet"/>
      <w:lvlText w:val="o"/>
      <w:lvlJc w:val="left"/>
      <w:pPr>
        <w:ind w:left="3133" w:hanging="423"/>
      </w:pPr>
      <w:rPr>
        <w:rFonts w:ascii="Courier New" w:eastAsia="Courier New" w:hAnsi="Courier New" w:cs="Courier New" w:hint="default"/>
        <w:w w:val="100"/>
        <w:sz w:val="24"/>
        <w:szCs w:val="24"/>
        <w:lang w:val="en-US" w:eastAsia="en-US" w:bidi="ar-SA"/>
      </w:rPr>
    </w:lvl>
    <w:lvl w:ilvl="4">
      <w:numFmt w:val="bullet"/>
      <w:lvlText w:val="•"/>
      <w:lvlJc w:val="left"/>
      <w:pPr>
        <w:ind w:left="3140" w:hanging="423"/>
      </w:pPr>
      <w:rPr>
        <w:rFonts w:hint="default"/>
        <w:lang w:val="en-US" w:eastAsia="en-US" w:bidi="ar-SA"/>
      </w:rPr>
    </w:lvl>
    <w:lvl w:ilvl="5">
      <w:numFmt w:val="bullet"/>
      <w:lvlText w:val="•"/>
      <w:lvlJc w:val="left"/>
      <w:pPr>
        <w:ind w:left="4420" w:hanging="423"/>
      </w:pPr>
      <w:rPr>
        <w:rFonts w:hint="default"/>
        <w:lang w:val="en-US" w:eastAsia="en-US" w:bidi="ar-SA"/>
      </w:rPr>
    </w:lvl>
    <w:lvl w:ilvl="6">
      <w:numFmt w:val="bullet"/>
      <w:lvlText w:val="•"/>
      <w:lvlJc w:val="left"/>
      <w:pPr>
        <w:ind w:left="5701" w:hanging="423"/>
      </w:pPr>
      <w:rPr>
        <w:rFonts w:hint="default"/>
        <w:lang w:val="en-US" w:eastAsia="en-US" w:bidi="ar-SA"/>
      </w:rPr>
    </w:lvl>
    <w:lvl w:ilvl="7">
      <w:numFmt w:val="bullet"/>
      <w:lvlText w:val="•"/>
      <w:lvlJc w:val="left"/>
      <w:pPr>
        <w:ind w:left="6982" w:hanging="423"/>
      </w:pPr>
      <w:rPr>
        <w:rFonts w:hint="default"/>
        <w:lang w:val="en-US" w:eastAsia="en-US" w:bidi="ar-SA"/>
      </w:rPr>
    </w:lvl>
    <w:lvl w:ilvl="8">
      <w:numFmt w:val="bullet"/>
      <w:lvlText w:val="•"/>
      <w:lvlJc w:val="left"/>
      <w:pPr>
        <w:ind w:left="8262" w:hanging="423"/>
      </w:pPr>
      <w:rPr>
        <w:rFonts w:hint="default"/>
        <w:lang w:val="en-US" w:eastAsia="en-US" w:bidi="ar-SA"/>
      </w:rPr>
    </w:lvl>
  </w:abstractNum>
  <w:abstractNum w:abstractNumId="3" w15:restartNumberingAfterBreak="0">
    <w:nsid w:val="27FF1DB2"/>
    <w:multiLevelType w:val="multilevel"/>
    <w:tmpl w:val="84401BC4"/>
    <w:lvl w:ilvl="0">
      <w:start w:val="3"/>
      <w:numFmt w:val="decimal"/>
      <w:lvlText w:val="%1"/>
      <w:lvlJc w:val="left"/>
      <w:pPr>
        <w:ind w:left="2028" w:hanging="423"/>
      </w:pPr>
      <w:rPr>
        <w:rFonts w:hint="default"/>
        <w:lang w:val="en-US" w:eastAsia="en-US" w:bidi="ar-SA"/>
      </w:rPr>
    </w:lvl>
    <w:lvl w:ilvl="1">
      <w:start w:val="4"/>
      <w:numFmt w:val="decimal"/>
      <w:lvlText w:val="%1.%2"/>
      <w:lvlJc w:val="left"/>
      <w:pPr>
        <w:ind w:left="2028" w:hanging="423"/>
        <w:jc w:val="right"/>
      </w:pPr>
      <w:rPr>
        <w:rFonts w:hint="default"/>
        <w:b/>
        <w:bCs/>
        <w:w w:val="99"/>
        <w:lang w:val="en-US" w:eastAsia="en-US" w:bidi="ar-SA"/>
      </w:rPr>
    </w:lvl>
    <w:lvl w:ilvl="2">
      <w:numFmt w:val="bullet"/>
      <w:lvlText w:val="•"/>
      <w:lvlJc w:val="left"/>
      <w:pPr>
        <w:ind w:left="3780" w:hanging="423"/>
      </w:pPr>
      <w:rPr>
        <w:rFonts w:hint="default"/>
        <w:lang w:val="en-US" w:eastAsia="en-US" w:bidi="ar-SA"/>
      </w:rPr>
    </w:lvl>
    <w:lvl w:ilvl="3">
      <w:numFmt w:val="bullet"/>
      <w:lvlText w:val="•"/>
      <w:lvlJc w:val="left"/>
      <w:pPr>
        <w:ind w:left="4661" w:hanging="423"/>
      </w:pPr>
      <w:rPr>
        <w:rFonts w:hint="default"/>
        <w:lang w:val="en-US" w:eastAsia="en-US" w:bidi="ar-SA"/>
      </w:rPr>
    </w:lvl>
    <w:lvl w:ilvl="4">
      <w:numFmt w:val="bullet"/>
      <w:lvlText w:val="•"/>
      <w:lvlJc w:val="left"/>
      <w:pPr>
        <w:ind w:left="5541" w:hanging="423"/>
      </w:pPr>
      <w:rPr>
        <w:rFonts w:hint="default"/>
        <w:lang w:val="en-US" w:eastAsia="en-US" w:bidi="ar-SA"/>
      </w:rPr>
    </w:lvl>
    <w:lvl w:ilvl="5">
      <w:numFmt w:val="bullet"/>
      <w:lvlText w:val="•"/>
      <w:lvlJc w:val="left"/>
      <w:pPr>
        <w:ind w:left="6422" w:hanging="423"/>
      </w:pPr>
      <w:rPr>
        <w:rFonts w:hint="default"/>
        <w:lang w:val="en-US" w:eastAsia="en-US" w:bidi="ar-SA"/>
      </w:rPr>
    </w:lvl>
    <w:lvl w:ilvl="6">
      <w:numFmt w:val="bullet"/>
      <w:lvlText w:val="•"/>
      <w:lvlJc w:val="left"/>
      <w:pPr>
        <w:ind w:left="7302" w:hanging="423"/>
      </w:pPr>
      <w:rPr>
        <w:rFonts w:hint="default"/>
        <w:lang w:val="en-US" w:eastAsia="en-US" w:bidi="ar-SA"/>
      </w:rPr>
    </w:lvl>
    <w:lvl w:ilvl="7">
      <w:numFmt w:val="bullet"/>
      <w:lvlText w:val="•"/>
      <w:lvlJc w:val="left"/>
      <w:pPr>
        <w:ind w:left="8182" w:hanging="423"/>
      </w:pPr>
      <w:rPr>
        <w:rFonts w:hint="default"/>
        <w:lang w:val="en-US" w:eastAsia="en-US" w:bidi="ar-SA"/>
      </w:rPr>
    </w:lvl>
    <w:lvl w:ilvl="8">
      <w:numFmt w:val="bullet"/>
      <w:lvlText w:val="•"/>
      <w:lvlJc w:val="left"/>
      <w:pPr>
        <w:ind w:left="9063" w:hanging="423"/>
      </w:pPr>
      <w:rPr>
        <w:rFonts w:hint="default"/>
        <w:lang w:val="en-US" w:eastAsia="en-US" w:bidi="ar-SA"/>
      </w:rPr>
    </w:lvl>
  </w:abstractNum>
  <w:abstractNum w:abstractNumId="4" w15:restartNumberingAfterBreak="0">
    <w:nsid w:val="29F31384"/>
    <w:multiLevelType w:val="multilevel"/>
    <w:tmpl w:val="766A5764"/>
    <w:lvl w:ilvl="0">
      <w:start w:val="3"/>
      <w:numFmt w:val="decimal"/>
      <w:lvlText w:val="%1"/>
      <w:lvlJc w:val="left"/>
      <w:pPr>
        <w:ind w:left="1442" w:hanging="542"/>
      </w:pPr>
      <w:rPr>
        <w:rFonts w:hint="default"/>
        <w:lang w:val="en-US" w:eastAsia="en-US" w:bidi="ar-SA"/>
      </w:rPr>
    </w:lvl>
    <w:lvl w:ilvl="1">
      <w:start w:val="1"/>
      <w:numFmt w:val="decimal"/>
      <w:lvlText w:val="%1.%2"/>
      <w:lvlJc w:val="left"/>
      <w:pPr>
        <w:ind w:left="1442" w:hanging="542"/>
      </w:pPr>
      <w:rPr>
        <w:rFonts w:hint="default"/>
        <w:lang w:val="en-US" w:eastAsia="en-US" w:bidi="ar-SA"/>
      </w:rPr>
    </w:lvl>
    <w:lvl w:ilvl="2">
      <w:start w:val="1"/>
      <w:numFmt w:val="decimal"/>
      <w:lvlText w:val="%1.%2.%3"/>
      <w:lvlJc w:val="left"/>
      <w:pPr>
        <w:ind w:left="1442" w:hanging="542"/>
      </w:pPr>
      <w:rPr>
        <w:rFonts w:ascii="Times New Roman" w:eastAsia="Times New Roman" w:hAnsi="Times New Roman" w:cs="Times New Roman" w:hint="default"/>
        <w:b/>
        <w:bCs/>
        <w:color w:val="2D74B5"/>
        <w:w w:val="100"/>
        <w:sz w:val="24"/>
        <w:szCs w:val="24"/>
        <w:lang w:val="en-US" w:eastAsia="en-US" w:bidi="ar-SA"/>
      </w:rPr>
    </w:lvl>
    <w:lvl w:ilvl="3">
      <w:numFmt w:val="bullet"/>
      <w:lvlText w:val=""/>
      <w:lvlJc w:val="left"/>
      <w:pPr>
        <w:ind w:left="1621" w:hanging="361"/>
      </w:pPr>
      <w:rPr>
        <w:rFonts w:ascii="Wingdings" w:eastAsia="Wingdings" w:hAnsi="Wingdings" w:cs="Wingdings" w:hint="default"/>
        <w:w w:val="100"/>
        <w:sz w:val="24"/>
        <w:szCs w:val="24"/>
        <w:lang w:val="en-US" w:eastAsia="en-US" w:bidi="ar-SA"/>
      </w:rPr>
    </w:lvl>
    <w:lvl w:ilvl="4">
      <w:numFmt w:val="bullet"/>
      <w:lvlText w:val=""/>
      <w:lvlJc w:val="left"/>
      <w:pPr>
        <w:ind w:left="1769" w:hanging="361"/>
      </w:pPr>
      <w:rPr>
        <w:rFonts w:ascii="Wingdings" w:eastAsia="Wingdings" w:hAnsi="Wingdings" w:cs="Wingdings" w:hint="default"/>
        <w:color w:val="4471C4"/>
        <w:w w:val="100"/>
        <w:sz w:val="24"/>
        <w:szCs w:val="24"/>
        <w:lang w:val="en-US" w:eastAsia="en-US" w:bidi="ar-SA"/>
      </w:rPr>
    </w:lvl>
    <w:lvl w:ilvl="5">
      <w:numFmt w:val="bullet"/>
      <w:lvlText w:val="•"/>
      <w:lvlJc w:val="left"/>
      <w:pPr>
        <w:ind w:left="4349" w:hanging="361"/>
      </w:pPr>
      <w:rPr>
        <w:rFonts w:hint="default"/>
        <w:lang w:val="en-US" w:eastAsia="en-US" w:bidi="ar-SA"/>
      </w:rPr>
    </w:lvl>
    <w:lvl w:ilvl="6">
      <w:numFmt w:val="bullet"/>
      <w:lvlText w:val="•"/>
      <w:lvlJc w:val="left"/>
      <w:pPr>
        <w:ind w:left="5644" w:hanging="361"/>
      </w:pPr>
      <w:rPr>
        <w:rFonts w:hint="default"/>
        <w:lang w:val="en-US" w:eastAsia="en-US" w:bidi="ar-SA"/>
      </w:rPr>
    </w:lvl>
    <w:lvl w:ilvl="7">
      <w:numFmt w:val="bullet"/>
      <w:lvlText w:val="•"/>
      <w:lvlJc w:val="left"/>
      <w:pPr>
        <w:ind w:left="6939" w:hanging="361"/>
      </w:pPr>
      <w:rPr>
        <w:rFonts w:hint="default"/>
        <w:lang w:val="en-US" w:eastAsia="en-US" w:bidi="ar-SA"/>
      </w:rPr>
    </w:lvl>
    <w:lvl w:ilvl="8">
      <w:numFmt w:val="bullet"/>
      <w:lvlText w:val="•"/>
      <w:lvlJc w:val="left"/>
      <w:pPr>
        <w:ind w:left="8234" w:hanging="361"/>
      </w:pPr>
      <w:rPr>
        <w:rFonts w:hint="default"/>
        <w:lang w:val="en-US" w:eastAsia="en-US" w:bidi="ar-SA"/>
      </w:rPr>
    </w:lvl>
  </w:abstractNum>
  <w:abstractNum w:abstractNumId="5" w15:restartNumberingAfterBreak="0">
    <w:nsid w:val="2E495FA7"/>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6" w15:restartNumberingAfterBreak="0">
    <w:nsid w:val="2F046A41"/>
    <w:multiLevelType w:val="multilevel"/>
    <w:tmpl w:val="33F82C6E"/>
    <w:lvl w:ilvl="0">
      <w:start w:val="1"/>
      <w:numFmt w:val="decimal"/>
      <w:lvlText w:val="%1."/>
      <w:lvlJc w:val="left"/>
      <w:pPr>
        <w:ind w:left="1264" w:hanging="364"/>
      </w:pPr>
      <w:rPr>
        <w:rFonts w:ascii="Times New Roman" w:eastAsia="Times New Roman" w:hAnsi="Times New Roman" w:cs="Times New Roman" w:hint="default"/>
        <w:b/>
        <w:bCs/>
        <w:color w:val="2D74B5"/>
        <w:spacing w:val="0"/>
        <w:w w:val="100"/>
        <w:sz w:val="36"/>
        <w:szCs w:val="36"/>
        <w:lang w:val="en-US" w:eastAsia="en-US" w:bidi="ar-SA"/>
      </w:rPr>
    </w:lvl>
    <w:lvl w:ilvl="1">
      <w:start w:val="1"/>
      <w:numFmt w:val="decimal"/>
      <w:lvlText w:val="%1.%2"/>
      <w:lvlJc w:val="left"/>
      <w:pPr>
        <w:ind w:left="1246" w:hanging="352"/>
      </w:pPr>
      <w:rPr>
        <w:rFonts w:ascii="Times New Roman" w:eastAsia="Times New Roman" w:hAnsi="Times New Roman" w:cs="Times New Roman" w:hint="default"/>
        <w:b/>
        <w:bCs/>
        <w:color w:val="1F4D78"/>
        <w:w w:val="99"/>
        <w:sz w:val="26"/>
        <w:szCs w:val="26"/>
        <w:lang w:val="en-US" w:eastAsia="en-US" w:bidi="ar-SA"/>
      </w:rPr>
    </w:lvl>
    <w:lvl w:ilvl="2">
      <w:numFmt w:val="bullet"/>
      <w:lvlText w:val=""/>
      <w:lvlJc w:val="left"/>
      <w:pPr>
        <w:ind w:left="1621" w:hanging="361"/>
      </w:pPr>
      <w:rPr>
        <w:rFonts w:ascii="Wingdings" w:eastAsia="Wingdings" w:hAnsi="Wingdings" w:cs="Wingdings" w:hint="default"/>
        <w:color w:val="202429"/>
        <w:w w:val="100"/>
        <w:sz w:val="24"/>
        <w:szCs w:val="24"/>
        <w:lang w:val="en-US" w:eastAsia="en-US" w:bidi="ar-SA"/>
      </w:rPr>
    </w:lvl>
    <w:lvl w:ilvl="3">
      <w:numFmt w:val="bullet"/>
      <w:lvlText w:val="•"/>
      <w:lvlJc w:val="left"/>
      <w:pPr>
        <w:ind w:left="2770" w:hanging="361"/>
      </w:pPr>
      <w:rPr>
        <w:rFonts w:hint="default"/>
        <w:lang w:val="en-US" w:eastAsia="en-US" w:bidi="ar-SA"/>
      </w:rPr>
    </w:lvl>
    <w:lvl w:ilvl="4">
      <w:numFmt w:val="bullet"/>
      <w:lvlText w:val="•"/>
      <w:lvlJc w:val="left"/>
      <w:pPr>
        <w:ind w:left="3921"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222" w:hanging="361"/>
      </w:pPr>
      <w:rPr>
        <w:rFonts w:hint="default"/>
        <w:lang w:val="en-US" w:eastAsia="en-US" w:bidi="ar-SA"/>
      </w:rPr>
    </w:lvl>
    <w:lvl w:ilvl="7">
      <w:numFmt w:val="bullet"/>
      <w:lvlText w:val="•"/>
      <w:lvlJc w:val="left"/>
      <w:pPr>
        <w:ind w:left="7372" w:hanging="361"/>
      </w:pPr>
      <w:rPr>
        <w:rFonts w:hint="default"/>
        <w:lang w:val="en-US" w:eastAsia="en-US" w:bidi="ar-SA"/>
      </w:rPr>
    </w:lvl>
    <w:lvl w:ilvl="8">
      <w:numFmt w:val="bullet"/>
      <w:lvlText w:val="•"/>
      <w:lvlJc w:val="left"/>
      <w:pPr>
        <w:ind w:left="8523" w:hanging="361"/>
      </w:pPr>
      <w:rPr>
        <w:rFonts w:hint="default"/>
        <w:lang w:val="en-US" w:eastAsia="en-US" w:bidi="ar-SA"/>
      </w:rPr>
    </w:lvl>
  </w:abstractNum>
  <w:abstractNum w:abstractNumId="7" w15:restartNumberingAfterBreak="0">
    <w:nsid w:val="2FC00EFA"/>
    <w:multiLevelType w:val="hybridMultilevel"/>
    <w:tmpl w:val="65BC4DF4"/>
    <w:lvl w:ilvl="0" w:tplc="448C1A8A">
      <w:start w:val="7"/>
      <w:numFmt w:val="decimal"/>
      <w:lvlText w:val="%1."/>
      <w:lvlJc w:val="left"/>
      <w:pPr>
        <w:ind w:left="1260" w:hanging="360"/>
      </w:pPr>
      <w:rPr>
        <w:rFonts w:hint="default"/>
        <w:sz w:val="32"/>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8" w15:restartNumberingAfterBreak="0">
    <w:nsid w:val="337B229F"/>
    <w:multiLevelType w:val="hybridMultilevel"/>
    <w:tmpl w:val="F00A4808"/>
    <w:lvl w:ilvl="0" w:tplc="DD941000">
      <w:start w:val="1"/>
      <w:numFmt w:val="decimal"/>
      <w:lvlText w:val="%1."/>
      <w:lvlJc w:val="left"/>
      <w:pPr>
        <w:ind w:left="1621" w:hanging="361"/>
      </w:pPr>
      <w:rPr>
        <w:rFonts w:ascii="Times New Roman" w:eastAsia="Times New Roman" w:hAnsi="Times New Roman" w:cs="Times New Roman" w:hint="default"/>
        <w:w w:val="100"/>
        <w:sz w:val="24"/>
        <w:szCs w:val="24"/>
        <w:lang w:val="en-US" w:eastAsia="en-US" w:bidi="ar-SA"/>
      </w:rPr>
    </w:lvl>
    <w:lvl w:ilvl="1" w:tplc="4B5A1A26">
      <w:numFmt w:val="bullet"/>
      <w:lvlText w:val="•"/>
      <w:lvlJc w:val="left"/>
      <w:pPr>
        <w:ind w:left="2540" w:hanging="361"/>
      </w:pPr>
      <w:rPr>
        <w:rFonts w:hint="default"/>
        <w:lang w:val="en-US" w:eastAsia="en-US" w:bidi="ar-SA"/>
      </w:rPr>
    </w:lvl>
    <w:lvl w:ilvl="2" w:tplc="A548532C">
      <w:numFmt w:val="bullet"/>
      <w:lvlText w:val="•"/>
      <w:lvlJc w:val="left"/>
      <w:pPr>
        <w:ind w:left="3460" w:hanging="361"/>
      </w:pPr>
      <w:rPr>
        <w:rFonts w:hint="default"/>
        <w:lang w:val="en-US" w:eastAsia="en-US" w:bidi="ar-SA"/>
      </w:rPr>
    </w:lvl>
    <w:lvl w:ilvl="3" w:tplc="558C3212">
      <w:numFmt w:val="bullet"/>
      <w:lvlText w:val="•"/>
      <w:lvlJc w:val="left"/>
      <w:pPr>
        <w:ind w:left="4381" w:hanging="361"/>
      </w:pPr>
      <w:rPr>
        <w:rFonts w:hint="default"/>
        <w:lang w:val="en-US" w:eastAsia="en-US" w:bidi="ar-SA"/>
      </w:rPr>
    </w:lvl>
    <w:lvl w:ilvl="4" w:tplc="616005FE">
      <w:numFmt w:val="bullet"/>
      <w:lvlText w:val="•"/>
      <w:lvlJc w:val="left"/>
      <w:pPr>
        <w:ind w:left="5301" w:hanging="361"/>
      </w:pPr>
      <w:rPr>
        <w:rFonts w:hint="default"/>
        <w:lang w:val="en-US" w:eastAsia="en-US" w:bidi="ar-SA"/>
      </w:rPr>
    </w:lvl>
    <w:lvl w:ilvl="5" w:tplc="4D38D188">
      <w:numFmt w:val="bullet"/>
      <w:lvlText w:val="•"/>
      <w:lvlJc w:val="left"/>
      <w:pPr>
        <w:ind w:left="6222" w:hanging="361"/>
      </w:pPr>
      <w:rPr>
        <w:rFonts w:hint="default"/>
        <w:lang w:val="en-US" w:eastAsia="en-US" w:bidi="ar-SA"/>
      </w:rPr>
    </w:lvl>
    <w:lvl w:ilvl="6" w:tplc="DD384ACE">
      <w:numFmt w:val="bullet"/>
      <w:lvlText w:val="•"/>
      <w:lvlJc w:val="left"/>
      <w:pPr>
        <w:ind w:left="7142" w:hanging="361"/>
      </w:pPr>
      <w:rPr>
        <w:rFonts w:hint="default"/>
        <w:lang w:val="en-US" w:eastAsia="en-US" w:bidi="ar-SA"/>
      </w:rPr>
    </w:lvl>
    <w:lvl w:ilvl="7" w:tplc="1C36BB6E">
      <w:numFmt w:val="bullet"/>
      <w:lvlText w:val="•"/>
      <w:lvlJc w:val="left"/>
      <w:pPr>
        <w:ind w:left="8062" w:hanging="361"/>
      </w:pPr>
      <w:rPr>
        <w:rFonts w:hint="default"/>
        <w:lang w:val="en-US" w:eastAsia="en-US" w:bidi="ar-SA"/>
      </w:rPr>
    </w:lvl>
    <w:lvl w:ilvl="8" w:tplc="E6F046DC">
      <w:numFmt w:val="bullet"/>
      <w:lvlText w:val="•"/>
      <w:lvlJc w:val="left"/>
      <w:pPr>
        <w:ind w:left="8983" w:hanging="361"/>
      </w:pPr>
      <w:rPr>
        <w:rFonts w:hint="default"/>
        <w:lang w:val="en-US" w:eastAsia="en-US" w:bidi="ar-SA"/>
      </w:rPr>
    </w:lvl>
  </w:abstractNum>
  <w:abstractNum w:abstractNumId="9" w15:restartNumberingAfterBreak="0">
    <w:nsid w:val="35EF4390"/>
    <w:multiLevelType w:val="multilevel"/>
    <w:tmpl w:val="C98CA70A"/>
    <w:lvl w:ilvl="0">
      <w:start w:val="2"/>
      <w:numFmt w:val="decimal"/>
      <w:lvlText w:val="%1"/>
      <w:lvlJc w:val="left"/>
      <w:pPr>
        <w:ind w:left="1395" w:hanging="495"/>
      </w:pPr>
      <w:rPr>
        <w:rFonts w:hint="default"/>
        <w:lang w:val="en-US" w:eastAsia="en-US" w:bidi="ar-SA"/>
      </w:rPr>
    </w:lvl>
    <w:lvl w:ilvl="1">
      <w:start w:val="2"/>
      <w:numFmt w:val="decimal"/>
      <w:lvlText w:val="%1.%2."/>
      <w:lvlJc w:val="left"/>
      <w:pPr>
        <w:ind w:left="1395" w:hanging="495"/>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1529" w:hanging="361"/>
      </w:pPr>
      <w:rPr>
        <w:rFonts w:ascii="Wingdings" w:eastAsia="Wingdings" w:hAnsi="Wingdings" w:cs="Wingdings" w:hint="default"/>
        <w:w w:val="100"/>
        <w:sz w:val="24"/>
        <w:szCs w:val="24"/>
        <w:lang w:val="en-US" w:eastAsia="en-US" w:bidi="ar-SA"/>
      </w:rPr>
    </w:lvl>
    <w:lvl w:ilvl="3">
      <w:numFmt w:val="bullet"/>
      <w:lvlText w:val="•"/>
      <w:lvlJc w:val="left"/>
      <w:pPr>
        <w:ind w:left="1846" w:hanging="149"/>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86" w:hanging="149"/>
      </w:pPr>
      <w:rPr>
        <w:rFonts w:hint="default"/>
        <w:lang w:val="en-US" w:eastAsia="en-US" w:bidi="ar-SA"/>
      </w:rPr>
    </w:lvl>
    <w:lvl w:ilvl="5">
      <w:numFmt w:val="bullet"/>
      <w:lvlText w:val="•"/>
      <w:lvlJc w:val="left"/>
      <w:pPr>
        <w:ind w:left="5209" w:hanging="149"/>
      </w:pPr>
      <w:rPr>
        <w:rFonts w:hint="default"/>
        <w:lang w:val="en-US" w:eastAsia="en-US" w:bidi="ar-SA"/>
      </w:rPr>
    </w:lvl>
    <w:lvl w:ilvl="6">
      <w:numFmt w:val="bullet"/>
      <w:lvlText w:val="•"/>
      <w:lvlJc w:val="left"/>
      <w:pPr>
        <w:ind w:left="6332" w:hanging="149"/>
      </w:pPr>
      <w:rPr>
        <w:rFonts w:hint="default"/>
        <w:lang w:val="en-US" w:eastAsia="en-US" w:bidi="ar-SA"/>
      </w:rPr>
    </w:lvl>
    <w:lvl w:ilvl="7">
      <w:numFmt w:val="bullet"/>
      <w:lvlText w:val="•"/>
      <w:lvlJc w:val="left"/>
      <w:pPr>
        <w:ind w:left="7455" w:hanging="149"/>
      </w:pPr>
      <w:rPr>
        <w:rFonts w:hint="default"/>
        <w:lang w:val="en-US" w:eastAsia="en-US" w:bidi="ar-SA"/>
      </w:rPr>
    </w:lvl>
    <w:lvl w:ilvl="8">
      <w:numFmt w:val="bullet"/>
      <w:lvlText w:val="•"/>
      <w:lvlJc w:val="left"/>
      <w:pPr>
        <w:ind w:left="8578" w:hanging="149"/>
      </w:pPr>
      <w:rPr>
        <w:rFonts w:hint="default"/>
        <w:lang w:val="en-US" w:eastAsia="en-US" w:bidi="ar-SA"/>
      </w:rPr>
    </w:lvl>
  </w:abstractNum>
  <w:abstractNum w:abstractNumId="10" w15:restartNumberingAfterBreak="0">
    <w:nsid w:val="42DC2F90"/>
    <w:multiLevelType w:val="hybridMultilevel"/>
    <w:tmpl w:val="B56A52BE"/>
    <w:lvl w:ilvl="0" w:tplc="BB1A5CBA">
      <w:numFmt w:val="bullet"/>
      <w:lvlText w:val=""/>
      <w:lvlJc w:val="left"/>
      <w:pPr>
        <w:ind w:left="1712" w:hanging="361"/>
      </w:pPr>
      <w:rPr>
        <w:rFonts w:ascii="Wingdings" w:eastAsia="Wingdings" w:hAnsi="Wingdings" w:cs="Wingdings" w:hint="default"/>
        <w:color w:val="4471C4"/>
        <w:w w:val="100"/>
        <w:sz w:val="24"/>
        <w:szCs w:val="24"/>
        <w:lang w:val="en-US" w:eastAsia="en-US" w:bidi="ar-SA"/>
      </w:rPr>
    </w:lvl>
    <w:lvl w:ilvl="1" w:tplc="C38A38C4">
      <w:numFmt w:val="bullet"/>
      <w:lvlText w:val="•"/>
      <w:lvlJc w:val="left"/>
      <w:pPr>
        <w:ind w:left="2630" w:hanging="361"/>
      </w:pPr>
      <w:rPr>
        <w:rFonts w:hint="default"/>
        <w:lang w:val="en-US" w:eastAsia="en-US" w:bidi="ar-SA"/>
      </w:rPr>
    </w:lvl>
    <w:lvl w:ilvl="2" w:tplc="2A7A08D8">
      <w:numFmt w:val="bullet"/>
      <w:lvlText w:val="•"/>
      <w:lvlJc w:val="left"/>
      <w:pPr>
        <w:ind w:left="3540" w:hanging="361"/>
      </w:pPr>
      <w:rPr>
        <w:rFonts w:hint="default"/>
        <w:lang w:val="en-US" w:eastAsia="en-US" w:bidi="ar-SA"/>
      </w:rPr>
    </w:lvl>
    <w:lvl w:ilvl="3" w:tplc="8194A290">
      <w:numFmt w:val="bullet"/>
      <w:lvlText w:val="•"/>
      <w:lvlJc w:val="left"/>
      <w:pPr>
        <w:ind w:left="4451" w:hanging="361"/>
      </w:pPr>
      <w:rPr>
        <w:rFonts w:hint="default"/>
        <w:lang w:val="en-US" w:eastAsia="en-US" w:bidi="ar-SA"/>
      </w:rPr>
    </w:lvl>
    <w:lvl w:ilvl="4" w:tplc="11E6E0AC">
      <w:numFmt w:val="bullet"/>
      <w:lvlText w:val="•"/>
      <w:lvlJc w:val="left"/>
      <w:pPr>
        <w:ind w:left="5361" w:hanging="361"/>
      </w:pPr>
      <w:rPr>
        <w:rFonts w:hint="default"/>
        <w:lang w:val="en-US" w:eastAsia="en-US" w:bidi="ar-SA"/>
      </w:rPr>
    </w:lvl>
    <w:lvl w:ilvl="5" w:tplc="CFF8F326">
      <w:numFmt w:val="bullet"/>
      <w:lvlText w:val="•"/>
      <w:lvlJc w:val="left"/>
      <w:pPr>
        <w:ind w:left="6272" w:hanging="361"/>
      </w:pPr>
      <w:rPr>
        <w:rFonts w:hint="default"/>
        <w:lang w:val="en-US" w:eastAsia="en-US" w:bidi="ar-SA"/>
      </w:rPr>
    </w:lvl>
    <w:lvl w:ilvl="6" w:tplc="83A26326">
      <w:numFmt w:val="bullet"/>
      <w:lvlText w:val="•"/>
      <w:lvlJc w:val="left"/>
      <w:pPr>
        <w:ind w:left="7182" w:hanging="361"/>
      </w:pPr>
      <w:rPr>
        <w:rFonts w:hint="default"/>
        <w:lang w:val="en-US" w:eastAsia="en-US" w:bidi="ar-SA"/>
      </w:rPr>
    </w:lvl>
    <w:lvl w:ilvl="7" w:tplc="2E82ACF4">
      <w:numFmt w:val="bullet"/>
      <w:lvlText w:val="•"/>
      <w:lvlJc w:val="left"/>
      <w:pPr>
        <w:ind w:left="8092" w:hanging="361"/>
      </w:pPr>
      <w:rPr>
        <w:rFonts w:hint="default"/>
        <w:lang w:val="en-US" w:eastAsia="en-US" w:bidi="ar-SA"/>
      </w:rPr>
    </w:lvl>
    <w:lvl w:ilvl="8" w:tplc="8FDC722A">
      <w:numFmt w:val="bullet"/>
      <w:lvlText w:val="•"/>
      <w:lvlJc w:val="left"/>
      <w:pPr>
        <w:ind w:left="9003" w:hanging="361"/>
      </w:pPr>
      <w:rPr>
        <w:rFonts w:hint="default"/>
        <w:lang w:val="en-US" w:eastAsia="en-US" w:bidi="ar-SA"/>
      </w:rPr>
    </w:lvl>
  </w:abstractNum>
  <w:abstractNum w:abstractNumId="11" w15:restartNumberingAfterBreak="0">
    <w:nsid w:val="4F4F5D1F"/>
    <w:multiLevelType w:val="hybridMultilevel"/>
    <w:tmpl w:val="79D455FA"/>
    <w:lvl w:ilvl="0" w:tplc="D4C05596">
      <w:numFmt w:val="bullet"/>
      <w:lvlText w:val=""/>
      <w:lvlJc w:val="left"/>
      <w:pPr>
        <w:ind w:left="2341" w:hanging="360"/>
      </w:pPr>
      <w:rPr>
        <w:rFonts w:ascii="Wingdings" w:eastAsia="Wingdings" w:hAnsi="Wingdings" w:cs="Wingdings" w:hint="default"/>
        <w:color w:val="4471C4"/>
        <w:w w:val="100"/>
        <w:sz w:val="24"/>
        <w:szCs w:val="24"/>
        <w:lang w:val="en-US" w:eastAsia="en-US" w:bidi="ar-SA"/>
      </w:rPr>
    </w:lvl>
    <w:lvl w:ilvl="1" w:tplc="BC9ADEC0">
      <w:numFmt w:val="bullet"/>
      <w:lvlText w:val="•"/>
      <w:lvlJc w:val="left"/>
      <w:pPr>
        <w:ind w:left="3188" w:hanging="360"/>
      </w:pPr>
      <w:rPr>
        <w:rFonts w:hint="default"/>
        <w:lang w:val="en-US" w:eastAsia="en-US" w:bidi="ar-SA"/>
      </w:rPr>
    </w:lvl>
    <w:lvl w:ilvl="2" w:tplc="E4D424F0">
      <w:numFmt w:val="bullet"/>
      <w:lvlText w:val="•"/>
      <w:lvlJc w:val="left"/>
      <w:pPr>
        <w:ind w:left="4036" w:hanging="360"/>
      </w:pPr>
      <w:rPr>
        <w:rFonts w:hint="default"/>
        <w:lang w:val="en-US" w:eastAsia="en-US" w:bidi="ar-SA"/>
      </w:rPr>
    </w:lvl>
    <w:lvl w:ilvl="3" w:tplc="8C10A7AA">
      <w:numFmt w:val="bullet"/>
      <w:lvlText w:val="•"/>
      <w:lvlJc w:val="left"/>
      <w:pPr>
        <w:ind w:left="4885" w:hanging="360"/>
      </w:pPr>
      <w:rPr>
        <w:rFonts w:hint="default"/>
        <w:lang w:val="en-US" w:eastAsia="en-US" w:bidi="ar-SA"/>
      </w:rPr>
    </w:lvl>
    <w:lvl w:ilvl="4" w:tplc="BDA0249C">
      <w:numFmt w:val="bullet"/>
      <w:lvlText w:val="•"/>
      <w:lvlJc w:val="left"/>
      <w:pPr>
        <w:ind w:left="5733" w:hanging="360"/>
      </w:pPr>
      <w:rPr>
        <w:rFonts w:hint="default"/>
        <w:lang w:val="en-US" w:eastAsia="en-US" w:bidi="ar-SA"/>
      </w:rPr>
    </w:lvl>
    <w:lvl w:ilvl="5" w:tplc="EE9A3980">
      <w:numFmt w:val="bullet"/>
      <w:lvlText w:val="•"/>
      <w:lvlJc w:val="left"/>
      <w:pPr>
        <w:ind w:left="6582" w:hanging="360"/>
      </w:pPr>
      <w:rPr>
        <w:rFonts w:hint="default"/>
        <w:lang w:val="en-US" w:eastAsia="en-US" w:bidi="ar-SA"/>
      </w:rPr>
    </w:lvl>
    <w:lvl w:ilvl="6" w:tplc="42FADF38">
      <w:numFmt w:val="bullet"/>
      <w:lvlText w:val="•"/>
      <w:lvlJc w:val="left"/>
      <w:pPr>
        <w:ind w:left="7430" w:hanging="360"/>
      </w:pPr>
      <w:rPr>
        <w:rFonts w:hint="default"/>
        <w:lang w:val="en-US" w:eastAsia="en-US" w:bidi="ar-SA"/>
      </w:rPr>
    </w:lvl>
    <w:lvl w:ilvl="7" w:tplc="E8408AF0">
      <w:numFmt w:val="bullet"/>
      <w:lvlText w:val="•"/>
      <w:lvlJc w:val="left"/>
      <w:pPr>
        <w:ind w:left="8278" w:hanging="360"/>
      </w:pPr>
      <w:rPr>
        <w:rFonts w:hint="default"/>
        <w:lang w:val="en-US" w:eastAsia="en-US" w:bidi="ar-SA"/>
      </w:rPr>
    </w:lvl>
    <w:lvl w:ilvl="8" w:tplc="8DA44FC6">
      <w:numFmt w:val="bullet"/>
      <w:lvlText w:val="•"/>
      <w:lvlJc w:val="left"/>
      <w:pPr>
        <w:ind w:left="9127" w:hanging="360"/>
      </w:pPr>
      <w:rPr>
        <w:rFonts w:hint="default"/>
        <w:lang w:val="en-US" w:eastAsia="en-US" w:bidi="ar-SA"/>
      </w:rPr>
    </w:lvl>
  </w:abstractNum>
  <w:abstractNum w:abstractNumId="12" w15:restartNumberingAfterBreak="0">
    <w:nsid w:val="50FF170A"/>
    <w:multiLevelType w:val="hybridMultilevel"/>
    <w:tmpl w:val="363C17AE"/>
    <w:lvl w:ilvl="0" w:tplc="D0CCC360">
      <w:numFmt w:val="bullet"/>
      <w:lvlText w:val=""/>
      <w:lvlJc w:val="left"/>
      <w:pPr>
        <w:ind w:left="1899" w:hanging="360"/>
      </w:pPr>
      <w:rPr>
        <w:rFonts w:ascii="Symbol" w:eastAsia="Symbol" w:hAnsi="Symbol" w:cs="Symbol" w:hint="default"/>
        <w:w w:val="100"/>
        <w:sz w:val="24"/>
        <w:szCs w:val="24"/>
        <w:lang w:val="en-US" w:eastAsia="en-US" w:bidi="ar-SA"/>
      </w:rPr>
    </w:lvl>
    <w:lvl w:ilvl="1" w:tplc="B3DA208C">
      <w:numFmt w:val="bullet"/>
      <w:lvlText w:val="•"/>
      <w:lvlJc w:val="left"/>
      <w:pPr>
        <w:ind w:left="1856" w:hanging="144"/>
      </w:pPr>
      <w:rPr>
        <w:rFonts w:ascii="Times New Roman" w:eastAsia="Times New Roman" w:hAnsi="Times New Roman" w:cs="Times New Roman" w:hint="default"/>
        <w:w w:val="100"/>
        <w:sz w:val="24"/>
        <w:szCs w:val="24"/>
        <w:lang w:val="en-US" w:eastAsia="en-US" w:bidi="ar-SA"/>
      </w:rPr>
    </w:lvl>
    <w:lvl w:ilvl="2" w:tplc="DC7ABBEC">
      <w:numFmt w:val="bullet"/>
      <w:lvlText w:val="•"/>
      <w:lvlJc w:val="left"/>
      <w:pPr>
        <w:ind w:left="2891" w:hanging="144"/>
      </w:pPr>
      <w:rPr>
        <w:rFonts w:hint="default"/>
        <w:lang w:val="en-US" w:eastAsia="en-US" w:bidi="ar-SA"/>
      </w:rPr>
    </w:lvl>
    <w:lvl w:ilvl="3" w:tplc="025CF5DC">
      <w:numFmt w:val="bullet"/>
      <w:lvlText w:val="•"/>
      <w:lvlJc w:val="left"/>
      <w:pPr>
        <w:ind w:left="3883" w:hanging="144"/>
      </w:pPr>
      <w:rPr>
        <w:rFonts w:hint="default"/>
        <w:lang w:val="en-US" w:eastAsia="en-US" w:bidi="ar-SA"/>
      </w:rPr>
    </w:lvl>
    <w:lvl w:ilvl="4" w:tplc="955A4C8C">
      <w:numFmt w:val="bullet"/>
      <w:lvlText w:val="•"/>
      <w:lvlJc w:val="left"/>
      <w:pPr>
        <w:ind w:left="4874" w:hanging="144"/>
      </w:pPr>
      <w:rPr>
        <w:rFonts w:hint="default"/>
        <w:lang w:val="en-US" w:eastAsia="en-US" w:bidi="ar-SA"/>
      </w:rPr>
    </w:lvl>
    <w:lvl w:ilvl="5" w:tplc="21C009E0">
      <w:numFmt w:val="bullet"/>
      <w:lvlText w:val="•"/>
      <w:lvlJc w:val="left"/>
      <w:pPr>
        <w:ind w:left="5866" w:hanging="144"/>
      </w:pPr>
      <w:rPr>
        <w:rFonts w:hint="default"/>
        <w:lang w:val="en-US" w:eastAsia="en-US" w:bidi="ar-SA"/>
      </w:rPr>
    </w:lvl>
    <w:lvl w:ilvl="6" w:tplc="1646E71E">
      <w:numFmt w:val="bullet"/>
      <w:lvlText w:val="•"/>
      <w:lvlJc w:val="left"/>
      <w:pPr>
        <w:ind w:left="6857" w:hanging="144"/>
      </w:pPr>
      <w:rPr>
        <w:rFonts w:hint="default"/>
        <w:lang w:val="en-US" w:eastAsia="en-US" w:bidi="ar-SA"/>
      </w:rPr>
    </w:lvl>
    <w:lvl w:ilvl="7" w:tplc="308CDB34">
      <w:numFmt w:val="bullet"/>
      <w:lvlText w:val="•"/>
      <w:lvlJc w:val="left"/>
      <w:pPr>
        <w:ind w:left="7849" w:hanging="144"/>
      </w:pPr>
      <w:rPr>
        <w:rFonts w:hint="default"/>
        <w:lang w:val="en-US" w:eastAsia="en-US" w:bidi="ar-SA"/>
      </w:rPr>
    </w:lvl>
    <w:lvl w:ilvl="8" w:tplc="07E4F52C">
      <w:numFmt w:val="bullet"/>
      <w:lvlText w:val="•"/>
      <w:lvlJc w:val="left"/>
      <w:pPr>
        <w:ind w:left="8840" w:hanging="144"/>
      </w:pPr>
      <w:rPr>
        <w:rFonts w:hint="default"/>
        <w:lang w:val="en-US" w:eastAsia="en-US" w:bidi="ar-SA"/>
      </w:rPr>
    </w:lvl>
  </w:abstractNum>
  <w:abstractNum w:abstractNumId="13" w15:restartNumberingAfterBreak="0">
    <w:nsid w:val="58CB2E38"/>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4" w15:restartNumberingAfterBreak="0">
    <w:nsid w:val="5E2906BD"/>
    <w:multiLevelType w:val="hybridMultilevel"/>
    <w:tmpl w:val="7A6037C4"/>
    <w:lvl w:ilvl="0" w:tplc="D1EE5040">
      <w:start w:val="1"/>
      <w:numFmt w:val="decimal"/>
      <w:lvlText w:val="%1."/>
      <w:lvlJc w:val="left"/>
      <w:pPr>
        <w:ind w:left="1621" w:hanging="361"/>
      </w:pPr>
      <w:rPr>
        <w:rFonts w:ascii="Times New Roman" w:eastAsia="Times New Roman" w:hAnsi="Times New Roman" w:cs="Times New Roman" w:hint="default"/>
        <w:b/>
        <w:bCs/>
        <w:w w:val="100"/>
        <w:sz w:val="24"/>
        <w:szCs w:val="24"/>
        <w:lang w:val="en-US" w:eastAsia="en-US" w:bidi="ar-SA"/>
      </w:rPr>
    </w:lvl>
    <w:lvl w:ilvl="1" w:tplc="1BAAC2DC">
      <w:numFmt w:val="bullet"/>
      <w:lvlText w:val="•"/>
      <w:lvlJc w:val="left"/>
      <w:pPr>
        <w:ind w:left="2540" w:hanging="361"/>
      </w:pPr>
      <w:rPr>
        <w:rFonts w:hint="default"/>
        <w:lang w:val="en-US" w:eastAsia="en-US" w:bidi="ar-SA"/>
      </w:rPr>
    </w:lvl>
    <w:lvl w:ilvl="2" w:tplc="E4F88504">
      <w:numFmt w:val="bullet"/>
      <w:lvlText w:val="•"/>
      <w:lvlJc w:val="left"/>
      <w:pPr>
        <w:ind w:left="3460" w:hanging="361"/>
      </w:pPr>
      <w:rPr>
        <w:rFonts w:hint="default"/>
        <w:lang w:val="en-US" w:eastAsia="en-US" w:bidi="ar-SA"/>
      </w:rPr>
    </w:lvl>
    <w:lvl w:ilvl="3" w:tplc="84B0B554">
      <w:numFmt w:val="bullet"/>
      <w:lvlText w:val="•"/>
      <w:lvlJc w:val="left"/>
      <w:pPr>
        <w:ind w:left="4381" w:hanging="361"/>
      </w:pPr>
      <w:rPr>
        <w:rFonts w:hint="default"/>
        <w:lang w:val="en-US" w:eastAsia="en-US" w:bidi="ar-SA"/>
      </w:rPr>
    </w:lvl>
    <w:lvl w:ilvl="4" w:tplc="DEB42F88">
      <w:numFmt w:val="bullet"/>
      <w:lvlText w:val="•"/>
      <w:lvlJc w:val="left"/>
      <w:pPr>
        <w:ind w:left="5301" w:hanging="361"/>
      </w:pPr>
      <w:rPr>
        <w:rFonts w:hint="default"/>
        <w:lang w:val="en-US" w:eastAsia="en-US" w:bidi="ar-SA"/>
      </w:rPr>
    </w:lvl>
    <w:lvl w:ilvl="5" w:tplc="E2A8D3B8">
      <w:numFmt w:val="bullet"/>
      <w:lvlText w:val="•"/>
      <w:lvlJc w:val="left"/>
      <w:pPr>
        <w:ind w:left="6222" w:hanging="361"/>
      </w:pPr>
      <w:rPr>
        <w:rFonts w:hint="default"/>
        <w:lang w:val="en-US" w:eastAsia="en-US" w:bidi="ar-SA"/>
      </w:rPr>
    </w:lvl>
    <w:lvl w:ilvl="6" w:tplc="B7CCAFD6">
      <w:numFmt w:val="bullet"/>
      <w:lvlText w:val="•"/>
      <w:lvlJc w:val="left"/>
      <w:pPr>
        <w:ind w:left="7142" w:hanging="361"/>
      </w:pPr>
      <w:rPr>
        <w:rFonts w:hint="default"/>
        <w:lang w:val="en-US" w:eastAsia="en-US" w:bidi="ar-SA"/>
      </w:rPr>
    </w:lvl>
    <w:lvl w:ilvl="7" w:tplc="0FCE9F88">
      <w:numFmt w:val="bullet"/>
      <w:lvlText w:val="•"/>
      <w:lvlJc w:val="left"/>
      <w:pPr>
        <w:ind w:left="8062" w:hanging="361"/>
      </w:pPr>
      <w:rPr>
        <w:rFonts w:hint="default"/>
        <w:lang w:val="en-US" w:eastAsia="en-US" w:bidi="ar-SA"/>
      </w:rPr>
    </w:lvl>
    <w:lvl w:ilvl="8" w:tplc="98A0E1C8">
      <w:numFmt w:val="bullet"/>
      <w:lvlText w:val="•"/>
      <w:lvlJc w:val="left"/>
      <w:pPr>
        <w:ind w:left="8983" w:hanging="361"/>
      </w:pPr>
      <w:rPr>
        <w:rFonts w:hint="default"/>
        <w:lang w:val="en-US" w:eastAsia="en-US" w:bidi="ar-SA"/>
      </w:rPr>
    </w:lvl>
  </w:abstractNum>
  <w:abstractNum w:abstractNumId="15" w15:restartNumberingAfterBreak="0">
    <w:nsid w:val="6F556C81"/>
    <w:multiLevelType w:val="hybridMultilevel"/>
    <w:tmpl w:val="B09003FA"/>
    <w:lvl w:ilvl="0" w:tplc="F236B26E">
      <w:numFmt w:val="bullet"/>
      <w:lvlText w:val=""/>
      <w:lvlJc w:val="left"/>
      <w:pPr>
        <w:ind w:left="1621" w:hanging="361"/>
      </w:pPr>
      <w:rPr>
        <w:rFonts w:ascii="Wingdings" w:eastAsia="Wingdings" w:hAnsi="Wingdings" w:cs="Wingdings" w:hint="default"/>
        <w:w w:val="100"/>
        <w:sz w:val="24"/>
        <w:szCs w:val="24"/>
        <w:lang w:val="en-US" w:eastAsia="en-US" w:bidi="ar-SA"/>
      </w:rPr>
    </w:lvl>
    <w:lvl w:ilvl="1" w:tplc="A5543810">
      <w:numFmt w:val="bullet"/>
      <w:lvlText w:val="•"/>
      <w:lvlJc w:val="left"/>
      <w:pPr>
        <w:ind w:left="2540" w:hanging="361"/>
      </w:pPr>
      <w:rPr>
        <w:rFonts w:hint="default"/>
        <w:lang w:val="en-US" w:eastAsia="en-US" w:bidi="ar-SA"/>
      </w:rPr>
    </w:lvl>
    <w:lvl w:ilvl="2" w:tplc="184C965A">
      <w:numFmt w:val="bullet"/>
      <w:lvlText w:val="•"/>
      <w:lvlJc w:val="left"/>
      <w:pPr>
        <w:ind w:left="3460" w:hanging="361"/>
      </w:pPr>
      <w:rPr>
        <w:rFonts w:hint="default"/>
        <w:lang w:val="en-US" w:eastAsia="en-US" w:bidi="ar-SA"/>
      </w:rPr>
    </w:lvl>
    <w:lvl w:ilvl="3" w:tplc="72A8130E">
      <w:numFmt w:val="bullet"/>
      <w:lvlText w:val="•"/>
      <w:lvlJc w:val="left"/>
      <w:pPr>
        <w:ind w:left="4381" w:hanging="361"/>
      </w:pPr>
      <w:rPr>
        <w:rFonts w:hint="default"/>
        <w:lang w:val="en-US" w:eastAsia="en-US" w:bidi="ar-SA"/>
      </w:rPr>
    </w:lvl>
    <w:lvl w:ilvl="4" w:tplc="54D49D12">
      <w:numFmt w:val="bullet"/>
      <w:lvlText w:val="•"/>
      <w:lvlJc w:val="left"/>
      <w:pPr>
        <w:ind w:left="5301" w:hanging="361"/>
      </w:pPr>
      <w:rPr>
        <w:rFonts w:hint="default"/>
        <w:lang w:val="en-US" w:eastAsia="en-US" w:bidi="ar-SA"/>
      </w:rPr>
    </w:lvl>
    <w:lvl w:ilvl="5" w:tplc="31BA0F2E">
      <w:numFmt w:val="bullet"/>
      <w:lvlText w:val="•"/>
      <w:lvlJc w:val="left"/>
      <w:pPr>
        <w:ind w:left="6222" w:hanging="361"/>
      </w:pPr>
      <w:rPr>
        <w:rFonts w:hint="default"/>
        <w:lang w:val="en-US" w:eastAsia="en-US" w:bidi="ar-SA"/>
      </w:rPr>
    </w:lvl>
    <w:lvl w:ilvl="6" w:tplc="A2AE5E9E">
      <w:numFmt w:val="bullet"/>
      <w:lvlText w:val="•"/>
      <w:lvlJc w:val="left"/>
      <w:pPr>
        <w:ind w:left="7142" w:hanging="361"/>
      </w:pPr>
      <w:rPr>
        <w:rFonts w:hint="default"/>
        <w:lang w:val="en-US" w:eastAsia="en-US" w:bidi="ar-SA"/>
      </w:rPr>
    </w:lvl>
    <w:lvl w:ilvl="7" w:tplc="4E2E9072">
      <w:numFmt w:val="bullet"/>
      <w:lvlText w:val="•"/>
      <w:lvlJc w:val="left"/>
      <w:pPr>
        <w:ind w:left="8062" w:hanging="361"/>
      </w:pPr>
      <w:rPr>
        <w:rFonts w:hint="default"/>
        <w:lang w:val="en-US" w:eastAsia="en-US" w:bidi="ar-SA"/>
      </w:rPr>
    </w:lvl>
    <w:lvl w:ilvl="8" w:tplc="F5C2A202">
      <w:numFmt w:val="bullet"/>
      <w:lvlText w:val="•"/>
      <w:lvlJc w:val="left"/>
      <w:pPr>
        <w:ind w:left="8983" w:hanging="361"/>
      </w:pPr>
      <w:rPr>
        <w:rFonts w:hint="default"/>
        <w:lang w:val="en-US" w:eastAsia="en-US" w:bidi="ar-SA"/>
      </w:rPr>
    </w:lvl>
  </w:abstractNum>
  <w:num w:numId="1">
    <w:abstractNumId w:val="11"/>
  </w:num>
  <w:num w:numId="2">
    <w:abstractNumId w:val="15"/>
  </w:num>
  <w:num w:numId="3">
    <w:abstractNumId w:val="12"/>
  </w:num>
  <w:num w:numId="4">
    <w:abstractNumId w:val="3"/>
  </w:num>
  <w:num w:numId="5">
    <w:abstractNumId w:val="5"/>
  </w:num>
  <w:num w:numId="6">
    <w:abstractNumId w:val="10"/>
  </w:num>
  <w:num w:numId="7">
    <w:abstractNumId w:val="4"/>
  </w:num>
  <w:num w:numId="8">
    <w:abstractNumId w:val="1"/>
  </w:num>
  <w:num w:numId="9">
    <w:abstractNumId w:val="9"/>
  </w:num>
  <w:num w:numId="10">
    <w:abstractNumId w:val="2"/>
  </w:num>
  <w:num w:numId="11">
    <w:abstractNumId w:val="8"/>
  </w:num>
  <w:num w:numId="12">
    <w:abstractNumId w:val="14"/>
  </w:num>
  <w:num w:numId="13">
    <w:abstractNumId w:val="6"/>
  </w:num>
  <w:num w:numId="14">
    <w:abstractNumId w:val="7"/>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noj">
    <w15:presenceInfo w15:providerId="None" w15:userId="Manoj"/>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D3"/>
    <w:rsid w:val="000371CC"/>
    <w:rsid w:val="00037E74"/>
    <w:rsid w:val="000E240D"/>
    <w:rsid w:val="00104D2A"/>
    <w:rsid w:val="0012067C"/>
    <w:rsid w:val="00126154"/>
    <w:rsid w:val="001546D3"/>
    <w:rsid w:val="00165B7F"/>
    <w:rsid w:val="001D73B3"/>
    <w:rsid w:val="001F751E"/>
    <w:rsid w:val="001F7A26"/>
    <w:rsid w:val="00206E4E"/>
    <w:rsid w:val="00225AE1"/>
    <w:rsid w:val="00274723"/>
    <w:rsid w:val="002E322C"/>
    <w:rsid w:val="002F2C9C"/>
    <w:rsid w:val="003068DB"/>
    <w:rsid w:val="00317A54"/>
    <w:rsid w:val="00336FBC"/>
    <w:rsid w:val="0037216B"/>
    <w:rsid w:val="00380E49"/>
    <w:rsid w:val="003A5639"/>
    <w:rsid w:val="003E359A"/>
    <w:rsid w:val="00412D91"/>
    <w:rsid w:val="00414291"/>
    <w:rsid w:val="00440D09"/>
    <w:rsid w:val="004D63F5"/>
    <w:rsid w:val="00502DCA"/>
    <w:rsid w:val="00521721"/>
    <w:rsid w:val="00540486"/>
    <w:rsid w:val="00577A85"/>
    <w:rsid w:val="005E188B"/>
    <w:rsid w:val="006308DE"/>
    <w:rsid w:val="00633E51"/>
    <w:rsid w:val="0065508C"/>
    <w:rsid w:val="00672BCB"/>
    <w:rsid w:val="006740EA"/>
    <w:rsid w:val="00694802"/>
    <w:rsid w:val="006E3AB1"/>
    <w:rsid w:val="00706ABE"/>
    <w:rsid w:val="00731264"/>
    <w:rsid w:val="00731D93"/>
    <w:rsid w:val="00763529"/>
    <w:rsid w:val="00770E81"/>
    <w:rsid w:val="00777979"/>
    <w:rsid w:val="007A03B8"/>
    <w:rsid w:val="007A7BA8"/>
    <w:rsid w:val="007B1493"/>
    <w:rsid w:val="00800E92"/>
    <w:rsid w:val="00804CB1"/>
    <w:rsid w:val="00806130"/>
    <w:rsid w:val="00814692"/>
    <w:rsid w:val="00833CBE"/>
    <w:rsid w:val="00866429"/>
    <w:rsid w:val="00866D2B"/>
    <w:rsid w:val="00872737"/>
    <w:rsid w:val="008748BE"/>
    <w:rsid w:val="008A0DE0"/>
    <w:rsid w:val="008B248F"/>
    <w:rsid w:val="008C1C66"/>
    <w:rsid w:val="008C69D7"/>
    <w:rsid w:val="009153CF"/>
    <w:rsid w:val="00923E40"/>
    <w:rsid w:val="009577EB"/>
    <w:rsid w:val="00971F38"/>
    <w:rsid w:val="00972B74"/>
    <w:rsid w:val="00982342"/>
    <w:rsid w:val="0098509B"/>
    <w:rsid w:val="009853A9"/>
    <w:rsid w:val="009A1FFB"/>
    <w:rsid w:val="009D58D0"/>
    <w:rsid w:val="009D6A15"/>
    <w:rsid w:val="009E5753"/>
    <w:rsid w:val="00A16EFE"/>
    <w:rsid w:val="00A33981"/>
    <w:rsid w:val="00A4171F"/>
    <w:rsid w:val="00A5114A"/>
    <w:rsid w:val="00A62EEC"/>
    <w:rsid w:val="00A93ECB"/>
    <w:rsid w:val="00B24BE4"/>
    <w:rsid w:val="00B31A7B"/>
    <w:rsid w:val="00B70A3A"/>
    <w:rsid w:val="00BC75DF"/>
    <w:rsid w:val="00C1346B"/>
    <w:rsid w:val="00C26F44"/>
    <w:rsid w:val="00C45B9C"/>
    <w:rsid w:val="00C5013A"/>
    <w:rsid w:val="00C65E4E"/>
    <w:rsid w:val="00C77B5B"/>
    <w:rsid w:val="00CA7B2A"/>
    <w:rsid w:val="00CB6D38"/>
    <w:rsid w:val="00CE4E80"/>
    <w:rsid w:val="00CF7D43"/>
    <w:rsid w:val="00D21007"/>
    <w:rsid w:val="00D31CA5"/>
    <w:rsid w:val="00D419B1"/>
    <w:rsid w:val="00DB6734"/>
    <w:rsid w:val="00DC51C6"/>
    <w:rsid w:val="00DF1A84"/>
    <w:rsid w:val="00DF7F6F"/>
    <w:rsid w:val="00E04125"/>
    <w:rsid w:val="00E64DEB"/>
    <w:rsid w:val="00E777B9"/>
    <w:rsid w:val="00E86A64"/>
    <w:rsid w:val="00E918CB"/>
    <w:rsid w:val="00EB6E67"/>
    <w:rsid w:val="00EC30F6"/>
    <w:rsid w:val="00EC3FBB"/>
    <w:rsid w:val="00EE6C11"/>
    <w:rsid w:val="00F10DCA"/>
    <w:rsid w:val="00F26266"/>
    <w:rsid w:val="00F4639E"/>
    <w:rsid w:val="00F60364"/>
    <w:rsid w:val="00F7404F"/>
    <w:rsid w:val="00F85125"/>
    <w:rsid w:val="00F854AA"/>
    <w:rsid w:val="00F87995"/>
    <w:rsid w:val="00FB25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5CAAC"/>
  <w15:docId w15:val="{AC4F30C5-91A6-4CD1-960B-95BECE8A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22"/>
      <w:ind w:left="1609" w:right="883"/>
      <w:jc w:val="center"/>
      <w:outlineLvl w:val="0"/>
    </w:pPr>
    <w:rPr>
      <w:b/>
      <w:bCs/>
      <w:sz w:val="40"/>
      <w:szCs w:val="40"/>
    </w:rPr>
  </w:style>
  <w:style w:type="paragraph" w:styleId="Heading2">
    <w:name w:val="heading 2"/>
    <w:basedOn w:val="Normal"/>
    <w:uiPriority w:val="1"/>
    <w:qFormat/>
    <w:pPr>
      <w:spacing w:before="182"/>
      <w:ind w:left="1609"/>
      <w:outlineLvl w:val="1"/>
    </w:pPr>
    <w:rPr>
      <w:b/>
      <w:bCs/>
      <w:sz w:val="36"/>
      <w:szCs w:val="36"/>
    </w:rPr>
  </w:style>
  <w:style w:type="paragraph" w:styleId="Heading3">
    <w:name w:val="heading 3"/>
    <w:basedOn w:val="Normal"/>
    <w:uiPriority w:val="1"/>
    <w:qFormat/>
    <w:pPr>
      <w:ind w:left="1144" w:hanging="245"/>
      <w:outlineLvl w:val="2"/>
    </w:pPr>
    <w:rPr>
      <w:b/>
      <w:bCs/>
      <w:sz w:val="32"/>
      <w:szCs w:val="32"/>
    </w:rPr>
  </w:style>
  <w:style w:type="paragraph" w:styleId="Heading4">
    <w:name w:val="heading 4"/>
    <w:basedOn w:val="Normal"/>
    <w:uiPriority w:val="1"/>
    <w:qFormat/>
    <w:pPr>
      <w:spacing w:before="185"/>
      <w:ind w:left="1246" w:hanging="423"/>
      <w:outlineLvl w:val="3"/>
    </w:pPr>
    <w:rPr>
      <w:b/>
      <w:bCs/>
      <w:sz w:val="28"/>
      <w:szCs w:val="28"/>
    </w:rPr>
  </w:style>
  <w:style w:type="paragraph" w:styleId="Heading5">
    <w:name w:val="heading 5"/>
    <w:basedOn w:val="Normal"/>
    <w:uiPriority w:val="1"/>
    <w:qFormat/>
    <w:pPr>
      <w:spacing w:before="88"/>
      <w:ind w:left="900"/>
      <w:outlineLvl w:val="4"/>
    </w:pPr>
    <w:rPr>
      <w:b/>
      <w:bCs/>
      <w:sz w:val="26"/>
      <w:szCs w:val="26"/>
    </w:rPr>
  </w:style>
  <w:style w:type="paragraph" w:styleId="Heading6">
    <w:name w:val="heading 6"/>
    <w:basedOn w:val="Normal"/>
    <w:uiPriority w:val="1"/>
    <w:qFormat/>
    <w:pPr>
      <w:ind w:left="1621"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1" w:hanging="361"/>
    </w:pPr>
  </w:style>
  <w:style w:type="paragraph" w:customStyle="1" w:styleId="TableParagraph">
    <w:name w:val="Table Paragraph"/>
    <w:basedOn w:val="Normal"/>
    <w:uiPriority w:val="1"/>
    <w:qFormat/>
    <w:pPr>
      <w:spacing w:before="1"/>
      <w:ind w:left="105"/>
    </w:pPr>
    <w:rPr>
      <w:rFonts w:ascii="Calibri" w:eastAsia="Calibri" w:hAnsi="Calibri" w:cs="Calibri"/>
    </w:rPr>
  </w:style>
  <w:style w:type="paragraph" w:styleId="NormalWeb">
    <w:name w:val="Normal (Web)"/>
    <w:basedOn w:val="Normal"/>
    <w:uiPriority w:val="99"/>
    <w:unhideWhenUsed/>
    <w:rsid w:val="009853A9"/>
    <w:pPr>
      <w:widowControl/>
      <w:autoSpaceDE/>
      <w:autoSpaceDN/>
      <w:spacing w:before="100" w:beforeAutospacing="1" w:after="100" w:afterAutospacing="1"/>
    </w:pPr>
    <w:rPr>
      <w:sz w:val="24"/>
      <w:szCs w:val="24"/>
      <w:lang w:val="en-IN" w:eastAsia="en-IN" w:bidi="mr-IN"/>
    </w:rPr>
  </w:style>
  <w:style w:type="paragraph" w:styleId="BalloonText">
    <w:name w:val="Balloon Text"/>
    <w:basedOn w:val="Normal"/>
    <w:link w:val="BalloonTextChar"/>
    <w:uiPriority w:val="99"/>
    <w:semiHidden/>
    <w:unhideWhenUsed/>
    <w:rsid w:val="00A16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EFE"/>
    <w:rPr>
      <w:rFonts w:ascii="Segoe UI" w:eastAsia="Times New Roman" w:hAnsi="Segoe UI" w:cs="Segoe UI"/>
      <w:sz w:val="18"/>
      <w:szCs w:val="18"/>
    </w:rPr>
  </w:style>
  <w:style w:type="paragraph" w:styleId="Header">
    <w:name w:val="header"/>
    <w:basedOn w:val="Normal"/>
    <w:link w:val="HeaderChar"/>
    <w:uiPriority w:val="99"/>
    <w:unhideWhenUsed/>
    <w:rsid w:val="00A33981"/>
    <w:pPr>
      <w:tabs>
        <w:tab w:val="center" w:pos="4513"/>
        <w:tab w:val="right" w:pos="9026"/>
      </w:tabs>
    </w:pPr>
  </w:style>
  <w:style w:type="character" w:customStyle="1" w:styleId="HeaderChar">
    <w:name w:val="Header Char"/>
    <w:basedOn w:val="DefaultParagraphFont"/>
    <w:link w:val="Header"/>
    <w:uiPriority w:val="99"/>
    <w:rsid w:val="00A33981"/>
    <w:rPr>
      <w:rFonts w:ascii="Times New Roman" w:eastAsia="Times New Roman" w:hAnsi="Times New Roman" w:cs="Times New Roman"/>
    </w:rPr>
  </w:style>
  <w:style w:type="paragraph" w:styleId="Footer">
    <w:name w:val="footer"/>
    <w:basedOn w:val="Normal"/>
    <w:link w:val="FooterChar"/>
    <w:uiPriority w:val="99"/>
    <w:unhideWhenUsed/>
    <w:rsid w:val="00A33981"/>
    <w:pPr>
      <w:tabs>
        <w:tab w:val="center" w:pos="4513"/>
        <w:tab w:val="right" w:pos="9026"/>
      </w:tabs>
    </w:pPr>
  </w:style>
  <w:style w:type="character" w:customStyle="1" w:styleId="FooterChar">
    <w:name w:val="Footer Char"/>
    <w:basedOn w:val="DefaultParagraphFont"/>
    <w:link w:val="Footer"/>
    <w:uiPriority w:val="99"/>
    <w:rsid w:val="00A339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3.png"/><Relationship Id="rId38"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image" Target="media/image60.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2C0C3-2A91-467B-ACB8-F53F6BD7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3217</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Dell</cp:lastModifiedBy>
  <cp:revision>3</cp:revision>
  <cp:lastPrinted>2023-12-23T01:30:00Z</cp:lastPrinted>
  <dcterms:created xsi:type="dcterms:W3CDTF">2023-12-23T01:30:00Z</dcterms:created>
  <dcterms:modified xsi:type="dcterms:W3CDTF">2023-12-23T01:31:00Z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2023-09-21T00:00:00Z</vt:filetime>
  </property>
  <property fmtid="{D5CDD505-2E9C-101B-9397-08002B2CF9AE}" pid="3" name="Creator">
    <vt:lpwstr>Microsoft® Word 2016</vt:lpwstr>
  </property>
  <property fmtid="{D5CDD505-2E9C-101B-9397-08002B2CF9AE}" pid="4" name="LastSaved">
    <vt:filetime>2023-11-30T00:00:00Z</vt:filetime>
  </property>
</Properties>
</file>